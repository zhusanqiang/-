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A9C43">
      <w:pPr>
        <w:spacing w:line="360" w:lineRule="auto"/>
        <w:jc w:val="center"/>
        <w:rPr>
          <w:rFonts w:hint="eastAsia" w:ascii="仿宋" w:hAnsi="仿宋" w:eastAsia="仿宋" w:cs="仿宋"/>
          <w:b/>
          <w:bCs/>
          <w:sz w:val="32"/>
          <w:szCs w:val="32"/>
        </w:rPr>
      </w:pPr>
      <w:r>
        <w:rPr>
          <w:rFonts w:hint="eastAsia" w:ascii="仿宋" w:hAnsi="仿宋" w:eastAsia="仿宋" w:cs="仿宋"/>
          <w:b/>
          <w:bCs/>
          <w:sz w:val="32"/>
          <w:szCs w:val="32"/>
        </w:rPr>
        <w:t>成都安青博锦商业运营管理有限公司</w:t>
      </w:r>
    </w:p>
    <w:p w14:paraId="42108AD4">
      <w:pPr>
        <w:spacing w:line="360" w:lineRule="auto"/>
        <w:jc w:val="center"/>
        <w:rPr>
          <w:rFonts w:hint="eastAsia" w:ascii="仿宋" w:hAnsi="仿宋" w:eastAsia="仿宋" w:cs="仿宋"/>
          <w:b/>
          <w:bCs/>
          <w:sz w:val="32"/>
          <w:szCs w:val="32"/>
        </w:rPr>
      </w:pPr>
      <w:r>
        <w:rPr>
          <w:rFonts w:hint="eastAsia" w:ascii="仿宋" w:hAnsi="仿宋" w:eastAsia="仿宋" w:cs="仿宋"/>
          <w:b/>
          <w:bCs/>
          <w:sz w:val="32"/>
          <w:szCs w:val="32"/>
        </w:rPr>
        <w:t>股权转让协议</w:t>
      </w:r>
    </w:p>
    <w:p w14:paraId="49CDB3A6">
      <w:pPr>
        <w:spacing w:line="360" w:lineRule="auto"/>
        <w:jc w:val="center"/>
        <w:rPr>
          <w:rFonts w:hint="eastAsia" w:ascii="仿宋" w:hAnsi="仿宋" w:eastAsia="仿宋" w:cs="仿宋"/>
          <w:b/>
          <w:bCs/>
          <w:sz w:val="32"/>
          <w:szCs w:val="32"/>
        </w:rPr>
      </w:pPr>
    </w:p>
    <w:p w14:paraId="35712D40">
      <w:pPr>
        <w:spacing w:line="360" w:lineRule="auto"/>
        <w:ind w:firstLine="480" w:firstLineChars="200"/>
        <w:rPr>
          <w:rFonts w:hint="eastAsia" w:ascii="仿宋" w:hAnsi="仿宋" w:eastAsia="仿宋" w:cs="仿宋"/>
          <w:sz w:val="24"/>
        </w:rPr>
      </w:pPr>
      <w:r>
        <w:rPr>
          <w:rFonts w:hint="eastAsia" w:ascii="仿宋" w:hAnsi="仿宋" w:eastAsia="仿宋" w:cs="仿宋"/>
          <w:sz w:val="24"/>
        </w:rPr>
        <w:t>本《股权转让协议》（下称“本协议”）由以下各方于</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日在中国四川省成都市</w:t>
      </w:r>
      <w:r>
        <w:rPr>
          <w:rFonts w:hint="eastAsia" w:ascii="仿宋" w:hAnsi="仿宋" w:eastAsia="仿宋" w:cs="仿宋"/>
          <w:sz w:val="24"/>
          <w:u w:val="single"/>
        </w:rPr>
        <w:t xml:space="preserve">     </w:t>
      </w:r>
      <w:r>
        <w:rPr>
          <w:rFonts w:hint="eastAsia" w:ascii="仿宋" w:hAnsi="仿宋" w:eastAsia="仿宋" w:cs="仿宋"/>
          <w:sz w:val="24"/>
        </w:rPr>
        <w:t>区签署：</w:t>
      </w:r>
    </w:p>
    <w:p w14:paraId="7F3AA2DE">
      <w:pPr>
        <w:spacing w:line="360" w:lineRule="auto"/>
        <w:ind w:firstLine="480" w:firstLineChars="200"/>
        <w:rPr>
          <w:rFonts w:hint="eastAsia" w:ascii="仿宋" w:hAnsi="仿宋" w:eastAsia="仿宋" w:cs="仿宋"/>
          <w:sz w:val="24"/>
        </w:rPr>
      </w:pPr>
    </w:p>
    <w:p w14:paraId="7C3B29ED">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甲方（转让方）：四川省盛惠源农业科技有限公司</w:t>
      </w:r>
    </w:p>
    <w:p w14:paraId="13178C78">
      <w:pPr>
        <w:spacing w:line="360" w:lineRule="auto"/>
        <w:ind w:firstLine="480" w:firstLineChars="200"/>
        <w:rPr>
          <w:rFonts w:hint="eastAsia" w:ascii="仿宋" w:hAnsi="仿宋" w:eastAsia="仿宋" w:cs="仿宋"/>
          <w:sz w:val="24"/>
        </w:rPr>
      </w:pPr>
      <w:r>
        <w:rPr>
          <w:rFonts w:hint="eastAsia" w:ascii="仿宋" w:hAnsi="仿宋" w:eastAsia="仿宋" w:cs="仿宋"/>
          <w:sz w:val="24"/>
        </w:rPr>
        <w:t>统一社会信用代码：91510100MA68HB1T12</w:t>
      </w:r>
    </w:p>
    <w:p w14:paraId="28155260">
      <w:pPr>
        <w:spacing w:line="360" w:lineRule="auto"/>
        <w:ind w:firstLine="480" w:firstLineChars="200"/>
        <w:rPr>
          <w:rFonts w:hint="eastAsia" w:ascii="仿宋" w:hAnsi="仿宋" w:eastAsia="仿宋" w:cs="仿宋"/>
          <w:sz w:val="24"/>
        </w:rPr>
      </w:pPr>
      <w:r>
        <w:rPr>
          <w:rFonts w:hint="eastAsia" w:ascii="仿宋" w:hAnsi="仿宋" w:eastAsia="仿宋" w:cs="仿宋"/>
          <w:sz w:val="24"/>
        </w:rPr>
        <w:t>地址：中国（四川）自由贸易试验区成都高新区吉泰路33号1栋2层1号</w:t>
      </w:r>
    </w:p>
    <w:p w14:paraId="69D4F51C">
      <w:pPr>
        <w:spacing w:line="360" w:lineRule="auto"/>
        <w:rPr>
          <w:rFonts w:hint="eastAsia" w:ascii="仿宋" w:hAnsi="仿宋" w:eastAsia="仿宋" w:cs="仿宋"/>
          <w:sz w:val="24"/>
        </w:rPr>
      </w:pPr>
    </w:p>
    <w:p w14:paraId="0536724D">
      <w:pPr>
        <w:spacing w:line="360" w:lineRule="auto"/>
        <w:ind w:firstLine="480" w:firstLineChars="200"/>
        <w:rPr>
          <w:ins w:id="0" w:author="thos." w:date="2025-09-09T10:00:00Z"/>
          <w:rFonts w:hint="eastAsia" w:ascii="仿宋" w:hAnsi="仿宋" w:eastAsia="仿宋" w:cs="仿宋"/>
          <w:sz w:val="24"/>
        </w:rPr>
      </w:pPr>
      <w:ins w:id="1" w:author="thos." w:date="2025-09-09T10:00:00Z">
        <w:r>
          <w:rPr>
            <w:rFonts w:hint="eastAsia" w:ascii="仿宋" w:hAnsi="仿宋" w:eastAsia="仿宋" w:cs="仿宋"/>
            <w:sz w:val="24"/>
          </w:rPr>
          <w:t>乙方（受让方）：</w:t>
        </w:r>
      </w:ins>
      <w:ins w:id="2" w:author="thos." w:date="2025-09-09T10:00:00Z">
        <w:r>
          <w:rPr>
            <w:rFonts w:ascii="仿宋" w:hAnsi="仿宋" w:eastAsia="仿宋" w:cs="仿宋"/>
            <w:sz w:val="24"/>
          </w:rPr>
          <w:t>四川安兴锦华商业运营管理有限公司</w:t>
        </w:r>
      </w:ins>
    </w:p>
    <w:p w14:paraId="3AB4C573">
      <w:pPr>
        <w:spacing w:line="360" w:lineRule="auto"/>
        <w:ind w:firstLine="480" w:firstLineChars="200"/>
        <w:rPr>
          <w:ins w:id="3" w:author="thos." w:date="2025-09-09T10:00:00Z"/>
          <w:rFonts w:hint="eastAsia" w:ascii="仿宋" w:hAnsi="仿宋" w:eastAsia="仿宋" w:cs="仿宋"/>
          <w:sz w:val="24"/>
        </w:rPr>
      </w:pPr>
      <w:ins w:id="4" w:author="thos." w:date="2025-09-09T10:00:00Z">
        <w:r>
          <w:rPr>
            <w:rFonts w:hint="eastAsia" w:ascii="仿宋" w:hAnsi="仿宋" w:eastAsia="仿宋" w:cs="仿宋"/>
            <w:sz w:val="24"/>
          </w:rPr>
          <w:t>统一社会信用代码：91510100MAE6QTNB55</w:t>
        </w:r>
      </w:ins>
    </w:p>
    <w:p w14:paraId="339AC089">
      <w:pPr>
        <w:spacing w:line="360" w:lineRule="auto"/>
        <w:ind w:firstLine="480" w:firstLineChars="200"/>
        <w:rPr>
          <w:rFonts w:hint="eastAsia" w:ascii="仿宋" w:hAnsi="仿宋" w:eastAsia="仿宋" w:cs="仿宋"/>
          <w:sz w:val="24"/>
        </w:rPr>
      </w:pPr>
      <w:ins w:id="5" w:author="thos." w:date="2025-09-09T10:00:00Z">
        <w:r>
          <w:rPr>
            <w:rFonts w:hint="eastAsia" w:ascii="仿宋" w:hAnsi="仿宋" w:eastAsia="仿宋" w:cs="仿宋"/>
            <w:sz w:val="24"/>
          </w:rPr>
          <w:t>地址：中国（四川）自由贸易试验区成都高新区天府三街69号1栋23层2312号</w:t>
        </w:r>
      </w:ins>
    </w:p>
    <w:p w14:paraId="0AA1EC21">
      <w:pPr>
        <w:spacing w:line="360" w:lineRule="auto"/>
        <w:rPr>
          <w:rFonts w:hint="eastAsia" w:ascii="仿宋" w:hAnsi="仿宋" w:eastAsia="仿宋" w:cs="仿宋"/>
          <w:sz w:val="24"/>
        </w:rPr>
      </w:pPr>
    </w:p>
    <w:p w14:paraId="28201F14">
      <w:pPr>
        <w:spacing w:line="360" w:lineRule="auto"/>
        <w:ind w:firstLine="480" w:firstLineChars="200"/>
        <w:rPr>
          <w:rFonts w:hint="eastAsia" w:ascii="仿宋" w:hAnsi="仿宋" w:eastAsia="仿宋" w:cs="仿宋"/>
          <w:sz w:val="24"/>
        </w:rPr>
      </w:pPr>
      <w:r>
        <w:rPr>
          <w:rFonts w:hint="eastAsia" w:ascii="仿宋" w:hAnsi="仿宋" w:eastAsia="仿宋" w:cs="仿宋"/>
          <w:sz w:val="24"/>
        </w:rPr>
        <w:t>目标公司：成都安青博锦商业运营管理有限公司</w:t>
      </w:r>
    </w:p>
    <w:p w14:paraId="6FCB3E05">
      <w:pPr>
        <w:spacing w:line="360" w:lineRule="auto"/>
        <w:ind w:firstLine="480" w:firstLineChars="200"/>
        <w:rPr>
          <w:rFonts w:hint="eastAsia" w:ascii="仿宋" w:hAnsi="仿宋" w:eastAsia="仿宋" w:cs="仿宋"/>
          <w:sz w:val="24"/>
        </w:rPr>
      </w:pPr>
      <w:r>
        <w:rPr>
          <w:rFonts w:hint="eastAsia" w:ascii="仿宋" w:hAnsi="仿宋" w:eastAsia="仿宋" w:cs="仿宋"/>
          <w:sz w:val="24"/>
        </w:rPr>
        <w:t>统一社会信用代码：91510131MADART6472</w:t>
      </w:r>
    </w:p>
    <w:p w14:paraId="4DDE4C08">
      <w:pPr>
        <w:spacing w:line="360" w:lineRule="auto"/>
        <w:ind w:firstLine="480" w:firstLineChars="200"/>
        <w:rPr>
          <w:rFonts w:hint="eastAsia" w:ascii="仿宋" w:hAnsi="仿宋" w:eastAsia="仿宋" w:cs="仿宋"/>
          <w:sz w:val="24"/>
        </w:rPr>
      </w:pPr>
      <w:r>
        <w:rPr>
          <w:rFonts w:hint="eastAsia" w:ascii="仿宋" w:hAnsi="仿宋" w:eastAsia="仿宋" w:cs="仿宋"/>
          <w:sz w:val="24"/>
        </w:rPr>
        <w:t>地址：四川省成都市蒲江县鹤山街道桫椤路下段43号附201号</w:t>
      </w:r>
    </w:p>
    <w:p w14:paraId="1D26389D">
      <w:pPr>
        <w:spacing w:line="360" w:lineRule="auto"/>
        <w:ind w:firstLine="480" w:firstLineChars="200"/>
        <w:rPr>
          <w:rFonts w:hint="eastAsia" w:ascii="仿宋" w:hAnsi="仿宋" w:eastAsia="仿宋" w:cs="仿宋"/>
          <w:sz w:val="24"/>
        </w:rPr>
      </w:pPr>
      <w:bookmarkStart w:id="24" w:name="_GoBack"/>
      <w:bookmarkEnd w:id="24"/>
    </w:p>
    <w:p w14:paraId="3630606F">
      <w:pPr>
        <w:ind w:firstLine="480" w:firstLineChars="200"/>
        <w:rPr>
          <w:rFonts w:hint="eastAsia" w:ascii="仿宋" w:hAnsi="仿宋" w:eastAsia="仿宋" w:cs="仿宋"/>
          <w:sz w:val="24"/>
        </w:rPr>
      </w:pPr>
      <w:r>
        <w:rPr>
          <w:rFonts w:hint="eastAsia" w:ascii="仿宋" w:hAnsi="仿宋" w:eastAsia="仿宋" w:cs="仿宋"/>
          <w:sz w:val="24"/>
        </w:rPr>
        <w:t>鉴于：</w:t>
      </w:r>
    </w:p>
    <w:p w14:paraId="746AB89D">
      <w:pPr>
        <w:numPr>
          <w:ilvl w:val="0"/>
          <w:numId w:val="1"/>
        </w:numPr>
        <w:spacing w:line="360" w:lineRule="auto"/>
        <w:ind w:firstLine="480" w:firstLineChars="200"/>
        <w:rPr>
          <w:rFonts w:hint="eastAsia" w:ascii="仿宋" w:hAnsi="仿宋" w:eastAsia="仿宋" w:cs="仿宋"/>
          <w:sz w:val="24"/>
        </w:rPr>
      </w:pPr>
      <w:r>
        <w:rPr>
          <w:rFonts w:hint="eastAsia" w:ascii="仿宋" w:hAnsi="仿宋" w:eastAsia="仿宋" w:cs="仿宋"/>
          <w:sz w:val="24"/>
        </w:rPr>
        <w:t>2023 年 3 月，</w:t>
      </w:r>
      <w:ins w:id="6" w:author="thos." w:date="2025-09-10T11:39:00Z">
        <w:r>
          <w:rPr>
            <w:rFonts w:hint="eastAsia" w:ascii="仿宋" w:hAnsi="仿宋" w:eastAsia="仿宋" w:cs="仿宋"/>
            <w:sz w:val="24"/>
          </w:rPr>
          <w:t>四川朗基乡村产业发展有限责任公司</w:t>
        </w:r>
      </w:ins>
      <w:r>
        <w:rPr>
          <w:rFonts w:hint="eastAsia" w:ascii="仿宋" w:hAnsi="仿宋" w:eastAsia="仿宋" w:cs="仿宋"/>
          <w:sz w:val="24"/>
        </w:rPr>
        <w:t>（曾用名：四川安正乡村产业发展集团有限公司）与成都蒲江城市运营管理集团有限公司签订蒲江梁江体育公园《委托运营协议》。成都蒲江城市运营管理集团有限公司授权目标公司对</w:t>
      </w:r>
      <w:del w:id="7" w:author="三强锅" w:date="2025-09-08T20:10:00Z">
        <w:r>
          <w:rPr>
            <w:rFonts w:hint="eastAsia" w:ascii="仿宋" w:hAnsi="仿宋" w:eastAsia="仿宋" w:cs="仿宋"/>
            <w:sz w:val="24"/>
          </w:rPr>
          <w:delText>场地</w:delText>
        </w:r>
      </w:del>
      <w:r>
        <w:rPr>
          <w:rFonts w:hint="eastAsia" w:ascii="仿宋" w:hAnsi="仿宋" w:eastAsia="仿宋" w:cs="仿宋"/>
          <w:sz w:val="24"/>
        </w:rPr>
        <w:t xml:space="preserve"> “梁江体育公园</w:t>
      </w:r>
      <w:ins w:id="8" w:author="三强锅" w:date="2025-09-08T20:10:00Z">
        <w:r>
          <w:rPr>
            <w:rFonts w:hint="eastAsia" w:ascii="仿宋" w:hAnsi="仿宋" w:eastAsia="仿宋" w:cs="仿宋"/>
            <w:sz w:val="24"/>
          </w:rPr>
          <w:t>项目</w:t>
        </w:r>
      </w:ins>
      <w:r>
        <w:rPr>
          <w:rFonts w:hint="eastAsia" w:ascii="仿宋" w:hAnsi="仿宋" w:eastAsia="仿宋" w:cs="仿宋"/>
          <w:sz w:val="24"/>
        </w:rPr>
        <w:t>” 进行统一招商、运营及整体经营管理（包括但不限于场地租赁、品牌引入、活动策划等），并全权授予目标公司以自身名义就场地经营签订合同、收取相关费用的权利。</w:t>
      </w:r>
    </w:p>
    <w:p w14:paraId="14114B67">
      <w:pPr>
        <w:numPr>
          <w:ilvl w:val="0"/>
          <w:numId w:val="1"/>
        </w:numPr>
        <w:spacing w:line="360" w:lineRule="auto"/>
        <w:ind w:firstLine="480" w:firstLineChars="200"/>
        <w:rPr>
          <w:rFonts w:hint="eastAsia" w:ascii="仿宋" w:hAnsi="仿宋" w:eastAsia="仿宋" w:cs="仿宋"/>
          <w:sz w:val="24"/>
        </w:rPr>
      </w:pPr>
      <w:r>
        <w:rPr>
          <w:rFonts w:hint="eastAsia" w:ascii="仿宋" w:hAnsi="仿宋" w:eastAsia="仿宋" w:cs="仿宋"/>
          <w:sz w:val="24"/>
        </w:rPr>
        <w:t>依据《四川安正乡村产业发展集团有限公司股权转让协议》，</w:t>
      </w:r>
      <w:ins w:id="9" w:author="thos." w:date="2025-09-10T11:39:00Z">
        <w:r>
          <w:rPr>
            <w:rFonts w:hint="eastAsia" w:ascii="仿宋" w:hAnsi="仿宋" w:eastAsia="仿宋" w:cs="仿宋"/>
            <w:sz w:val="24"/>
          </w:rPr>
          <w:t>四川朗基乡村产业发展有限责任公司</w:t>
        </w:r>
      </w:ins>
      <w:r>
        <w:rPr>
          <w:rFonts w:hint="eastAsia" w:ascii="仿宋" w:hAnsi="仿宋" w:eastAsia="仿宋" w:cs="仿宋"/>
          <w:sz w:val="24"/>
        </w:rPr>
        <w:t>股东由四川正旭安宏企业管理有限公司（下称 “安正企管方”）变更为成都尚嘉瑞晟企业管理有限公司，成都尚嘉瑞晟企业管理有限公司</w:t>
      </w:r>
      <w:ins w:id="10" w:author="thos." w:date="2025-09-10T11:51:00Z">
        <w:r>
          <w:rPr>
            <w:rFonts w:hint="eastAsia" w:ascii="仿宋" w:hAnsi="仿宋" w:eastAsia="仿宋" w:cs="仿宋"/>
            <w:sz w:val="24"/>
          </w:rPr>
          <w:t>（下称“朗基乡村方”）</w:t>
        </w:r>
      </w:ins>
      <w:r>
        <w:rPr>
          <w:rFonts w:hint="eastAsia" w:ascii="仿宋" w:hAnsi="仿宋" w:eastAsia="仿宋" w:cs="仿宋"/>
          <w:sz w:val="24"/>
        </w:rPr>
        <w:t>将与安正企管方在</w:t>
      </w:r>
      <w:ins w:id="11" w:author="三强锅" w:date="2025-09-08T20:10:00Z">
        <w:r>
          <w:rPr>
            <w:rFonts w:hint="eastAsia" w:ascii="仿宋" w:hAnsi="仿宋" w:eastAsia="仿宋" w:cs="仿宋"/>
            <w:sz w:val="24"/>
          </w:rPr>
          <w:t>梁江体育公园项目</w:t>
        </w:r>
      </w:ins>
      <w:r>
        <w:rPr>
          <w:rFonts w:hint="eastAsia" w:ascii="仿宋" w:hAnsi="仿宋" w:eastAsia="仿宋" w:cs="仿宋"/>
          <w:sz w:val="24"/>
        </w:rPr>
        <w:t>上开展股权合作</w:t>
      </w:r>
      <w:ins w:id="12" w:author="三强锅" w:date="2025-09-08T20:10:00Z">
        <w:r>
          <w:rPr>
            <w:rFonts w:hint="eastAsia" w:ascii="仿宋" w:hAnsi="仿宋" w:eastAsia="仿宋" w:cs="仿宋"/>
            <w:sz w:val="24"/>
          </w:rPr>
          <w:t>。</w:t>
        </w:r>
      </w:ins>
    </w:p>
    <w:p w14:paraId="4797C934">
      <w:pPr>
        <w:numPr>
          <w:ilvl w:val="0"/>
          <w:numId w:val="1"/>
        </w:numPr>
        <w:spacing w:line="360" w:lineRule="auto"/>
        <w:ind w:firstLine="480" w:firstLineChars="200"/>
        <w:rPr>
          <w:ins w:id="13" w:author="三强锅" w:date="2025-09-08T20:11:00Z"/>
          <w:rFonts w:hint="eastAsia" w:ascii="仿宋" w:hAnsi="仿宋" w:eastAsia="仿宋" w:cs="仿宋"/>
          <w:sz w:val="24"/>
        </w:rPr>
      </w:pPr>
      <w:ins w:id="14" w:author="三强锅" w:date="2025-09-08T20:10:00Z">
        <w:r>
          <w:rPr>
            <w:rFonts w:hint="eastAsia" w:ascii="仿宋" w:hAnsi="仿宋" w:eastAsia="仿宋" w:cs="仿宋"/>
            <w:sz w:val="24"/>
          </w:rPr>
          <w:t>经</w:t>
        </w:r>
      </w:ins>
      <w:ins w:id="15" w:author="三强锅" w:date="2025-09-08T20:10:00Z">
        <w:del w:id="16" w:author="thos." w:date="2025-09-10T11:51:00Z">
          <w:r>
            <w:rPr>
              <w:rFonts w:ascii="仿宋" w:hAnsi="仿宋" w:eastAsia="仿宋" w:cs="仿宋"/>
              <w:sz w:val="24"/>
            </w:rPr>
            <w:delText>成都尚嘉瑞晟企业管理有限公司及</w:delText>
          </w:r>
        </w:del>
      </w:ins>
      <w:ins w:id="17" w:author="thos." w:date="2025-09-10T11:51:00Z">
        <w:r>
          <w:rPr>
            <w:rFonts w:hint="eastAsia" w:ascii="仿宋" w:hAnsi="仿宋" w:eastAsia="仿宋" w:cs="仿宋"/>
            <w:sz w:val="24"/>
          </w:rPr>
          <w:t>朗基乡村方</w:t>
        </w:r>
      </w:ins>
      <w:ins w:id="18" w:author="三强锅" w:date="2025-09-08T20:10:00Z">
        <w:del w:id="19" w:author="thos." w:date="2025-09-10T11:41:00Z">
          <w:r>
            <w:rPr>
              <w:rFonts w:hint="eastAsia" w:ascii="仿宋" w:hAnsi="仿宋" w:eastAsia="仿宋" w:cs="仿宋"/>
              <w:sz w:val="24"/>
            </w:rPr>
            <w:delText>乙方</w:delText>
          </w:r>
        </w:del>
      </w:ins>
      <w:ins w:id="20" w:author="三强锅" w:date="2025-09-08T20:10:00Z">
        <w:r>
          <w:rPr>
            <w:rFonts w:hint="eastAsia" w:ascii="仿宋" w:hAnsi="仿宋" w:eastAsia="仿宋" w:cs="仿宋"/>
            <w:sz w:val="24"/>
          </w:rPr>
          <w:t>对梁江</w:t>
        </w:r>
      </w:ins>
      <w:ins w:id="21" w:author="三强锅" w:date="2025-09-08T20:10:00Z">
        <w:bookmarkStart w:id="0" w:name="OfficeAI_Del_22_26"/>
        <w:r>
          <w:rPr>
            <w:rFonts w:hint="eastAsia" w:ascii="仿宋" w:hAnsi="仿宋" w:eastAsia="仿宋" w:cs="仿宋"/>
            <w:sz w:val="24"/>
          </w:rPr>
          <w:t>体</w:t>
        </w:r>
        <w:bookmarkEnd w:id="0"/>
        <w:bookmarkStart w:id="1" w:name="OfficeAI_Add_22_27"/>
        <w:r>
          <w:rPr>
            <w:rFonts w:hint="eastAsia" w:ascii="仿宋" w:hAnsi="仿宋" w:eastAsia="仿宋" w:cs="仿宋"/>
            <w:sz w:val="24"/>
          </w:rPr>
          <w:t>育</w:t>
        </w:r>
        <w:bookmarkEnd w:id="1"/>
      </w:ins>
      <w:ins w:id="22" w:author="三强锅" w:date="2025-09-08T20:10:00Z">
        <w:r>
          <w:rPr>
            <w:rFonts w:hint="eastAsia" w:ascii="仿宋" w:hAnsi="仿宋" w:eastAsia="仿宋" w:cs="仿宋"/>
            <w:sz w:val="24"/>
          </w:rPr>
          <w:t>公园项目和目标公司的尽调、评估</w:t>
        </w:r>
      </w:ins>
      <w:ins w:id="23" w:author="三强锅" w:date="2025-09-08T20:10:00Z">
        <w:del w:id="24" w:author="三强锅 [2]" w:date="2025-10-14T16:14:16Z">
          <w:r>
            <w:rPr>
              <w:rFonts w:hint="eastAsia" w:ascii="仿宋" w:hAnsi="仿宋" w:eastAsia="仿宋" w:cs="仿宋"/>
              <w:sz w:val="24"/>
            </w:rPr>
            <w:delText>。</w:delText>
          </w:r>
        </w:del>
      </w:ins>
      <w:ins w:id="25" w:author="三强锅 [2]" w:date="2025-10-14T16:13:16Z">
        <w:r>
          <w:rPr>
            <w:rFonts w:hint="eastAsia" w:ascii="仿宋" w:hAnsi="仿宋" w:eastAsia="仿宋" w:cs="仿宋"/>
            <w:sz w:val="24"/>
            <w:lang w:eastAsia="zh-CN"/>
          </w:rPr>
          <w:t>，</w:t>
        </w:r>
      </w:ins>
      <w:ins w:id="26" w:author="三强锅 [2]" w:date="2025-10-14T16:14:34Z">
        <w:r>
          <w:rPr>
            <w:rFonts w:hint="eastAsia" w:ascii="仿宋" w:hAnsi="仿宋" w:eastAsia="仿宋" w:cs="仿宋"/>
            <w:sz w:val="24"/>
            <w:lang w:val="en-US" w:eastAsia="zh-CN"/>
          </w:rPr>
          <w:t>经</w:t>
        </w:r>
      </w:ins>
      <w:ins w:id="27" w:author="三强锅" w:date="2025-09-08T20:10:00Z">
        <w:del w:id="28" w:author="thos." w:date="2025-09-10T11:51:00Z">
          <w:r>
            <w:rPr>
              <w:rFonts w:hint="eastAsia" w:ascii="仿宋" w:hAnsi="仿宋" w:eastAsia="仿宋" w:cs="仿宋"/>
              <w:sz w:val="24"/>
            </w:rPr>
            <w:delText>经</w:delText>
          </w:r>
        </w:del>
      </w:ins>
      <w:ins w:id="29" w:author="三强锅" w:date="2025-09-08T20:10:00Z">
        <w:r>
          <w:rPr>
            <w:rFonts w:hint="eastAsia" w:ascii="仿宋" w:hAnsi="仿宋" w:eastAsia="仿宋" w:cs="仿宋"/>
            <w:sz w:val="24"/>
          </w:rPr>
          <w:t>甲乙双方协商一致，</w:t>
        </w:r>
      </w:ins>
      <w:ins w:id="30" w:author="三强锅" w:date="2025-09-08T20:11:00Z">
        <w:r>
          <w:rPr>
            <w:rFonts w:hint="eastAsia" w:ascii="仿宋" w:hAnsi="仿宋" w:eastAsia="仿宋" w:cs="仿宋"/>
            <w:sz w:val="24"/>
          </w:rPr>
          <w:t>由甲方（安正企管方）将其持有的目标公司</w:t>
        </w:r>
      </w:ins>
      <w:ins w:id="31" w:author="三强锅" w:date="2025-09-08T20:11:00Z">
        <w:del w:id="32" w:author="三强锅 [2]" w:date="2025-10-14T16:19:32Z">
          <w:r>
            <w:rPr>
              <w:rFonts w:hint="eastAsia" w:ascii="仿宋" w:hAnsi="仿宋" w:eastAsia="仿宋" w:cs="仿宋"/>
              <w:sz w:val="24"/>
            </w:rPr>
            <w:delText xml:space="preserve"> </w:delText>
          </w:r>
        </w:del>
      </w:ins>
      <w:ins w:id="33" w:author="三强锅" w:date="2025-09-08T20:11:00Z">
        <w:r>
          <w:rPr>
            <w:rFonts w:hint="eastAsia" w:ascii="仿宋" w:hAnsi="仿宋" w:eastAsia="仿宋" w:cs="仿宋"/>
            <w:sz w:val="24"/>
          </w:rPr>
          <w:t>100%</w:t>
        </w:r>
      </w:ins>
      <w:ins w:id="34" w:author="三强锅" w:date="2025-09-08T20:11:00Z">
        <w:del w:id="35" w:author="三强锅 [2]" w:date="2025-10-14T16:19:34Z">
          <w:r>
            <w:rPr>
              <w:rFonts w:hint="eastAsia" w:ascii="仿宋" w:hAnsi="仿宋" w:eastAsia="仿宋" w:cs="仿宋"/>
              <w:sz w:val="24"/>
            </w:rPr>
            <w:delText xml:space="preserve"> </w:delText>
          </w:r>
        </w:del>
      </w:ins>
      <w:ins w:id="36" w:author="三强锅" w:date="2025-09-08T20:11:00Z">
        <w:r>
          <w:rPr>
            <w:rFonts w:hint="eastAsia" w:ascii="仿宋" w:hAnsi="仿宋" w:eastAsia="仿宋" w:cs="仿宋"/>
            <w:sz w:val="24"/>
          </w:rPr>
          <w:t>股权转让给乙方，通过股权转让实现</w:t>
        </w:r>
      </w:ins>
      <w:ins w:id="37" w:author="thos." w:date="2025-09-10T11:51:00Z">
        <w:r>
          <w:rPr>
            <w:rFonts w:hint="eastAsia" w:ascii="仿宋" w:hAnsi="仿宋" w:eastAsia="仿宋" w:cs="仿宋"/>
            <w:sz w:val="24"/>
          </w:rPr>
          <w:t>朗基乡村方</w:t>
        </w:r>
      </w:ins>
      <w:ins w:id="38" w:author="三强锅" w:date="2025-09-08T20:11:00Z">
        <w:del w:id="39" w:author="thos." w:date="2025-09-10T11:51:00Z">
          <w:r>
            <w:rPr>
              <w:rFonts w:hint="eastAsia" w:ascii="仿宋" w:hAnsi="仿宋" w:eastAsia="仿宋" w:cs="仿宋"/>
              <w:sz w:val="24"/>
            </w:rPr>
            <w:delText>乙方</w:delText>
          </w:r>
        </w:del>
      </w:ins>
      <w:ins w:id="40" w:author="三强锅" w:date="2025-09-08T20:11:00Z">
        <w:r>
          <w:rPr>
            <w:rFonts w:hint="eastAsia" w:ascii="仿宋" w:hAnsi="仿宋" w:eastAsia="仿宋" w:cs="仿宋"/>
            <w:sz w:val="24"/>
          </w:rPr>
          <w:t>对目标公司的直接控制及项目运营的整体承接，优化项目运营效率、实现运营权利与责任的统一，本协议项下股权转让事宜系对该约定的具体履行。</w:t>
        </w:r>
      </w:ins>
    </w:p>
    <w:p w14:paraId="04258BA9">
      <w:pPr>
        <w:numPr>
          <w:ilvl w:val="0"/>
          <w:numId w:val="1"/>
        </w:numPr>
        <w:spacing w:line="360" w:lineRule="auto"/>
        <w:ind w:firstLine="480" w:firstLineChars="200"/>
        <w:rPr>
          <w:del w:id="41" w:author="三强锅" w:date="2025-09-08T20:11:00Z"/>
          <w:rFonts w:hint="eastAsia" w:ascii="仿宋" w:hAnsi="仿宋" w:eastAsia="仿宋" w:cs="仿宋"/>
          <w:sz w:val="24"/>
        </w:rPr>
      </w:pPr>
      <w:del w:id="42" w:author="三强锅" w:date="2025-09-08T20:11:00Z">
        <w:r>
          <w:rPr>
            <w:rFonts w:hint="eastAsia" w:ascii="仿宋" w:hAnsi="仿宋" w:eastAsia="仿宋" w:cs="仿宋"/>
            <w:sz w:val="24"/>
          </w:rPr>
          <w:delText>2024 年 12 月 19 日，四川正旭安宏企业管理有限公司（下称 “安正企管方”）与成都尚嘉瑞晟企业管理有限公司签订《四川安正乡村产业发展集团有限公司股权转让协议》，安正企管方将所持乙方全部股权转让并退出。各方于协议中原拟约定通过目标公司与乙方建立长期合作关系，共同运营梁江体育公园项目，经进一步协商，为优化项目运营效率、明确权责划分，一致同意调整合作模式，由甲方（安正企管方）将其持有的目标公司 100% 股权转让给乙方，通过股权转让实现乙方对目标公司的直接控制及项目运营的整体承接，本协议项下股权转让事宜系对该约定的具体履行。</w:delText>
        </w:r>
      </w:del>
    </w:p>
    <w:p w14:paraId="528AC67A">
      <w:pPr>
        <w:spacing w:line="360" w:lineRule="auto"/>
        <w:ind w:firstLine="480" w:firstLineChars="200"/>
        <w:rPr>
          <w:rFonts w:hint="eastAsia" w:ascii="仿宋" w:hAnsi="仿宋" w:eastAsia="仿宋" w:cs="仿宋"/>
          <w:sz w:val="24"/>
        </w:rPr>
      </w:pPr>
      <w:r>
        <w:rPr>
          <w:rFonts w:hint="eastAsia" w:ascii="仿宋" w:hAnsi="仿宋" w:eastAsia="仿宋" w:cs="仿宋"/>
          <w:sz w:val="24"/>
        </w:rPr>
        <w:t>各方经平等自愿协商，根据相关法律法规就股权转让事宜，签订本协议，以资共同遵守：</w:t>
      </w:r>
    </w:p>
    <w:p w14:paraId="5FFFB3EA">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目标公司和标的股权</w:t>
      </w:r>
    </w:p>
    <w:p w14:paraId="068783FC">
      <w:pPr>
        <w:spacing w:line="360" w:lineRule="auto"/>
        <w:ind w:firstLine="480" w:firstLineChars="200"/>
        <w:rPr>
          <w:rFonts w:hint="eastAsia" w:ascii="仿宋" w:hAnsi="仿宋" w:eastAsia="仿宋" w:cs="仿宋"/>
          <w:sz w:val="24"/>
        </w:rPr>
      </w:pPr>
      <w:r>
        <w:rPr>
          <w:rFonts w:hint="eastAsia" w:ascii="仿宋" w:hAnsi="仿宋" w:eastAsia="仿宋" w:cs="仿宋"/>
          <w:sz w:val="24"/>
        </w:rPr>
        <w:t>截至本协议签订日，所涉目标公司基本情况如下：</w:t>
      </w:r>
    </w:p>
    <w:p w14:paraId="4F6B8197">
      <w:pPr>
        <w:numPr>
          <w:ilvl w:val="0"/>
          <w:numId w:val="3"/>
        </w:numPr>
        <w:spacing w:line="360" w:lineRule="auto"/>
        <w:ind w:firstLine="480" w:firstLineChars="200"/>
        <w:rPr>
          <w:rFonts w:hint="eastAsia" w:ascii="仿宋" w:hAnsi="仿宋" w:eastAsia="仿宋" w:cs="仿宋"/>
          <w:sz w:val="24"/>
        </w:rPr>
      </w:pPr>
      <w:r>
        <w:rPr>
          <w:rFonts w:hint="eastAsia" w:ascii="仿宋" w:hAnsi="仿宋" w:eastAsia="仿宋" w:cs="仿宋"/>
          <w:sz w:val="24"/>
        </w:rPr>
        <w:t>目标公司的注册资本为￥</w:t>
      </w:r>
      <w:r>
        <w:rPr>
          <w:rFonts w:hint="eastAsia" w:ascii="仿宋" w:hAnsi="仿宋" w:eastAsia="仿宋" w:cs="仿宋"/>
          <w:sz w:val="24"/>
          <w:u w:val="single"/>
        </w:rPr>
        <w:t>20万元</w:t>
      </w:r>
      <w:r>
        <w:rPr>
          <w:rFonts w:hint="eastAsia" w:ascii="仿宋" w:hAnsi="仿宋" w:eastAsia="仿宋" w:cs="仿宋"/>
          <w:sz w:val="24"/>
        </w:rPr>
        <w:t>（大写金额：人民币</w:t>
      </w:r>
      <w:del w:id="43" w:author="三强锅 [2]" w:date="2025-10-14T16:19:52Z">
        <w:r>
          <w:rPr>
            <w:rFonts w:hint="eastAsia" w:ascii="仿宋" w:hAnsi="仿宋" w:eastAsia="仿宋" w:cs="仿宋"/>
            <w:sz w:val="24"/>
            <w:u w:val="single"/>
          </w:rPr>
          <w:delText xml:space="preserve"> </w:delText>
        </w:r>
      </w:del>
      <w:r>
        <w:rPr>
          <w:rFonts w:hint="eastAsia" w:ascii="仿宋" w:hAnsi="仿宋" w:eastAsia="仿宋" w:cs="仿宋"/>
          <w:sz w:val="24"/>
          <w:u w:val="single"/>
        </w:rPr>
        <w:t>贰拾万</w:t>
      </w:r>
      <w:r>
        <w:rPr>
          <w:rFonts w:hint="eastAsia" w:ascii="仿宋" w:hAnsi="仿宋" w:eastAsia="仿宋" w:cs="仿宋"/>
          <w:sz w:val="24"/>
        </w:rPr>
        <w:t>元整），实收资本为￥</w:t>
      </w:r>
      <w:r>
        <w:rPr>
          <w:rFonts w:hint="eastAsia" w:ascii="仿宋" w:hAnsi="仿宋" w:eastAsia="仿宋" w:cs="仿宋"/>
          <w:sz w:val="24"/>
          <w:u w:val="single"/>
        </w:rPr>
        <w:t xml:space="preserve"> 0元</w:t>
      </w:r>
      <w:r>
        <w:rPr>
          <w:rFonts w:hint="eastAsia" w:ascii="仿宋" w:hAnsi="仿宋" w:eastAsia="仿宋" w:cs="仿宋"/>
          <w:sz w:val="24"/>
        </w:rPr>
        <w:t>（大写金额：人民币</w:t>
      </w:r>
      <w:r>
        <w:rPr>
          <w:rFonts w:hint="eastAsia" w:ascii="仿宋" w:hAnsi="仿宋" w:eastAsia="仿宋" w:cs="仿宋"/>
          <w:sz w:val="24"/>
          <w:u w:val="single"/>
        </w:rPr>
        <w:t>零</w:t>
      </w:r>
      <w:r>
        <w:rPr>
          <w:rFonts w:hint="eastAsia" w:ascii="仿宋" w:hAnsi="仿宋" w:eastAsia="仿宋" w:cs="仿宋"/>
          <w:sz w:val="24"/>
        </w:rPr>
        <w:t>元整）。</w:t>
      </w:r>
    </w:p>
    <w:p w14:paraId="31BF4A02">
      <w:pPr>
        <w:spacing w:line="360" w:lineRule="auto"/>
        <w:ind w:firstLine="480" w:firstLineChars="200"/>
        <w:rPr>
          <w:rFonts w:hint="eastAsia" w:ascii="仿宋" w:hAnsi="仿宋" w:eastAsia="仿宋" w:cs="仿宋"/>
          <w:sz w:val="24"/>
        </w:rPr>
      </w:pPr>
      <w:r>
        <w:rPr>
          <w:rFonts w:hint="eastAsia" w:ascii="仿宋" w:hAnsi="仿宋" w:eastAsia="仿宋" w:cs="仿宋"/>
          <w:sz w:val="24"/>
        </w:rPr>
        <w:t>截至本协议签订日，目标公司登记的股权结构信息及各股东出资情况如下：</w:t>
      </w:r>
    </w:p>
    <w:tbl>
      <w:tblPr>
        <w:tblStyle w:val="9"/>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3654"/>
        <w:gridCol w:w="1180"/>
        <w:gridCol w:w="1852"/>
        <w:gridCol w:w="1852"/>
      </w:tblGrid>
      <w:tr w14:paraId="6692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dxa"/>
            <w:vAlign w:val="center"/>
          </w:tcPr>
          <w:p w14:paraId="2BA8A02E">
            <w:pPr>
              <w:spacing w:line="360" w:lineRule="auto"/>
              <w:jc w:val="center"/>
              <w:rPr>
                <w:rFonts w:hint="eastAsia" w:ascii="仿宋" w:hAnsi="仿宋" w:eastAsia="仿宋" w:cs="仿宋"/>
                <w:sz w:val="24"/>
              </w:rPr>
            </w:pPr>
            <w:r>
              <w:rPr>
                <w:rFonts w:hint="eastAsia" w:ascii="仿宋" w:hAnsi="仿宋" w:eastAsia="仿宋" w:cs="仿宋"/>
                <w:sz w:val="24"/>
              </w:rPr>
              <w:t>序号</w:t>
            </w:r>
          </w:p>
        </w:tc>
        <w:tc>
          <w:tcPr>
            <w:tcW w:w="3654" w:type="dxa"/>
            <w:vAlign w:val="center"/>
          </w:tcPr>
          <w:p w14:paraId="4343CBB7">
            <w:pPr>
              <w:spacing w:line="360" w:lineRule="auto"/>
              <w:jc w:val="center"/>
              <w:rPr>
                <w:rFonts w:hint="eastAsia" w:ascii="仿宋" w:hAnsi="仿宋" w:eastAsia="仿宋" w:cs="仿宋"/>
                <w:sz w:val="24"/>
              </w:rPr>
            </w:pPr>
            <w:r>
              <w:rPr>
                <w:rFonts w:hint="eastAsia" w:ascii="仿宋" w:hAnsi="仿宋" w:eastAsia="仿宋" w:cs="仿宋"/>
                <w:sz w:val="24"/>
              </w:rPr>
              <w:t>股东</w:t>
            </w:r>
          </w:p>
        </w:tc>
        <w:tc>
          <w:tcPr>
            <w:tcW w:w="1180" w:type="dxa"/>
            <w:vAlign w:val="center"/>
          </w:tcPr>
          <w:p w14:paraId="37395BBF">
            <w:pPr>
              <w:spacing w:line="360" w:lineRule="auto"/>
              <w:jc w:val="center"/>
              <w:rPr>
                <w:rFonts w:hint="eastAsia" w:ascii="仿宋" w:hAnsi="仿宋" w:eastAsia="仿宋" w:cs="仿宋"/>
                <w:sz w:val="24"/>
              </w:rPr>
            </w:pPr>
            <w:r>
              <w:rPr>
                <w:rFonts w:hint="eastAsia" w:ascii="仿宋" w:hAnsi="仿宋" w:eastAsia="仿宋" w:cs="仿宋"/>
                <w:sz w:val="24"/>
              </w:rPr>
              <w:t>股权比例</w:t>
            </w:r>
          </w:p>
        </w:tc>
        <w:tc>
          <w:tcPr>
            <w:tcW w:w="1852" w:type="dxa"/>
            <w:vAlign w:val="center"/>
          </w:tcPr>
          <w:p w14:paraId="6F754075">
            <w:pPr>
              <w:spacing w:line="360" w:lineRule="auto"/>
              <w:jc w:val="center"/>
              <w:rPr>
                <w:rFonts w:hint="eastAsia" w:ascii="仿宋" w:hAnsi="仿宋" w:eastAsia="仿宋" w:cs="仿宋"/>
                <w:sz w:val="24"/>
              </w:rPr>
            </w:pPr>
            <w:r>
              <w:rPr>
                <w:rFonts w:hint="eastAsia" w:ascii="仿宋" w:hAnsi="仿宋" w:eastAsia="仿宋" w:cs="仿宋"/>
                <w:sz w:val="24"/>
              </w:rPr>
              <w:t>认缴出资</w:t>
            </w:r>
          </w:p>
        </w:tc>
        <w:tc>
          <w:tcPr>
            <w:tcW w:w="1852" w:type="dxa"/>
            <w:vAlign w:val="center"/>
          </w:tcPr>
          <w:p w14:paraId="1895E711">
            <w:pPr>
              <w:spacing w:line="360" w:lineRule="auto"/>
              <w:jc w:val="center"/>
              <w:rPr>
                <w:rFonts w:hint="eastAsia" w:ascii="仿宋" w:hAnsi="仿宋" w:eastAsia="仿宋" w:cs="仿宋"/>
                <w:sz w:val="24"/>
              </w:rPr>
            </w:pPr>
            <w:r>
              <w:rPr>
                <w:rFonts w:hint="eastAsia" w:ascii="仿宋" w:hAnsi="仿宋" w:eastAsia="仿宋" w:cs="仿宋"/>
                <w:sz w:val="24"/>
              </w:rPr>
              <w:t>实缴出资</w:t>
            </w:r>
          </w:p>
        </w:tc>
      </w:tr>
      <w:tr w14:paraId="5072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dxa"/>
            <w:vAlign w:val="center"/>
          </w:tcPr>
          <w:p w14:paraId="2A6E145A">
            <w:pPr>
              <w:spacing w:line="360" w:lineRule="auto"/>
              <w:jc w:val="center"/>
              <w:rPr>
                <w:rFonts w:hint="eastAsia" w:ascii="仿宋" w:hAnsi="仿宋" w:eastAsia="仿宋" w:cs="仿宋"/>
                <w:sz w:val="24"/>
              </w:rPr>
            </w:pPr>
            <w:r>
              <w:rPr>
                <w:rFonts w:hint="eastAsia" w:ascii="仿宋" w:hAnsi="仿宋" w:eastAsia="仿宋" w:cs="仿宋"/>
                <w:sz w:val="24"/>
              </w:rPr>
              <w:t>1</w:t>
            </w:r>
          </w:p>
        </w:tc>
        <w:tc>
          <w:tcPr>
            <w:tcW w:w="3654" w:type="dxa"/>
            <w:vAlign w:val="center"/>
          </w:tcPr>
          <w:p w14:paraId="6FD0CF7F">
            <w:pPr>
              <w:spacing w:line="360" w:lineRule="auto"/>
              <w:jc w:val="center"/>
              <w:rPr>
                <w:rFonts w:hint="eastAsia" w:ascii="仿宋" w:hAnsi="仿宋" w:eastAsia="仿宋" w:cs="仿宋"/>
                <w:sz w:val="24"/>
              </w:rPr>
            </w:pPr>
            <w:r>
              <w:rPr>
                <w:rFonts w:hint="eastAsia" w:ascii="仿宋" w:hAnsi="仿宋" w:eastAsia="仿宋" w:cs="仿宋"/>
                <w:sz w:val="24"/>
              </w:rPr>
              <w:t>四川省盛惠源农业科技有限公司</w:t>
            </w:r>
          </w:p>
        </w:tc>
        <w:tc>
          <w:tcPr>
            <w:tcW w:w="1180" w:type="dxa"/>
            <w:vAlign w:val="center"/>
          </w:tcPr>
          <w:p w14:paraId="2093F594">
            <w:pPr>
              <w:spacing w:line="360" w:lineRule="auto"/>
              <w:jc w:val="center"/>
              <w:rPr>
                <w:rFonts w:hint="eastAsia" w:ascii="仿宋" w:hAnsi="仿宋" w:eastAsia="仿宋" w:cs="仿宋"/>
                <w:sz w:val="24"/>
              </w:rPr>
            </w:pPr>
            <w:r>
              <w:rPr>
                <w:rFonts w:hint="eastAsia" w:ascii="仿宋" w:hAnsi="仿宋" w:eastAsia="仿宋" w:cs="仿宋"/>
                <w:sz w:val="24"/>
              </w:rPr>
              <w:t>100%</w:t>
            </w:r>
          </w:p>
        </w:tc>
        <w:tc>
          <w:tcPr>
            <w:tcW w:w="1852" w:type="dxa"/>
            <w:vAlign w:val="center"/>
          </w:tcPr>
          <w:p w14:paraId="1D03D0F6">
            <w:pPr>
              <w:spacing w:line="360" w:lineRule="auto"/>
              <w:jc w:val="center"/>
              <w:rPr>
                <w:rFonts w:hint="eastAsia" w:ascii="仿宋" w:hAnsi="仿宋" w:eastAsia="仿宋" w:cs="仿宋"/>
                <w:sz w:val="24"/>
              </w:rPr>
            </w:pPr>
            <w:r>
              <w:rPr>
                <w:rFonts w:hint="eastAsia" w:ascii="仿宋" w:hAnsi="仿宋" w:eastAsia="仿宋" w:cs="仿宋"/>
                <w:sz w:val="24"/>
              </w:rPr>
              <w:t>20万</w:t>
            </w:r>
          </w:p>
        </w:tc>
        <w:tc>
          <w:tcPr>
            <w:tcW w:w="1852" w:type="dxa"/>
            <w:vAlign w:val="center"/>
          </w:tcPr>
          <w:p w14:paraId="249997A6">
            <w:pPr>
              <w:spacing w:line="360" w:lineRule="auto"/>
              <w:jc w:val="center"/>
              <w:rPr>
                <w:rFonts w:hint="eastAsia" w:ascii="仿宋" w:hAnsi="仿宋" w:eastAsia="仿宋" w:cs="仿宋"/>
                <w:sz w:val="24"/>
              </w:rPr>
            </w:pPr>
            <w:r>
              <w:rPr>
                <w:rFonts w:hint="eastAsia" w:ascii="仿宋" w:hAnsi="仿宋" w:eastAsia="仿宋" w:cs="仿宋"/>
                <w:sz w:val="24"/>
              </w:rPr>
              <w:t>0万</w:t>
            </w:r>
          </w:p>
        </w:tc>
      </w:tr>
      <w:tr w14:paraId="1FAB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6" w:type="dxa"/>
            <w:gridSpan w:val="2"/>
            <w:vAlign w:val="center"/>
          </w:tcPr>
          <w:p w14:paraId="6402AA8E">
            <w:pPr>
              <w:spacing w:line="360" w:lineRule="auto"/>
              <w:jc w:val="center"/>
              <w:rPr>
                <w:rFonts w:hint="eastAsia" w:ascii="仿宋" w:hAnsi="仿宋" w:eastAsia="仿宋" w:cs="仿宋"/>
                <w:sz w:val="24"/>
              </w:rPr>
            </w:pPr>
            <w:r>
              <w:rPr>
                <w:rFonts w:hint="eastAsia" w:ascii="仿宋" w:hAnsi="仿宋" w:eastAsia="仿宋" w:cs="仿宋"/>
                <w:sz w:val="24"/>
              </w:rPr>
              <w:t>合计：</w:t>
            </w:r>
          </w:p>
        </w:tc>
        <w:tc>
          <w:tcPr>
            <w:tcW w:w="1180" w:type="dxa"/>
            <w:vAlign w:val="center"/>
          </w:tcPr>
          <w:p w14:paraId="04762F62">
            <w:pPr>
              <w:spacing w:line="360" w:lineRule="auto"/>
              <w:jc w:val="center"/>
              <w:rPr>
                <w:rFonts w:hint="eastAsia" w:ascii="仿宋" w:hAnsi="仿宋" w:eastAsia="仿宋" w:cs="仿宋"/>
                <w:sz w:val="24"/>
              </w:rPr>
            </w:pPr>
            <w:r>
              <w:rPr>
                <w:rFonts w:hint="eastAsia" w:ascii="仿宋" w:hAnsi="仿宋" w:eastAsia="仿宋" w:cs="仿宋"/>
                <w:sz w:val="24"/>
              </w:rPr>
              <w:t>100%</w:t>
            </w:r>
          </w:p>
        </w:tc>
        <w:tc>
          <w:tcPr>
            <w:tcW w:w="1852" w:type="dxa"/>
            <w:vAlign w:val="center"/>
          </w:tcPr>
          <w:p w14:paraId="4AE80593">
            <w:pPr>
              <w:spacing w:line="360" w:lineRule="auto"/>
              <w:jc w:val="center"/>
              <w:rPr>
                <w:rFonts w:hint="eastAsia" w:ascii="仿宋" w:hAnsi="仿宋" w:eastAsia="仿宋" w:cs="仿宋"/>
                <w:sz w:val="24"/>
              </w:rPr>
            </w:pPr>
            <w:r>
              <w:rPr>
                <w:rFonts w:hint="eastAsia" w:ascii="仿宋" w:hAnsi="仿宋" w:eastAsia="仿宋" w:cs="仿宋"/>
                <w:sz w:val="24"/>
              </w:rPr>
              <w:t>20万</w:t>
            </w:r>
          </w:p>
        </w:tc>
        <w:tc>
          <w:tcPr>
            <w:tcW w:w="1852" w:type="dxa"/>
            <w:vAlign w:val="center"/>
          </w:tcPr>
          <w:p w14:paraId="3687AA10">
            <w:pPr>
              <w:spacing w:line="360" w:lineRule="auto"/>
              <w:jc w:val="center"/>
              <w:rPr>
                <w:rFonts w:hint="eastAsia" w:ascii="仿宋" w:hAnsi="仿宋" w:eastAsia="仿宋" w:cs="仿宋"/>
                <w:sz w:val="24"/>
              </w:rPr>
            </w:pPr>
            <w:r>
              <w:rPr>
                <w:rFonts w:hint="eastAsia" w:ascii="仿宋" w:hAnsi="仿宋" w:eastAsia="仿宋" w:cs="仿宋"/>
                <w:sz w:val="24"/>
              </w:rPr>
              <w:t>0万</w:t>
            </w:r>
          </w:p>
        </w:tc>
      </w:tr>
    </w:tbl>
    <w:p w14:paraId="5FBB0688">
      <w:pPr>
        <w:numPr>
          <w:ilvl w:val="0"/>
          <w:numId w:val="3"/>
        </w:numPr>
        <w:spacing w:line="360" w:lineRule="auto"/>
        <w:ind w:firstLine="480" w:firstLineChars="200"/>
        <w:rPr>
          <w:rFonts w:hint="eastAsia" w:ascii="仿宋" w:hAnsi="仿宋" w:eastAsia="仿宋" w:cs="仿宋"/>
          <w:sz w:val="24"/>
        </w:rPr>
      </w:pPr>
      <w:r>
        <w:rPr>
          <w:rFonts w:hint="eastAsia" w:ascii="仿宋" w:hAnsi="仿宋" w:eastAsia="仿宋" w:cs="仿宋"/>
          <w:sz w:val="24"/>
        </w:rPr>
        <w:t>标的股权：本协议的甲方拟将持目</w:t>
      </w:r>
      <w:ins w:id="44" w:author="三强锅 [2]" w:date="2025-10-14T16:13:16Z">
        <w:bookmarkStart w:id="2" w:name="OfficeAI_Add_46_15"/>
        <w:r>
          <w:rPr>
            <w:rFonts w:hint="eastAsia" w:ascii="仿宋" w:hAnsi="仿宋" w:eastAsia="仿宋" w:cs="仿宋"/>
            <w:color w:val="008000"/>
            <w:sz w:val="24"/>
            <w:lang w:eastAsia="zh-CN"/>
          </w:rPr>
          <w:t>有的</w:t>
        </w:r>
        <w:bookmarkEnd w:id="2"/>
      </w:ins>
      <w:r>
        <w:rPr>
          <w:rFonts w:hint="eastAsia" w:ascii="仿宋" w:hAnsi="仿宋" w:eastAsia="仿宋" w:cs="仿宋"/>
          <w:sz w:val="24"/>
        </w:rPr>
        <w:t>标公司</w:t>
      </w:r>
      <w:del w:id="45" w:author="三强锅 [2]" w:date="2025-10-14T16:20:01Z">
        <w:r>
          <w:rPr>
            <w:rFonts w:hint="eastAsia" w:ascii="仿宋" w:hAnsi="仿宋" w:eastAsia="仿宋" w:cs="仿宋"/>
            <w:sz w:val="24"/>
            <w:u w:val="single"/>
          </w:rPr>
          <w:delText xml:space="preserve"> </w:delText>
        </w:r>
      </w:del>
      <w:r>
        <w:rPr>
          <w:rFonts w:hint="eastAsia" w:ascii="仿宋" w:hAnsi="仿宋" w:eastAsia="仿宋" w:cs="仿宋"/>
          <w:sz w:val="24"/>
          <w:u w:val="single"/>
        </w:rPr>
        <w:t>100</w:t>
      </w:r>
      <w:del w:id="46" w:author="三强锅 [2]" w:date="2025-10-14T16:20:03Z">
        <w:r>
          <w:rPr>
            <w:rFonts w:hint="eastAsia" w:ascii="仿宋" w:hAnsi="仿宋" w:eastAsia="仿宋" w:cs="仿宋"/>
            <w:sz w:val="24"/>
            <w:u w:val="single"/>
          </w:rPr>
          <w:delText xml:space="preserve"> </w:delText>
        </w:r>
      </w:del>
      <w:r>
        <w:rPr>
          <w:rFonts w:hint="eastAsia" w:ascii="仿宋" w:hAnsi="仿宋" w:eastAsia="仿宋" w:cs="仿宋"/>
          <w:sz w:val="24"/>
        </w:rPr>
        <w:t>%（大写：百分之</w:t>
      </w:r>
      <w:r>
        <w:rPr>
          <w:rFonts w:hint="eastAsia" w:ascii="仿宋" w:hAnsi="仿宋" w:eastAsia="仿宋" w:cs="仿宋"/>
          <w:sz w:val="24"/>
          <w:u w:val="single"/>
        </w:rPr>
        <w:t>壹佰</w:t>
      </w:r>
      <w:r>
        <w:rPr>
          <w:rFonts w:hint="eastAsia" w:ascii="仿宋" w:hAnsi="仿宋" w:eastAsia="仿宋" w:cs="仿宋"/>
          <w:sz w:val="24"/>
        </w:rPr>
        <w:t>）的股权转让至乙方；标的股权实缴出资额为￥</w:t>
      </w:r>
      <w:del w:id="47" w:author="三强锅 [2]" w:date="2025-10-14T16:20:06Z">
        <w:r>
          <w:rPr>
            <w:rFonts w:hint="eastAsia" w:ascii="仿宋" w:hAnsi="仿宋" w:eastAsia="仿宋" w:cs="仿宋"/>
            <w:sz w:val="24"/>
            <w:u w:val="single"/>
          </w:rPr>
          <w:delText xml:space="preserve"> </w:delText>
        </w:r>
      </w:del>
      <w:r>
        <w:rPr>
          <w:rFonts w:hint="eastAsia" w:ascii="仿宋" w:hAnsi="仿宋" w:eastAsia="仿宋" w:cs="仿宋"/>
          <w:sz w:val="24"/>
          <w:u w:val="single"/>
        </w:rPr>
        <w:t>0</w:t>
      </w:r>
      <w:del w:id="48" w:author="三强锅 [2]" w:date="2025-10-14T16:20:08Z">
        <w:r>
          <w:rPr>
            <w:rFonts w:hint="eastAsia" w:ascii="仿宋" w:hAnsi="仿宋" w:eastAsia="仿宋" w:cs="仿宋"/>
            <w:sz w:val="24"/>
            <w:u w:val="single"/>
          </w:rPr>
          <w:delText xml:space="preserve"> </w:delText>
        </w:r>
      </w:del>
      <w:r>
        <w:rPr>
          <w:rFonts w:hint="eastAsia" w:ascii="仿宋" w:hAnsi="仿宋" w:eastAsia="仿宋" w:cs="仿宋"/>
          <w:sz w:val="24"/>
        </w:rPr>
        <w:t>元（大写金额：人民币</w:t>
      </w:r>
      <w:del w:id="49" w:author="三强锅 [2]" w:date="2025-10-14T16:20:10Z">
        <w:r>
          <w:rPr>
            <w:rFonts w:hint="eastAsia" w:ascii="仿宋" w:hAnsi="仿宋" w:eastAsia="仿宋" w:cs="仿宋"/>
            <w:sz w:val="24"/>
            <w:u w:val="single"/>
          </w:rPr>
          <w:delText xml:space="preserve"> </w:delText>
        </w:r>
      </w:del>
      <w:r>
        <w:rPr>
          <w:rFonts w:hint="eastAsia" w:ascii="仿宋" w:hAnsi="仿宋" w:eastAsia="仿宋" w:cs="仿宋"/>
          <w:sz w:val="24"/>
          <w:u w:val="single"/>
        </w:rPr>
        <w:t>零</w:t>
      </w:r>
      <w:del w:id="50" w:author="三强锅 [2]" w:date="2025-10-14T16:20:11Z">
        <w:r>
          <w:rPr>
            <w:rFonts w:hint="eastAsia" w:ascii="仿宋" w:hAnsi="仿宋" w:eastAsia="仿宋" w:cs="仿宋"/>
            <w:sz w:val="24"/>
            <w:u w:val="single"/>
          </w:rPr>
          <w:delText xml:space="preserve"> </w:delText>
        </w:r>
      </w:del>
      <w:r>
        <w:rPr>
          <w:rFonts w:hint="eastAsia" w:ascii="仿宋" w:hAnsi="仿宋" w:eastAsia="仿宋" w:cs="仿宋"/>
          <w:sz w:val="24"/>
        </w:rPr>
        <w:t>元整）。</w:t>
      </w:r>
    </w:p>
    <w:p w14:paraId="10AFFC8B">
      <w:pPr>
        <w:numPr>
          <w:ilvl w:val="0"/>
          <w:numId w:val="3"/>
        </w:numPr>
        <w:spacing w:line="360" w:lineRule="auto"/>
        <w:ind w:firstLine="480" w:firstLineChars="200"/>
        <w:rPr>
          <w:rFonts w:hint="eastAsia" w:ascii="仿宋" w:hAnsi="仿宋" w:eastAsia="仿宋" w:cs="仿宋"/>
          <w:sz w:val="24"/>
        </w:rPr>
      </w:pPr>
      <w:r>
        <w:rPr>
          <w:rFonts w:hint="eastAsia" w:ascii="仿宋" w:hAnsi="仿宋" w:eastAsia="仿宋" w:cs="仿宋"/>
          <w:sz w:val="24"/>
        </w:rPr>
        <w:t>股权定价基准日：</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日。</w:t>
      </w:r>
    </w:p>
    <w:p w14:paraId="6EC30E6C">
      <w:pPr>
        <w:spacing w:line="360" w:lineRule="auto"/>
        <w:rPr>
          <w:rFonts w:hint="eastAsia" w:ascii="仿宋" w:hAnsi="仿宋" w:eastAsia="仿宋" w:cs="仿宋"/>
          <w:sz w:val="24"/>
        </w:rPr>
      </w:pPr>
    </w:p>
    <w:p w14:paraId="68ADCD2F">
      <w:pPr>
        <w:numPr>
          <w:ilvl w:val="0"/>
          <w:numId w:val="2"/>
        </w:numPr>
        <w:spacing w:line="360" w:lineRule="auto"/>
        <w:rPr>
          <w:del w:id="51" w:author="三强锅 [2]" w:date="2025-10-14T16:20:24Z"/>
          <w:rFonts w:hint="eastAsia" w:ascii="仿宋" w:hAnsi="仿宋" w:eastAsia="仿宋" w:cs="仿宋"/>
          <w:b/>
          <w:bCs/>
          <w:sz w:val="24"/>
        </w:rPr>
      </w:pPr>
      <w:r>
        <w:rPr>
          <w:rFonts w:hint="eastAsia" w:ascii="仿宋" w:hAnsi="仿宋" w:eastAsia="仿宋" w:cs="仿宋"/>
          <w:b/>
          <w:bCs/>
          <w:sz w:val="24"/>
        </w:rPr>
        <w:t>股权转让价款</w:t>
      </w:r>
    </w:p>
    <w:p w14:paraId="163343A6">
      <w:pPr>
        <w:numPr>
          <w:ilvl w:val="0"/>
          <w:numId w:val="2"/>
        </w:numPr>
        <w:spacing w:line="360" w:lineRule="auto"/>
        <w:rPr>
          <w:rFonts w:hint="eastAsia" w:ascii="仿宋" w:hAnsi="仿宋" w:eastAsia="仿宋" w:cs="仿宋"/>
          <w:sz w:val="24"/>
          <w:highlight w:val="yellow"/>
        </w:rPr>
      </w:pPr>
      <w:del w:id="52" w:author="thos." w:date="2025-09-10T11:42:00Z">
        <w:r>
          <w:rPr>
            <w:rFonts w:hint="eastAsia" w:ascii="仿宋" w:hAnsi="仿宋" w:eastAsia="仿宋" w:cs="仿宋"/>
            <w:sz w:val="24"/>
            <w:highlight w:val="yellow"/>
          </w:rPr>
          <w:delText>根据</w:delText>
        </w:r>
      </w:del>
      <w:del w:id="53" w:author="thos." w:date="2025-09-10T11:42:00Z">
        <w:r>
          <w:rPr>
            <w:rFonts w:hint="eastAsia" w:ascii="仿宋" w:hAnsi="仿宋" w:eastAsia="仿宋" w:cs="仿宋"/>
            <w:sz w:val="24"/>
            <w:highlight w:val="yellow"/>
            <w:u w:val="single"/>
          </w:rPr>
          <w:delText xml:space="preserve">  【评估公司】  公司</w:delText>
        </w:r>
      </w:del>
      <w:del w:id="54" w:author="thos." w:date="2025-09-10T11:42:00Z">
        <w:r>
          <w:rPr>
            <w:rFonts w:hint="eastAsia" w:ascii="仿宋" w:hAnsi="仿宋" w:eastAsia="仿宋" w:cs="仿宋"/>
            <w:sz w:val="24"/>
            <w:highlight w:val="yellow"/>
          </w:rPr>
          <w:delText>出具的编号为</w:delText>
        </w:r>
      </w:del>
      <w:del w:id="55" w:author="thos." w:date="2025-09-10T11:42:00Z">
        <w:r>
          <w:rPr>
            <w:rFonts w:hint="eastAsia" w:ascii="仿宋" w:hAnsi="仿宋" w:eastAsia="仿宋" w:cs="仿宋"/>
            <w:sz w:val="24"/>
            <w:highlight w:val="yellow"/>
            <w:u w:val="single"/>
          </w:rPr>
          <w:delText xml:space="preserve">         </w:delText>
        </w:r>
      </w:del>
      <w:del w:id="56" w:author="thos." w:date="2025-09-10T11:42:00Z">
        <w:r>
          <w:rPr>
            <w:rFonts w:hint="eastAsia" w:ascii="仿宋" w:hAnsi="仿宋" w:eastAsia="仿宋" w:cs="仿宋"/>
            <w:sz w:val="24"/>
            <w:highlight w:val="yellow"/>
          </w:rPr>
          <w:delText> 的《</w:delText>
        </w:r>
      </w:del>
      <w:del w:id="57" w:author="thos." w:date="2025-09-10T11:42:00Z">
        <w:r>
          <w:rPr>
            <w:rFonts w:hint="eastAsia" w:ascii="仿宋" w:hAnsi="仿宋" w:eastAsia="仿宋" w:cs="仿宋"/>
            <w:sz w:val="24"/>
            <w:highlight w:val="yellow"/>
            <w:u w:val="single"/>
          </w:rPr>
          <w:delText xml:space="preserve">   【资产评估报告名称】    </w:delText>
        </w:r>
      </w:del>
      <w:del w:id="58" w:author="thos." w:date="2025-09-10T11:42:00Z">
        <w:r>
          <w:rPr>
            <w:rFonts w:hint="eastAsia" w:ascii="仿宋" w:hAnsi="仿宋" w:eastAsia="仿宋" w:cs="仿宋"/>
            <w:sz w:val="24"/>
            <w:highlight w:val="yellow"/>
          </w:rPr>
          <w:delText>》，标的股权的评估价值为￥</w:delText>
        </w:r>
      </w:del>
      <w:del w:id="59" w:author="thos." w:date="2025-09-10T11:42:00Z">
        <w:r>
          <w:rPr>
            <w:rFonts w:hint="eastAsia" w:ascii="仿宋" w:hAnsi="仿宋" w:eastAsia="仿宋" w:cs="仿宋"/>
            <w:sz w:val="24"/>
            <w:highlight w:val="yellow"/>
            <w:u w:val="single"/>
          </w:rPr>
          <w:delText xml:space="preserve">      </w:delText>
        </w:r>
      </w:del>
      <w:del w:id="60" w:author="thos." w:date="2025-09-10T11:42:00Z">
        <w:r>
          <w:rPr>
            <w:rFonts w:hint="eastAsia" w:ascii="仿宋" w:hAnsi="仿宋" w:eastAsia="仿宋" w:cs="仿宋"/>
            <w:sz w:val="24"/>
            <w:highlight w:val="yellow"/>
          </w:rPr>
          <w:delText>（大写金额：人民币</w:delText>
        </w:r>
      </w:del>
      <w:del w:id="61" w:author="thos." w:date="2025-09-10T11:42:00Z">
        <w:r>
          <w:rPr>
            <w:rFonts w:hint="eastAsia" w:ascii="仿宋" w:hAnsi="仿宋" w:eastAsia="仿宋" w:cs="仿宋"/>
            <w:sz w:val="24"/>
            <w:highlight w:val="yellow"/>
            <w:u w:val="single"/>
          </w:rPr>
          <w:delText xml:space="preserve">             </w:delText>
        </w:r>
      </w:del>
      <w:del w:id="62" w:author="thos." w:date="2025-09-10T11:42:00Z">
        <w:r>
          <w:rPr>
            <w:rFonts w:hint="eastAsia" w:ascii="仿宋" w:hAnsi="仿宋" w:eastAsia="仿宋" w:cs="仿宋"/>
            <w:sz w:val="24"/>
            <w:highlight w:val="yellow"/>
          </w:rPr>
          <w:delText>元整）。</w:delText>
        </w:r>
      </w:del>
    </w:p>
    <w:p w14:paraId="1C812FE7">
      <w:pPr>
        <w:numPr>
          <w:ilvl w:val="0"/>
          <w:numId w:val="4"/>
        </w:numPr>
        <w:spacing w:line="360" w:lineRule="auto"/>
        <w:ind w:firstLine="480" w:firstLineChars="200"/>
        <w:rPr>
          <w:rFonts w:hint="eastAsia" w:ascii="仿宋" w:hAnsi="仿宋" w:eastAsia="仿宋" w:cs="仿宋"/>
          <w:sz w:val="24"/>
        </w:rPr>
      </w:pPr>
      <w:commentRangeStart w:id="0"/>
      <w:r>
        <w:rPr>
          <w:rFonts w:hint="eastAsia" w:ascii="仿宋" w:hAnsi="仿宋" w:eastAsia="仿宋" w:cs="仿宋"/>
          <w:sz w:val="24"/>
        </w:rPr>
        <w:t>各方协商一致确认：本协议项下标的股权交易对价为￥</w:t>
      </w:r>
      <w:del w:id="63" w:author="三强锅 [2]" w:date="2025-10-14T16:20:27Z">
        <w:r>
          <w:rPr>
            <w:rFonts w:hint="eastAsia" w:ascii="仿宋" w:hAnsi="仿宋" w:eastAsia="仿宋" w:cs="仿宋"/>
            <w:sz w:val="24"/>
            <w:u w:val="single"/>
          </w:rPr>
          <w:delText xml:space="preserve"> </w:delText>
        </w:r>
      </w:del>
      <w:ins w:id="64" w:author="thos." w:date="2025-09-10T12:02:00Z">
        <w:r>
          <w:rPr>
            <w:rFonts w:hint="eastAsia" w:ascii="仿宋" w:hAnsi="仿宋" w:eastAsia="仿宋" w:cs="仿宋"/>
            <w:sz w:val="24"/>
            <w:u w:val="single"/>
          </w:rPr>
          <w:t>1,000</w:t>
        </w:r>
      </w:ins>
      <w:r>
        <w:rPr>
          <w:rFonts w:hint="eastAsia" w:ascii="仿宋" w:hAnsi="仿宋" w:eastAsia="仿宋" w:cs="仿宋"/>
          <w:sz w:val="24"/>
          <w:u w:val="single"/>
        </w:rPr>
        <w:t xml:space="preserve"> </w:t>
      </w:r>
      <w:r>
        <w:rPr>
          <w:rFonts w:hint="eastAsia" w:ascii="仿宋" w:hAnsi="仿宋" w:eastAsia="仿宋" w:cs="仿宋"/>
          <w:sz w:val="24"/>
        </w:rPr>
        <w:t>（大写金额：人民币</w:t>
      </w:r>
      <w:del w:id="65" w:author="三强锅 [2]" w:date="2025-10-14T16:20:32Z">
        <w:r>
          <w:rPr>
            <w:rFonts w:hint="eastAsia" w:ascii="仿宋" w:hAnsi="仿宋" w:eastAsia="仿宋" w:cs="仿宋"/>
            <w:sz w:val="24"/>
            <w:u w:val="single"/>
          </w:rPr>
          <w:delText xml:space="preserve">  </w:delText>
        </w:r>
      </w:del>
      <w:del w:id="66" w:author="三强锅 [2]" w:date="2025-10-14T16:20:31Z">
        <w:r>
          <w:rPr>
            <w:rFonts w:hint="eastAsia" w:ascii="仿宋" w:hAnsi="仿宋" w:eastAsia="仿宋" w:cs="仿宋"/>
            <w:sz w:val="24"/>
            <w:u w:val="single"/>
          </w:rPr>
          <w:delText xml:space="preserve"> </w:delText>
        </w:r>
      </w:del>
      <w:ins w:id="67" w:author="thos." w:date="2025-09-10T12:02:00Z">
        <w:r>
          <w:rPr>
            <w:rFonts w:hint="eastAsia" w:ascii="仿宋" w:hAnsi="仿宋" w:eastAsia="仿宋" w:cs="仿宋"/>
            <w:sz w:val="24"/>
            <w:u w:val="single"/>
          </w:rPr>
          <w:t>壹仟</w:t>
        </w:r>
      </w:ins>
      <w:ins w:id="68" w:author="thos." w:date="2025-09-10T12:02:00Z">
        <w:del w:id="69" w:author="三强锅 [2]" w:date="2025-10-14T16:20:33Z">
          <w:r>
            <w:rPr>
              <w:rFonts w:hint="eastAsia" w:ascii="仿宋" w:hAnsi="仿宋" w:eastAsia="仿宋" w:cs="仿宋"/>
              <w:sz w:val="24"/>
              <w:u w:val="single"/>
            </w:rPr>
            <w:delText xml:space="preserve"> </w:delText>
          </w:r>
        </w:del>
      </w:ins>
      <w:del w:id="70" w:author="三强锅 [2]" w:date="2025-10-14T16:20:33Z">
        <w:r>
          <w:rPr>
            <w:rFonts w:hint="eastAsia" w:ascii="仿宋" w:hAnsi="仿宋" w:eastAsia="仿宋" w:cs="仿宋"/>
            <w:sz w:val="24"/>
            <w:u w:val="single"/>
          </w:rPr>
          <w:delText xml:space="preserve"> </w:delText>
        </w:r>
      </w:del>
      <w:r>
        <w:rPr>
          <w:rFonts w:hint="eastAsia" w:ascii="仿宋" w:hAnsi="仿宋" w:eastAsia="仿宋" w:cs="仿宋"/>
          <w:sz w:val="24"/>
        </w:rPr>
        <w:t>元整）。</w:t>
      </w:r>
      <w:commentRangeEnd w:id="0"/>
      <w:r>
        <w:rPr>
          <w:rStyle w:val="12"/>
        </w:rPr>
        <w:commentReference w:id="0"/>
      </w:r>
    </w:p>
    <w:p w14:paraId="467265EB">
      <w:pPr>
        <w:numPr>
          <w:ilvl w:val="0"/>
          <w:numId w:val="4"/>
        </w:numPr>
        <w:spacing w:line="360" w:lineRule="auto"/>
        <w:ind w:firstLine="480" w:firstLineChars="200"/>
        <w:rPr>
          <w:rFonts w:hint="eastAsia" w:ascii="仿宋" w:hAnsi="仿宋" w:eastAsia="仿宋" w:cs="仿宋"/>
          <w:sz w:val="24"/>
        </w:rPr>
      </w:pPr>
      <w:r>
        <w:rPr>
          <w:rFonts w:hint="eastAsia" w:ascii="仿宋" w:hAnsi="仿宋" w:eastAsia="仿宋" w:cs="仿宋"/>
          <w:sz w:val="24"/>
        </w:rPr>
        <w:t>付款时间：本协议签订之日起</w:t>
      </w:r>
      <w:r>
        <w:rPr>
          <w:rFonts w:hint="eastAsia" w:ascii="仿宋" w:hAnsi="仿宋" w:eastAsia="仿宋" w:cs="仿宋"/>
          <w:sz w:val="24"/>
          <w:highlight w:val="yellow"/>
          <w:u w:val="single"/>
        </w:rPr>
        <w:t>30</w:t>
      </w:r>
      <w:r>
        <w:rPr>
          <w:rFonts w:hint="eastAsia" w:ascii="仿宋" w:hAnsi="仿宋" w:eastAsia="仿宋" w:cs="仿宋"/>
          <w:sz w:val="24"/>
          <w:highlight w:val="yellow"/>
        </w:rPr>
        <w:t>个工作日内</w:t>
      </w:r>
      <w:r>
        <w:rPr>
          <w:rFonts w:hint="eastAsia" w:ascii="仿宋" w:hAnsi="仿宋" w:eastAsia="仿宋" w:cs="仿宋"/>
          <w:sz w:val="24"/>
        </w:rPr>
        <w:t>支付股权转让价款。</w:t>
      </w:r>
    </w:p>
    <w:p w14:paraId="03F792BF">
      <w:pPr>
        <w:numPr>
          <w:ilvl w:val="0"/>
          <w:numId w:val="4"/>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甲方指定收款账户：</w:t>
      </w:r>
    </w:p>
    <w:p w14:paraId="2662D0ED">
      <w:pPr>
        <w:spacing w:line="360" w:lineRule="auto"/>
        <w:ind w:firstLine="480" w:firstLineChars="200"/>
        <w:rPr>
          <w:rFonts w:hint="eastAsia" w:ascii="仿宋" w:hAnsi="仿宋" w:eastAsia="仿宋" w:cs="仿宋"/>
          <w:sz w:val="24"/>
        </w:rPr>
      </w:pPr>
      <w:r>
        <w:rPr>
          <w:rFonts w:hint="eastAsia" w:ascii="仿宋" w:hAnsi="仿宋" w:eastAsia="仿宋" w:cs="仿宋"/>
          <w:sz w:val="24"/>
        </w:rPr>
        <w:t>户名：</w:t>
      </w:r>
      <w:ins w:id="71" w:author="thos. [2]" w:date="2025-10-13T18:10:44Z">
        <w:r>
          <w:rPr>
            <w:rFonts w:hint="eastAsia" w:ascii="仿宋" w:hAnsi="仿宋" w:eastAsia="仿宋" w:cs="仿宋"/>
            <w:sz w:val="24"/>
          </w:rPr>
          <w:t xml:space="preserve">四川省盛惠源农业科技有限公司 </w:t>
        </w:r>
      </w:ins>
    </w:p>
    <w:p w14:paraId="16483346">
      <w:pPr>
        <w:spacing w:line="360" w:lineRule="auto"/>
        <w:ind w:firstLine="480" w:firstLineChars="200"/>
        <w:rPr>
          <w:ins w:id="72" w:author="三强锅 [2]" w:date="2025-10-14T16:21:17Z"/>
          <w:rFonts w:hint="eastAsia" w:ascii="仿宋" w:hAnsi="仿宋" w:eastAsia="仿宋" w:cs="仿宋"/>
          <w:color w:val="008000"/>
          <w:sz w:val="24"/>
          <w:lang w:eastAsia="zh-CN"/>
        </w:rPr>
      </w:pPr>
      <w:r>
        <w:rPr>
          <w:rFonts w:hint="eastAsia" w:ascii="仿宋" w:hAnsi="仿宋" w:eastAsia="仿宋" w:cs="仿宋"/>
          <w:sz w:val="24"/>
        </w:rPr>
        <w:t>开户行：</w:t>
      </w:r>
      <w:ins w:id="73" w:author="三强锅 [2]" w:date="2025-10-14T16:13:16Z">
        <w:bookmarkStart w:id="3" w:name="OfficeAI_Add_55_4"/>
        <w:r>
          <w:rPr>
            <w:rFonts w:hint="eastAsia" w:ascii="仿宋" w:hAnsi="仿宋" w:eastAsia="仿宋" w:cs="仿宋"/>
            <w:color w:val="008000"/>
            <w:sz w:val="24"/>
            <w:lang w:eastAsia="zh-CN"/>
          </w:rPr>
          <w:t>工行成都府河音乐花园支行</w:t>
        </w:r>
      </w:ins>
    </w:p>
    <w:p w14:paraId="2EBA9561">
      <w:pPr>
        <w:spacing w:line="360" w:lineRule="auto"/>
        <w:ind w:firstLine="480" w:firstLineChars="200"/>
        <w:rPr>
          <w:rFonts w:hint="eastAsia" w:ascii="仿宋" w:hAnsi="仿宋" w:eastAsia="仿宋" w:cs="仿宋"/>
          <w:sz w:val="24"/>
        </w:rPr>
      </w:pPr>
      <w:ins w:id="74" w:author="三强锅 [2]" w:date="2025-10-14T16:13:16Z">
        <w:r>
          <w:rPr>
            <w:rFonts w:hint="eastAsia" w:ascii="仿宋" w:hAnsi="仿宋" w:eastAsia="仿宋" w:cs="仿宋"/>
            <w:color w:val="008000"/>
            <w:sz w:val="24"/>
            <w:lang w:eastAsia="zh-CN"/>
          </w:rPr>
          <w:t>账号：</w:t>
        </w:r>
        <w:bookmarkEnd w:id="3"/>
      </w:ins>
      <w:ins w:id="75" w:author="thos. [2]" w:date="2025-10-13T18:10:51Z">
        <w:r>
          <w:rPr>
            <w:rFonts w:hint="eastAsia" w:ascii="仿宋" w:hAnsi="仿宋" w:eastAsia="仿宋" w:cs="仿宋"/>
            <w:sz w:val="24"/>
          </w:rPr>
          <w:t>4402939109100124364</w:t>
        </w:r>
      </w:ins>
    </w:p>
    <w:p w14:paraId="5F0DD375">
      <w:pPr>
        <w:spacing w:line="360" w:lineRule="auto"/>
        <w:ind w:firstLine="480" w:firstLineChars="200"/>
        <w:rPr>
          <w:del w:id="76" w:author="三强锅 [2]" w:date="2025-10-14T16:21:26Z"/>
          <w:rFonts w:hint="eastAsia" w:ascii="仿宋" w:hAnsi="仿宋" w:eastAsia="仿宋" w:cs="仿宋"/>
          <w:sz w:val="24"/>
        </w:rPr>
      </w:pPr>
      <w:del w:id="77" w:author="三强锅 [2]" w:date="2025-10-14T16:21:26Z">
        <w:bookmarkStart w:id="4" w:name="OfficeAI_Del_56_0"/>
        <w:r>
          <w:rPr>
            <w:rFonts w:hint="eastAsia" w:ascii="仿宋" w:hAnsi="仿宋" w:eastAsia="仿宋" w:cs="仿宋"/>
            <w:strike/>
            <w:color w:val="FF0000"/>
            <w:sz w:val="24"/>
          </w:rPr>
          <w:delText>账号：</w:delText>
        </w:r>
      </w:del>
      <w:ins w:id="78" w:author="thos. [2]" w:date="2025-10-13T18:11:00Z">
        <w:del w:id="79" w:author="三强锅 [2]" w:date="2025-10-14T16:21:26Z">
          <w:r>
            <w:rPr>
              <w:rFonts w:hint="eastAsia" w:ascii="仿宋" w:hAnsi="仿宋" w:eastAsia="仿宋" w:cs="仿宋"/>
              <w:strike/>
              <w:color w:val="FF0000"/>
              <w:sz w:val="24"/>
            </w:rPr>
            <w:delText>工行成都府河音乐花园支行</w:delText>
          </w:r>
          <w:bookmarkEnd w:id="4"/>
        </w:del>
      </w:ins>
    </w:p>
    <w:p w14:paraId="2290CC25">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交易费用与税负承担</w:t>
      </w:r>
    </w:p>
    <w:p w14:paraId="3CF21682">
      <w:pPr>
        <w:numPr>
          <w:ilvl w:val="0"/>
          <w:numId w:val="5"/>
        </w:numPr>
        <w:spacing w:line="360" w:lineRule="auto"/>
        <w:ind w:firstLine="480" w:firstLineChars="200"/>
        <w:rPr>
          <w:rFonts w:hint="eastAsia" w:ascii="仿宋" w:hAnsi="仿宋" w:eastAsia="仿宋" w:cs="仿宋"/>
          <w:sz w:val="24"/>
        </w:rPr>
      </w:pPr>
      <w:r>
        <w:rPr>
          <w:rFonts w:hint="eastAsia" w:ascii="仿宋" w:hAnsi="仿宋" w:eastAsia="仿宋" w:cs="仿宋"/>
          <w:sz w:val="24"/>
        </w:rPr>
        <w:t>交易费用：本协议项下，各方根据法律法规规定承担各自就本协议项下的交易支出的相关费用。</w:t>
      </w:r>
    </w:p>
    <w:p w14:paraId="3B1ED79D">
      <w:pPr>
        <w:numPr>
          <w:ilvl w:val="0"/>
          <w:numId w:val="5"/>
        </w:numPr>
        <w:spacing w:line="360" w:lineRule="auto"/>
        <w:ind w:firstLine="480" w:firstLineChars="200"/>
        <w:rPr>
          <w:rFonts w:hint="eastAsia" w:ascii="仿宋" w:hAnsi="仿宋" w:eastAsia="仿宋" w:cs="仿宋"/>
          <w:sz w:val="24"/>
        </w:rPr>
      </w:pPr>
      <w:r>
        <w:rPr>
          <w:rFonts w:hint="eastAsia" w:ascii="仿宋" w:hAnsi="仿宋" w:eastAsia="仿宋" w:cs="仿宋"/>
          <w:sz w:val="24"/>
        </w:rPr>
        <w:t>除本协议另有约定外，本协议项下标的股权转让所产生的税负按法律法规相关规定由各方各自承担。</w:t>
      </w:r>
    </w:p>
    <w:p w14:paraId="54ADF535">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后续安排</w:t>
      </w:r>
    </w:p>
    <w:p w14:paraId="6F2F0A93">
      <w:pPr>
        <w:numPr>
          <w:ilvl w:val="0"/>
          <w:numId w:val="6"/>
        </w:numPr>
        <w:spacing w:line="360" w:lineRule="auto"/>
        <w:ind w:firstLine="480" w:firstLineChars="200"/>
        <w:rPr>
          <w:ins w:id="80" w:author="thos. [2]" w:date="2025-09-30T15:08:08Z"/>
          <w:rFonts w:hint="eastAsia" w:ascii="仿宋" w:hAnsi="仿宋" w:eastAsia="仿宋" w:cs="仿宋"/>
          <w:sz w:val="24"/>
        </w:rPr>
      </w:pPr>
      <w:ins w:id="81" w:author="thos. [2]" w:date="2025-09-30T15:08:08Z">
        <w:r>
          <w:rPr>
            <w:rFonts w:hint="eastAsia" w:ascii="仿宋" w:hAnsi="仿宋" w:eastAsia="仿宋" w:cs="仿宋"/>
            <w:sz w:val="24"/>
          </w:rPr>
          <w:t>本协议签署之日起，标的股权各项股东责任及股东权利一并转让予乙方。</w:t>
        </w:r>
      </w:ins>
    </w:p>
    <w:p w14:paraId="1A3EAAC0">
      <w:pPr>
        <w:numPr>
          <w:ilvl w:val="0"/>
          <w:numId w:val="6"/>
        </w:numPr>
        <w:spacing w:line="360" w:lineRule="auto"/>
        <w:ind w:firstLine="480" w:firstLineChars="200"/>
        <w:rPr>
          <w:ins w:id="82" w:author="thos. [2]" w:date="2025-09-30T15:08:08Z"/>
          <w:rFonts w:hint="eastAsia" w:ascii="仿宋" w:hAnsi="仿宋" w:eastAsia="仿宋" w:cs="仿宋"/>
          <w:sz w:val="24"/>
        </w:rPr>
      </w:pPr>
      <w:ins w:id="83" w:author="thos. [2]" w:date="2025-09-30T15:08:08Z">
        <w:r>
          <w:rPr>
            <w:rFonts w:hint="eastAsia" w:ascii="仿宋" w:hAnsi="仿宋" w:eastAsia="仿宋" w:cs="仿宋"/>
            <w:sz w:val="24"/>
          </w:rPr>
          <w:t>出资责任及补偿</w:t>
        </w:r>
      </w:ins>
    </w:p>
    <w:p w14:paraId="59D5E443">
      <w:pPr>
        <w:numPr>
          <w:ilvl w:val="-1"/>
          <w:numId w:val="0"/>
        </w:numPr>
        <w:spacing w:line="360" w:lineRule="auto"/>
        <w:ind w:firstLine="480" w:firstLineChars="200"/>
        <w:rPr>
          <w:ins w:id="84" w:author="thos. [2]" w:date="2025-09-30T15:08:08Z"/>
          <w:rFonts w:hint="eastAsia" w:ascii="仿宋" w:hAnsi="仿宋" w:eastAsia="仿宋" w:cs="仿宋"/>
          <w:sz w:val="24"/>
        </w:rPr>
      </w:pPr>
      <w:ins w:id="85" w:author="thos. [2]" w:date="2025-09-30T15:08:08Z">
        <w:r>
          <w:rPr>
            <w:rFonts w:hint="eastAsia" w:ascii="仿宋" w:hAnsi="仿宋" w:eastAsia="仿宋" w:cs="仿宋"/>
            <w:sz w:val="24"/>
          </w:rPr>
          <w:t>标的股权对应人民币【</w:t>
        </w:r>
      </w:ins>
      <w:ins w:id="86" w:author="thos. [2]" w:date="2025-09-30T15:08:19Z">
        <w:r>
          <w:rPr>
            <w:rFonts w:hint="eastAsia" w:ascii="仿宋" w:hAnsi="仿宋" w:eastAsia="仿宋" w:cs="仿宋"/>
            <w:sz w:val="24"/>
            <w:lang w:val="en-US" w:eastAsia="zh-CN"/>
          </w:rPr>
          <w:t>2</w:t>
        </w:r>
      </w:ins>
      <w:ins w:id="87" w:author="thos. [2]" w:date="2025-09-30T15:08:08Z">
        <w:r>
          <w:rPr>
            <w:rFonts w:hint="eastAsia" w:ascii="仿宋" w:hAnsi="仿宋" w:eastAsia="仿宋" w:cs="仿宋"/>
            <w:sz w:val="24"/>
          </w:rPr>
          <w:t>0】万元认缴出资，截至本协议签署日，甲方尚未实缴该等出资。自股权交割日起，前述出资义务由乙方承继。乙方应于股权交割完成之日起【</w:t>
        </w:r>
      </w:ins>
      <w:ins w:id="88" w:author="thos. [2]" w:date="2025-10-13T18:11:34Z">
        <w:r>
          <w:rPr>
            <w:rFonts w:hint="eastAsia" w:ascii="仿宋" w:hAnsi="仿宋" w:eastAsia="仿宋" w:cs="仿宋"/>
            <w:sz w:val="24"/>
            <w:lang w:val="en-US" w:eastAsia="zh-CN"/>
          </w:rPr>
          <w:t>90</w:t>
        </w:r>
      </w:ins>
      <w:ins w:id="89" w:author="thos. [2]" w:date="2025-09-30T15:08:08Z">
        <w:r>
          <w:rPr>
            <w:rFonts w:hint="eastAsia" w:ascii="仿宋" w:hAnsi="仿宋" w:eastAsia="仿宋" w:cs="仿宋"/>
            <w:sz w:val="24"/>
          </w:rPr>
          <w:t>】日内足额缴纳出资。</w:t>
        </w:r>
      </w:ins>
    </w:p>
    <w:p w14:paraId="378E6394">
      <w:pPr>
        <w:numPr>
          <w:ilvl w:val="-1"/>
          <w:numId w:val="0"/>
        </w:numPr>
        <w:spacing w:line="360" w:lineRule="auto"/>
        <w:ind w:firstLine="480" w:firstLineChars="200"/>
        <w:rPr>
          <w:ins w:id="90" w:author="thos. [2]" w:date="2025-09-30T15:08:08Z"/>
          <w:rFonts w:hint="default" w:ascii="仿宋" w:hAnsi="仿宋" w:eastAsia="仿宋" w:cs="仿宋"/>
          <w:sz w:val="24"/>
          <w:lang w:val="en-US" w:eastAsia="zh-CN"/>
        </w:rPr>
      </w:pPr>
      <w:ins w:id="91" w:author="thos. [2]" w:date="2025-09-30T15:08:08Z">
        <w:r>
          <w:rPr>
            <w:rFonts w:hint="eastAsia" w:ascii="仿宋" w:hAnsi="仿宋" w:eastAsia="仿宋" w:cs="仿宋"/>
            <w:sz w:val="24"/>
          </w:rPr>
          <w:t>如因股权交割后未</w:t>
        </w:r>
      </w:ins>
      <w:ins w:id="92" w:author="thos. [2]" w:date="2025-09-30T15:08:08Z">
        <w:r>
          <w:rPr>
            <w:rFonts w:hint="eastAsia" w:ascii="仿宋" w:hAnsi="仿宋" w:eastAsia="仿宋" w:cs="仿宋"/>
            <w:sz w:val="24"/>
            <w:lang w:val="en-US" w:eastAsia="zh-CN"/>
          </w:rPr>
          <w:t>及时</w:t>
        </w:r>
      </w:ins>
      <w:ins w:id="93" w:author="thos. [2]" w:date="2025-09-30T15:08:08Z">
        <w:r>
          <w:rPr>
            <w:rFonts w:hint="eastAsia" w:ascii="仿宋" w:hAnsi="仿宋" w:eastAsia="仿宋" w:cs="仿宋"/>
            <w:sz w:val="24"/>
          </w:rPr>
          <w:t>实缴出资，导致公司、公司债权人或任何其他方向甲方提出权利主张（包括但不限于诉讼、仲裁、执行及行政处罚），乙方应承担因此产生的全部费用，并赔偿甲方遭受的一切损失（含直接损失与间接损失）。</w:t>
        </w:r>
      </w:ins>
    </w:p>
    <w:p w14:paraId="30BF418F">
      <w:pPr>
        <w:numPr>
          <w:ilvl w:val="0"/>
          <w:numId w:val="6"/>
        </w:numPr>
        <w:spacing w:line="360" w:lineRule="auto"/>
        <w:ind w:firstLine="480" w:firstLineChars="200"/>
        <w:rPr>
          <w:del w:id="94" w:author="thos. [2]" w:date="2025-09-30T15:08:08Z"/>
          <w:rFonts w:hint="eastAsia" w:ascii="仿宋" w:hAnsi="仿宋" w:eastAsia="仿宋" w:cs="仿宋"/>
          <w:sz w:val="24"/>
        </w:rPr>
      </w:pPr>
      <w:del w:id="95" w:author="thos. [2]" w:date="2025-09-30T15:08:08Z">
        <w:r>
          <w:rPr>
            <w:rFonts w:hint="eastAsia" w:ascii="仿宋" w:hAnsi="仿宋" w:eastAsia="仿宋" w:cs="仿宋"/>
            <w:sz w:val="24"/>
          </w:rPr>
          <w:delText>本协议签署之日起，标的股权剩余实缴出资义务及各项股东责任及股东权利一并转让予乙方。</w:delText>
        </w:r>
      </w:del>
    </w:p>
    <w:p w14:paraId="4843A8B1">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本协议生效后，《委托运营协议》及目标公司已签署的其他有效合同（下称 “标的合同”）项下所涉目标公司权利义务继续由目标公司承接；原甲方不再享有标的合同中的权利，也不再承担标的合同中的义务（</w:t>
      </w:r>
      <w:ins w:id="96" w:author="三强锅" w:date="2025-09-08T20:12:00Z">
        <w:r>
          <w:rPr>
            <w:rFonts w:hint="eastAsia" w:ascii="仿宋" w:hAnsi="仿宋" w:eastAsia="仿宋" w:cs="仿宋"/>
            <w:sz w:val="24"/>
          </w:rPr>
          <w:t>甲乙双方另有约定的除外</w:t>
        </w:r>
      </w:ins>
      <w:del w:id="97" w:author="三强锅" w:date="2025-09-08T20:12:00Z">
        <w:r>
          <w:rPr>
            <w:rFonts w:hint="eastAsia" w:ascii="仿宋" w:hAnsi="仿宋" w:eastAsia="仿宋" w:cs="仿宋"/>
            <w:sz w:val="24"/>
          </w:rPr>
          <w:delText>本协议另有约定的除外</w:delText>
        </w:r>
      </w:del>
      <w:r>
        <w:rPr>
          <w:rFonts w:hint="eastAsia" w:ascii="仿宋" w:hAnsi="仿宋" w:eastAsia="仿宋" w:cs="仿宋"/>
          <w:sz w:val="24"/>
        </w:rPr>
        <w:t>）。</w:t>
      </w:r>
    </w:p>
    <w:p w14:paraId="2DB5291A">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本次股权交易后</w:t>
      </w:r>
      <w:del w:id="98" w:author="三强锅 [2]" w:date="2025-10-14T16:22:43Z">
        <w:bookmarkStart w:id="5" w:name="OfficeAI_Del_67_7"/>
        <w:r>
          <w:rPr>
            <w:rFonts w:hint="eastAsia" w:ascii="仿宋" w:hAnsi="仿宋" w:eastAsia="仿宋" w:cs="仿宋"/>
            <w:sz w:val="24"/>
          </w:rPr>
          <w:delText>,</w:delText>
        </w:r>
        <w:bookmarkEnd w:id="5"/>
      </w:del>
      <w:ins w:id="99" w:author="三强锅 [2]" w:date="2025-10-14T16:13:16Z">
        <w:bookmarkStart w:id="6" w:name="OfficeAI_Add_67_8"/>
        <w:r>
          <w:rPr>
            <w:rFonts w:hint="eastAsia" w:ascii="仿宋" w:hAnsi="仿宋" w:eastAsia="仿宋" w:cs="仿宋"/>
            <w:strike w:val="0"/>
            <w:sz w:val="24"/>
            <w:lang w:eastAsia="zh-CN"/>
          </w:rPr>
          <w:t>，</w:t>
        </w:r>
        <w:bookmarkEnd w:id="6"/>
      </w:ins>
      <w:r>
        <w:rPr>
          <w:rFonts w:hint="eastAsia" w:ascii="仿宋" w:hAnsi="仿宋" w:eastAsia="仿宋" w:cs="仿宋"/>
          <w:sz w:val="24"/>
        </w:rPr>
        <w:t>截止基准日前目标公司及其子公司已披露的债权债务</w:t>
      </w:r>
      <w:del w:id="100" w:author="三强锅 [2]" w:date="2025-10-14T16:22:52Z">
        <w:bookmarkStart w:id="7" w:name="OfficeAI_Del_67_32"/>
        <w:r>
          <w:rPr>
            <w:rFonts w:hint="eastAsia" w:ascii="仿宋" w:hAnsi="仿宋" w:eastAsia="仿宋" w:cs="仿宋"/>
            <w:sz w:val="24"/>
          </w:rPr>
          <w:delText>,</w:delText>
        </w:r>
        <w:bookmarkEnd w:id="7"/>
      </w:del>
      <w:ins w:id="101" w:author="三强锅 [2]" w:date="2025-10-14T16:13:16Z">
        <w:bookmarkStart w:id="8" w:name="OfficeAI_Add_67_33"/>
        <w:r>
          <w:rPr>
            <w:rFonts w:hint="eastAsia" w:ascii="仿宋" w:hAnsi="仿宋" w:eastAsia="仿宋" w:cs="仿宋"/>
            <w:strike w:val="0"/>
            <w:sz w:val="24"/>
            <w:lang w:eastAsia="zh-CN"/>
          </w:rPr>
          <w:t>，</w:t>
        </w:r>
        <w:bookmarkEnd w:id="8"/>
      </w:ins>
      <w:r>
        <w:rPr>
          <w:rFonts w:hint="eastAsia" w:ascii="仿宋" w:hAnsi="仿宋" w:eastAsia="仿宋" w:cs="仿宋"/>
          <w:sz w:val="24"/>
        </w:rPr>
        <w:t>继续由目标公司享有和承担</w:t>
      </w:r>
      <w:del w:id="102" w:author="三强锅 [2]" w:date="2025-10-14T16:22:44Z">
        <w:bookmarkStart w:id="9" w:name="OfficeAI_Del_67_46"/>
        <w:r>
          <w:rPr>
            <w:rFonts w:hint="eastAsia" w:ascii="仿宋" w:hAnsi="仿宋" w:eastAsia="仿宋" w:cs="仿宋"/>
            <w:sz w:val="24"/>
          </w:rPr>
          <w:delText>,</w:delText>
        </w:r>
        <w:bookmarkEnd w:id="9"/>
      </w:del>
      <w:ins w:id="103" w:author="三强锅 [2]" w:date="2025-10-14T16:13:16Z">
        <w:bookmarkStart w:id="10" w:name="OfficeAI_Add_67_47"/>
        <w:r>
          <w:rPr>
            <w:rFonts w:hint="eastAsia" w:ascii="仿宋" w:hAnsi="仿宋" w:eastAsia="仿宋" w:cs="仿宋"/>
            <w:strike w:val="0"/>
            <w:sz w:val="24"/>
            <w:lang w:eastAsia="zh-CN"/>
          </w:rPr>
          <w:t>，</w:t>
        </w:r>
        <w:bookmarkEnd w:id="10"/>
      </w:ins>
      <w:r>
        <w:rPr>
          <w:rFonts w:hint="eastAsia" w:ascii="仿宋" w:hAnsi="仿宋" w:eastAsia="仿宋" w:cs="仿宋"/>
          <w:sz w:val="24"/>
        </w:rPr>
        <w:t>乙方已知晓目标公司及其子公司的债权债务情况</w:t>
      </w:r>
      <w:del w:id="104" w:author="三强锅 [2]" w:date="2025-10-14T16:22:51Z">
        <w:bookmarkStart w:id="11" w:name="OfficeAI_Del_67_69"/>
        <w:r>
          <w:rPr>
            <w:rFonts w:hint="eastAsia" w:ascii="仿宋" w:hAnsi="仿宋" w:eastAsia="仿宋" w:cs="仿宋"/>
            <w:sz w:val="24"/>
          </w:rPr>
          <w:delText>,</w:delText>
        </w:r>
        <w:bookmarkEnd w:id="11"/>
      </w:del>
      <w:ins w:id="105" w:author="三强锅 [2]" w:date="2025-10-14T16:13:16Z">
        <w:bookmarkStart w:id="12" w:name="OfficeAI_Add_67_70"/>
        <w:r>
          <w:rPr>
            <w:rFonts w:hint="eastAsia" w:ascii="仿宋" w:hAnsi="仿宋" w:eastAsia="仿宋" w:cs="仿宋"/>
            <w:strike w:val="0"/>
            <w:sz w:val="24"/>
            <w:lang w:eastAsia="zh-CN"/>
          </w:rPr>
          <w:t>，</w:t>
        </w:r>
        <w:bookmarkEnd w:id="12"/>
      </w:ins>
      <w:r>
        <w:rPr>
          <w:rFonts w:hint="eastAsia" w:ascii="仿宋" w:hAnsi="仿宋" w:eastAsia="仿宋" w:cs="仿宋"/>
          <w:sz w:val="24"/>
        </w:rPr>
        <w:t>如因基准日之前已发生的债权债务导致目标公司及其子公司净资产减损的</w:t>
      </w:r>
      <w:del w:id="106" w:author="三强锅 [2]" w:date="2025-10-14T16:22:56Z">
        <w:bookmarkStart w:id="13" w:name="OfficeAI_Del_67_103"/>
        <w:r>
          <w:rPr>
            <w:rFonts w:hint="eastAsia" w:ascii="仿宋" w:hAnsi="仿宋" w:eastAsia="仿宋" w:cs="仿宋"/>
            <w:strike/>
            <w:color w:val="FF0000"/>
            <w:sz w:val="24"/>
          </w:rPr>
          <w:delText>,</w:delText>
        </w:r>
        <w:bookmarkEnd w:id="13"/>
      </w:del>
      <w:ins w:id="107" w:author="三强锅 [2]" w:date="2025-10-14T16:13:16Z">
        <w:bookmarkStart w:id="14" w:name="OfficeAI_Add_67_104"/>
        <w:r>
          <w:rPr>
            <w:rFonts w:hint="eastAsia" w:ascii="仿宋" w:hAnsi="仿宋" w:eastAsia="仿宋" w:cs="仿宋"/>
            <w:strike w:val="0"/>
            <w:color w:val="008000"/>
            <w:sz w:val="24"/>
            <w:lang w:eastAsia="zh-CN"/>
          </w:rPr>
          <w:t>，</w:t>
        </w:r>
        <w:bookmarkEnd w:id="14"/>
      </w:ins>
      <w:r>
        <w:rPr>
          <w:rFonts w:hint="eastAsia" w:ascii="仿宋" w:hAnsi="仿宋" w:eastAsia="仿宋" w:cs="仿宋"/>
          <w:sz w:val="24"/>
        </w:rPr>
        <w:t>除非</w:t>
      </w:r>
      <w:ins w:id="108" w:author="thos. [2]" w:date="2025-10-13T18:12:11Z">
        <w:commentRangeStart w:id="1"/>
        <w:r>
          <w:rPr>
            <w:rFonts w:hint="eastAsia" w:ascii="仿宋" w:hAnsi="仿宋" w:eastAsia="仿宋" w:cs="仿宋"/>
            <w:sz w:val="24"/>
            <w:lang w:val="en-US" w:eastAsia="zh-CN"/>
          </w:rPr>
          <w:t>甲、</w:t>
        </w:r>
      </w:ins>
      <w:ins w:id="109" w:author="thos. [2]" w:date="2025-10-13T18:12:13Z">
        <w:r>
          <w:rPr>
            <w:rFonts w:hint="eastAsia" w:ascii="仿宋" w:hAnsi="仿宋" w:eastAsia="仿宋" w:cs="仿宋"/>
            <w:sz w:val="24"/>
            <w:lang w:val="en-US" w:eastAsia="zh-CN"/>
          </w:rPr>
          <w:t>乙</w:t>
        </w:r>
      </w:ins>
      <w:ins w:id="110" w:author="thos. [2]" w:date="2025-10-13T18:12:15Z">
        <w:r>
          <w:rPr>
            <w:rFonts w:hint="eastAsia" w:ascii="仿宋" w:hAnsi="仿宋" w:eastAsia="仿宋" w:cs="仿宋"/>
            <w:sz w:val="24"/>
            <w:lang w:val="en-US" w:eastAsia="zh-CN"/>
          </w:rPr>
          <w:t>双方</w:t>
        </w:r>
        <w:commentRangeEnd w:id="1"/>
      </w:ins>
      <w:r>
        <w:commentReference w:id="1"/>
      </w:r>
      <w:r>
        <w:rPr>
          <w:rFonts w:hint="eastAsia" w:ascii="仿宋" w:hAnsi="仿宋" w:eastAsia="仿宋" w:cs="仿宋"/>
          <w:sz w:val="24"/>
        </w:rPr>
        <w:t>有明确约</w:t>
      </w:r>
      <w:bookmarkStart w:id="15" w:name="OfficeAI_Del_67_117"/>
      <w:r>
        <w:rPr>
          <w:rFonts w:hint="eastAsia" w:ascii="仿宋" w:hAnsi="仿宋" w:eastAsia="仿宋" w:cs="仿宋"/>
          <w:sz w:val="24"/>
        </w:rPr>
        <w:t>定</w:t>
      </w:r>
      <w:bookmarkEnd w:id="15"/>
      <w:del w:id="111" w:author="三强锅 [2]" w:date="2025-10-14T16:22:59Z">
        <w:bookmarkStart w:id="16" w:name="OfficeAI_Add_67_118"/>
        <w:r>
          <w:rPr>
            <w:rFonts w:hint="eastAsia" w:ascii="仿宋" w:hAnsi="仿宋" w:eastAsia="仿宋" w:cs="仿宋"/>
            <w:sz w:val="24"/>
          </w:rPr>
          <w:delText>,</w:delText>
        </w:r>
        <w:bookmarkEnd w:id="16"/>
      </w:del>
      <w:ins w:id="112" w:author="三强锅 [2]" w:date="2025-10-14T16:13:16Z">
        <w:r>
          <w:rPr>
            <w:rFonts w:hint="eastAsia" w:ascii="仿宋" w:hAnsi="仿宋" w:eastAsia="仿宋" w:cs="仿宋"/>
            <w:sz w:val="24"/>
            <w:lang w:eastAsia="zh-CN"/>
          </w:rPr>
          <w:t>，</w:t>
        </w:r>
      </w:ins>
      <w:r>
        <w:rPr>
          <w:rFonts w:hint="eastAsia" w:ascii="仿宋" w:hAnsi="仿宋" w:eastAsia="仿宋" w:cs="仿宋"/>
          <w:sz w:val="24"/>
        </w:rPr>
        <w:t>甲方不承担相应责任。</w:t>
      </w:r>
    </w:p>
    <w:p w14:paraId="4B6C4334">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交割要求</w:t>
      </w:r>
    </w:p>
    <w:p w14:paraId="3D6B6ED8">
      <w:pPr>
        <w:spacing w:line="360" w:lineRule="auto"/>
        <w:ind w:firstLine="480" w:firstLineChars="200"/>
        <w:rPr>
          <w:rFonts w:hint="eastAsia" w:ascii="仿宋" w:hAnsi="仿宋" w:eastAsia="仿宋" w:cs="仿宋"/>
          <w:sz w:val="24"/>
        </w:rPr>
      </w:pPr>
      <w:r>
        <w:rPr>
          <w:rFonts w:hint="eastAsia" w:ascii="仿宋" w:hAnsi="仿宋" w:eastAsia="仿宋" w:cs="仿宋"/>
          <w:sz w:val="24"/>
        </w:rPr>
        <w:t>各方确认，甲方应在本协议签署后</w:t>
      </w:r>
      <w:r>
        <w:rPr>
          <w:rFonts w:hint="eastAsia" w:ascii="仿宋" w:hAnsi="仿宋" w:eastAsia="仿宋" w:cs="仿宋"/>
          <w:sz w:val="24"/>
          <w:highlight w:val="yellow"/>
          <w:u w:val="single"/>
        </w:rPr>
        <w:t>15</w:t>
      </w:r>
      <w:r>
        <w:rPr>
          <w:rFonts w:hint="eastAsia" w:ascii="仿宋" w:hAnsi="仿宋" w:eastAsia="仿宋" w:cs="仿宋"/>
          <w:sz w:val="24"/>
          <w:highlight w:val="yellow"/>
        </w:rPr>
        <w:t>个工作日</w:t>
      </w:r>
      <w:r>
        <w:rPr>
          <w:rFonts w:hint="eastAsia" w:ascii="仿宋" w:hAnsi="仿宋" w:eastAsia="仿宋" w:cs="仿宋"/>
          <w:sz w:val="24"/>
        </w:rPr>
        <w:t>内配合乙方完成标的股权转让的相关工商变更登记。在此过程中，甲方应促使及促成其委派或推荐至目标公司的董事等相关人员辞任，并配合目标公司及乙方办理与此相关的人员变更备案手续。对此，乙方应给予积极的配合。在办理标的股权转让的工商变更登记的过程中，各方应相互配合，按工商登记机关提出的新的要求签署或提供相应的文件或资料。</w:t>
      </w:r>
    </w:p>
    <w:p w14:paraId="44EB7F0F">
      <w:pPr>
        <w:adjustRightInd w:val="0"/>
        <w:spacing w:line="360" w:lineRule="auto"/>
        <w:ind w:firstLine="480" w:firstLineChars="200"/>
        <w:rPr>
          <w:ins w:id="113" w:author="三强锅" w:date="2025-09-08T20:12:00Z"/>
          <w:rFonts w:hint="eastAsia" w:ascii="仿宋" w:hAnsi="仿宋" w:eastAsia="仿宋" w:cs="仿宋"/>
          <w:sz w:val="24"/>
        </w:rPr>
      </w:pPr>
      <w:r>
        <w:rPr>
          <w:rFonts w:hint="eastAsia" w:ascii="仿宋" w:hAnsi="仿宋" w:eastAsia="仿宋" w:cs="仿宋"/>
          <w:sz w:val="24"/>
        </w:rPr>
        <w:t>交割包括如下事项：</w:t>
      </w:r>
    </w:p>
    <w:p w14:paraId="40724774">
      <w:pPr>
        <w:numPr>
          <w:ilvl w:val="0"/>
          <w:numId w:val="7"/>
        </w:numPr>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本合同项下的股权转让已依法向工商登记机关办理了变更登记手续，标的股权已登记在乙方名下。</w:t>
      </w:r>
    </w:p>
    <w:p w14:paraId="19062F49">
      <w:pPr>
        <w:numPr>
          <w:ilvl w:val="0"/>
          <w:numId w:val="7"/>
        </w:numPr>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公司章程已经按约定进行修订，并已依法向工商登记机关办理了备案；</w:t>
      </w:r>
    </w:p>
    <w:p w14:paraId="6E6B033D">
      <w:pPr>
        <w:numPr>
          <w:ilvl w:val="0"/>
          <w:numId w:val="7"/>
        </w:numPr>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目标公司已收回向甲方签发的《出资证明书》（如有）。本协议签署后，由乙方自行与目标公司办理新的《出资证明书》及股东名册的变更登记；</w:t>
      </w:r>
    </w:p>
    <w:p w14:paraId="0F7CB009">
      <w:pPr>
        <w:numPr>
          <w:ilvl w:val="0"/>
          <w:numId w:val="7"/>
        </w:numPr>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目标公司包括但不限于印章、证照、权利凭证、会计账簿、资质证书、银行账户、U盾、人力资源档案、合同全部资料、文件、手续</w:t>
      </w:r>
      <w:bookmarkStart w:id="17" w:name="OfficeAI_Add_74_59"/>
      <w:r>
        <w:rPr>
          <w:rFonts w:hint="eastAsia" w:ascii="仿宋" w:hAnsi="仿宋" w:eastAsia="仿宋" w:cs="仿宋"/>
          <w:strike w:val="0"/>
          <w:color w:val="008000"/>
          <w:sz w:val="24"/>
          <w:lang w:eastAsia="zh-CN"/>
        </w:rPr>
        <w:t>，</w:t>
      </w:r>
      <w:bookmarkEnd w:id="17"/>
      <w:r>
        <w:rPr>
          <w:rFonts w:hint="eastAsia" w:ascii="仿宋" w:hAnsi="仿宋" w:eastAsia="仿宋" w:cs="仿宋"/>
          <w:sz w:val="24"/>
        </w:rPr>
        <w:t>已由甲乙双方书面确认移交</w:t>
      </w:r>
      <w:bookmarkStart w:id="18" w:name="OfficeAI_Add_74_73"/>
      <w:r>
        <w:rPr>
          <w:rFonts w:hint="eastAsia" w:ascii="仿宋" w:hAnsi="仿宋" w:eastAsia="仿宋" w:cs="仿宋"/>
          <w:strike w:val="0"/>
          <w:color w:val="008000"/>
          <w:sz w:val="24"/>
          <w:lang w:eastAsia="zh-CN"/>
        </w:rPr>
        <w:t>；</w:t>
      </w:r>
      <w:bookmarkEnd w:id="18"/>
    </w:p>
    <w:p w14:paraId="0DE680D5">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自本协议签订日起至项目运营管理公司股权交割给乙方之日（以工商登记为准）为过渡期。</w:t>
      </w:r>
      <w:r>
        <w:rPr>
          <w:rFonts w:hint="eastAsia" w:ascii="仿宋" w:hAnsi="仿宋" w:eastAsia="仿宋" w:cs="仿宋"/>
          <w:color w:val="FF0000"/>
          <w:sz w:val="24"/>
        </w:rPr>
        <w:t>过渡期内，乙方作为项目运营公司实际控制方负责项目运营管理，项目运营管理公司的正常经营性损益归项目运营管理公司，甲乙双方不因此调整交易价款。</w:t>
      </w:r>
      <w:r>
        <w:rPr>
          <w:rFonts w:hint="eastAsia" w:ascii="仿宋" w:hAnsi="仿宋" w:eastAsia="仿宋" w:cs="仿宋"/>
          <w:sz w:val="24"/>
        </w:rPr>
        <w:t>因项目运营管理新发生的诉讼、资产交易事项导致项目运营管理公司净资产减损的，由乙方承担责任。各方应按本协议约定履行过渡期义务，以保护目标公司利益为目的并以勤勉、负责的态度进行。</w:t>
      </w:r>
    </w:p>
    <w:p w14:paraId="45CB19BE">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陈述与保证</w:t>
      </w:r>
    </w:p>
    <w:p w14:paraId="481BCD88">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各方在此做出如下陈述与保证：</w:t>
      </w:r>
    </w:p>
    <w:p w14:paraId="4CC4A919">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各方确认，各方系建立在对本部分陈述与保证充分信赖之基础上达成本协议；</w:t>
      </w:r>
    </w:p>
    <w:p w14:paraId="606E902D">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各方均系依中国法律合法成立并有效存续的企业，各方均具备签署及履行本协议所需的完全的权力和授权；</w:t>
      </w:r>
    </w:p>
    <w:p w14:paraId="1CA73477">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各方对本协议的签署和履行，已经被正当授权。本协议经各方正当签署，即构成对各方有效的且具有约束力的义务；</w:t>
      </w:r>
    </w:p>
    <w:p w14:paraId="6B6AD350">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甲方对标的股权享有合法的、完全的所有权和处分权，标的股权上不存在任何权利负担；</w:t>
      </w:r>
    </w:p>
    <w:p w14:paraId="440ED131">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各方将严格按照本协议的约定履行义务。</w:t>
      </w:r>
    </w:p>
    <w:p w14:paraId="350A8D08">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股权转让工商变更完成日前如发生下列情形之一，该方应及时通知对方，但是该通知不视为违反前述陈述与保证：</w:t>
      </w:r>
    </w:p>
    <w:p w14:paraId="7E86E856">
      <w:pPr>
        <w:numPr>
          <w:ilvl w:val="0"/>
          <w:numId w:val="10"/>
        </w:numPr>
        <w:spacing w:line="360" w:lineRule="auto"/>
        <w:ind w:left="420" w:leftChars="200"/>
        <w:rPr>
          <w:rFonts w:hint="eastAsia" w:ascii="仿宋" w:hAnsi="仿宋" w:eastAsia="仿宋" w:cs="仿宋"/>
          <w:sz w:val="24"/>
        </w:rPr>
      </w:pPr>
      <w:r>
        <w:rPr>
          <w:rFonts w:hint="eastAsia" w:ascii="仿宋" w:hAnsi="仿宋" w:eastAsia="仿宋" w:cs="仿宋"/>
          <w:sz w:val="24"/>
        </w:rPr>
        <w:t>发生导致本协议记载的各方的陈述与保证可能与事实不相符或不准确的事由；</w:t>
      </w:r>
    </w:p>
    <w:p w14:paraId="60E4C9F2">
      <w:pPr>
        <w:numPr>
          <w:ilvl w:val="0"/>
          <w:numId w:val="10"/>
        </w:numPr>
        <w:spacing w:line="360" w:lineRule="auto"/>
        <w:ind w:left="420" w:leftChars="200"/>
        <w:rPr>
          <w:rFonts w:hint="eastAsia" w:ascii="仿宋" w:hAnsi="仿宋" w:eastAsia="仿宋" w:cs="仿宋"/>
          <w:sz w:val="24"/>
        </w:rPr>
      </w:pPr>
      <w:r>
        <w:rPr>
          <w:rFonts w:hint="eastAsia" w:ascii="仿宋" w:hAnsi="仿宋" w:eastAsia="仿宋" w:cs="仿宋"/>
          <w:sz w:val="24"/>
        </w:rPr>
        <w:t>各方不能依据本协议的约定遵守或满足承诺、先决条件或约定事项的。</w:t>
      </w:r>
    </w:p>
    <w:p w14:paraId="2655802B">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甲方及目标公司签署协议及履行协议项下义务时已经履行了甲方及目标公司股东会或董事会的内部表决程序以及其他应当履行的程序，有权签署本协议，确保本协议合法有效。</w:t>
      </w:r>
    </w:p>
    <w:p w14:paraId="199EB9FA">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甲方及目标公司保证向乙方交付的文件、资料等书面材料无遗漏及虚假，并保证严格遵守诚实信用原则，不得作虚假陈述，并应如实告知乙方与其受让股权有关的信息。</w:t>
      </w:r>
    </w:p>
    <w:p w14:paraId="533194B1">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如因甲方陈述与保证不真实或甲方违反陈述与保证事项，给乙方或目标公司造成损失或承担费用等，全部由甲方承担。</w:t>
      </w:r>
    </w:p>
    <w:p w14:paraId="3BE74703">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一方在本协议项下做出的声明和保证是不真实、不准确、不完整或具有误导性的，或一方未按本协议的规定履行本协议项下的约定、承诺、义务并经另一方发出书面通知后10个工作日内未采取有效的补救措施，或一方存在其他违约行为导致本合同目的不能实现的，非违约方有权解除本协议。</w:t>
      </w:r>
    </w:p>
    <w:p w14:paraId="1690A3B3">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违约责任</w:t>
      </w:r>
    </w:p>
    <w:p w14:paraId="7EDCBE04">
      <w:pPr>
        <w:numPr>
          <w:ilvl w:val="0"/>
          <w:numId w:val="11"/>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甲方及目标公司应当依据本协议约定履行义务，若逾期则应当按照逾期金额的3‱（万分之三）</w:t>
      </w:r>
      <w:del w:id="114" w:author="三强锅 [2]" w:date="2025-10-14T16:24:46Z">
        <w:bookmarkStart w:id="19" w:name="OfficeAI_Del_92_42"/>
        <w:r>
          <w:rPr>
            <w:rFonts w:hint="eastAsia" w:ascii="仿宋" w:hAnsi="仿宋" w:eastAsia="仿宋" w:cs="仿宋"/>
            <w:strike/>
            <w:color w:val="FF0000"/>
            <w:sz w:val="24"/>
          </w:rPr>
          <w:delText>元</w:delText>
        </w:r>
        <w:bookmarkEnd w:id="19"/>
      </w:del>
      <w:r>
        <w:rPr>
          <w:rFonts w:hint="eastAsia" w:ascii="仿宋" w:hAnsi="仿宋" w:eastAsia="仿宋" w:cs="仿宋"/>
          <w:sz w:val="24"/>
        </w:rPr>
        <w:t>每日向乙方支付违约金；如逾期超过30个自然日，乙方有权解除合同，甲方应按合同金额的 10% 向乙方支付违约金，同时赔偿乙方因此遭受的损失。</w:t>
      </w:r>
    </w:p>
    <w:p w14:paraId="3DBB4442">
      <w:pPr>
        <w:numPr>
          <w:ilvl w:val="0"/>
          <w:numId w:val="11"/>
        </w:numPr>
        <w:spacing w:line="360" w:lineRule="auto"/>
        <w:ind w:firstLine="480" w:firstLineChars="200"/>
        <w:rPr>
          <w:rFonts w:hint="eastAsia" w:ascii="仿宋" w:hAnsi="仿宋" w:eastAsia="仿宋" w:cs="仿宋"/>
          <w:sz w:val="24"/>
        </w:rPr>
      </w:pPr>
      <w:r>
        <w:rPr>
          <w:rFonts w:hint="eastAsia" w:ascii="仿宋" w:hAnsi="仿宋" w:eastAsia="仿宋" w:cs="仿宋"/>
          <w:sz w:val="24"/>
        </w:rPr>
        <w:t>除非各方另有约定外，若因任何一方违反本协议任何一条的陈述和保证或其他约定，而使另一方蒙受任何损失，则违约方应就守约方蒙受的一切损失向守约方做出足额赔偿。</w:t>
      </w:r>
    </w:p>
    <w:p w14:paraId="2B991379">
      <w:pPr>
        <w:numPr>
          <w:ilvl w:val="0"/>
          <w:numId w:val="11"/>
        </w:numPr>
        <w:spacing w:line="360" w:lineRule="auto"/>
        <w:ind w:firstLine="480" w:firstLineChars="200"/>
        <w:rPr>
          <w:rFonts w:hint="eastAsia" w:ascii="仿宋" w:hAnsi="仿宋" w:eastAsia="仿宋" w:cs="仿宋"/>
          <w:sz w:val="24"/>
        </w:rPr>
      </w:pPr>
      <w:r>
        <w:rPr>
          <w:rFonts w:hint="eastAsia" w:ascii="仿宋" w:hAnsi="仿宋" w:eastAsia="仿宋" w:cs="仿宋"/>
          <w:sz w:val="24"/>
        </w:rPr>
        <w:t>守约方在追究违约方违约责任的前提下，仍可要求继续履行本协议。</w:t>
      </w:r>
    </w:p>
    <w:p w14:paraId="11A690E2">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通知及送达</w:t>
      </w:r>
    </w:p>
    <w:p w14:paraId="614250A8">
      <w:pPr>
        <w:numPr>
          <w:ilvl w:val="0"/>
          <w:numId w:val="12"/>
        </w:numPr>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双方确认以下地址及联系方式为各自有效的送达地址：</w:t>
      </w:r>
    </w:p>
    <w:p w14:paraId="703C6B78">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甲方送达地址：</w:t>
      </w:r>
    </w:p>
    <w:p w14:paraId="246EC6B8">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甲方联系人：</w:t>
      </w:r>
    </w:p>
    <w:p w14:paraId="1FB5468B">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甲方联系邮箱：</w:t>
      </w:r>
    </w:p>
    <w:p w14:paraId="475F344C">
      <w:pPr>
        <w:spacing w:line="360" w:lineRule="auto"/>
        <w:ind w:firstLine="480" w:firstLineChars="200"/>
        <w:rPr>
          <w:rFonts w:hint="eastAsia" w:ascii="仿宋" w:hAnsi="仿宋" w:eastAsia="仿宋" w:cs="仿宋"/>
          <w:sz w:val="24"/>
        </w:rPr>
      </w:pPr>
    </w:p>
    <w:p w14:paraId="4640727D">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乙方送达地址：</w:t>
      </w:r>
    </w:p>
    <w:p w14:paraId="068B41AF">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乙方联系人：</w:t>
      </w:r>
    </w:p>
    <w:p w14:paraId="6765B9A1">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乙方联系邮箱：</w:t>
      </w:r>
    </w:p>
    <w:p w14:paraId="27463FC3">
      <w:pPr>
        <w:spacing w:line="360" w:lineRule="auto"/>
        <w:ind w:firstLine="480" w:firstLineChars="200"/>
        <w:rPr>
          <w:rFonts w:hint="eastAsia" w:ascii="仿宋" w:hAnsi="仿宋" w:eastAsia="仿宋" w:cs="仿宋"/>
          <w:sz w:val="24"/>
        </w:rPr>
      </w:pPr>
      <w:r>
        <w:rPr>
          <w:rFonts w:hint="eastAsia" w:ascii="仿宋" w:hAnsi="仿宋" w:eastAsia="仿宋" w:cs="仿宋"/>
          <w:sz w:val="24"/>
        </w:rPr>
        <w:t>该地址适用于与本合同相关的各类书面文件、通知、法律文书等的送达，包括但不限于合同履行过程中的各类通知、催告函、解除合同通知、诉讼文书等。</w:t>
      </w:r>
    </w:p>
    <w:p w14:paraId="7CB8676E">
      <w:pPr>
        <w:numPr>
          <w:ilvl w:val="0"/>
          <w:numId w:val="12"/>
        </w:numPr>
        <w:spacing w:line="360" w:lineRule="auto"/>
        <w:ind w:firstLine="480" w:firstLineChars="200"/>
        <w:rPr>
          <w:rFonts w:hint="eastAsia" w:ascii="仿宋" w:hAnsi="仿宋" w:eastAsia="仿宋" w:cs="仿宋"/>
          <w:sz w:val="24"/>
        </w:rPr>
      </w:pPr>
      <w:r>
        <w:rPr>
          <w:rFonts w:hint="eastAsia" w:ascii="仿宋" w:hAnsi="仿宋" w:eastAsia="仿宋" w:cs="仿宋"/>
          <w:sz w:val="24"/>
        </w:rPr>
        <w:t>送达地址的变更</w:t>
      </w:r>
    </w:p>
    <w:p w14:paraId="6D7D3105">
      <w:pPr>
        <w:spacing w:line="360" w:lineRule="auto"/>
        <w:ind w:firstLine="480" w:firstLineChars="200"/>
        <w:rPr>
          <w:rFonts w:hint="eastAsia" w:ascii="仿宋" w:hAnsi="仿宋" w:eastAsia="仿宋" w:cs="仿宋"/>
          <w:sz w:val="24"/>
        </w:rPr>
      </w:pPr>
      <w:r>
        <w:rPr>
          <w:rFonts w:hint="eastAsia" w:ascii="仿宋" w:hAnsi="仿宋" w:eastAsia="仿宋" w:cs="仿宋"/>
          <w:sz w:val="24"/>
        </w:rPr>
        <w:t>若一方送达地址发生变更，应在变更后的5个工作日内以书面形式通知对方。未及时通知的，对方按照原地址送达相关文件即视为有效送达，由此产生的一切后果由地址变更方承担。</w:t>
      </w:r>
    </w:p>
    <w:p w14:paraId="46D90543">
      <w:pPr>
        <w:numPr>
          <w:ilvl w:val="0"/>
          <w:numId w:val="12"/>
        </w:numPr>
        <w:spacing w:line="360" w:lineRule="auto"/>
        <w:ind w:firstLine="480" w:firstLineChars="200"/>
        <w:rPr>
          <w:rFonts w:hint="eastAsia" w:ascii="仿宋" w:hAnsi="仿宋" w:eastAsia="仿宋" w:cs="仿宋"/>
          <w:sz w:val="24"/>
        </w:rPr>
      </w:pPr>
      <w:r>
        <w:rPr>
          <w:rFonts w:hint="eastAsia" w:ascii="仿宋" w:hAnsi="仿宋" w:eastAsia="仿宋" w:cs="仿宋"/>
          <w:sz w:val="24"/>
        </w:rPr>
        <w:t>送达方式及效力</w:t>
      </w:r>
    </w:p>
    <w:p w14:paraId="4539228F">
      <w:pPr>
        <w:numPr>
          <w:ilvl w:val="0"/>
          <w:numId w:val="13"/>
        </w:numPr>
        <w:spacing w:line="360" w:lineRule="auto"/>
        <w:ind w:firstLine="480" w:firstLineChars="200"/>
        <w:rPr>
          <w:rFonts w:hint="eastAsia" w:ascii="仿宋" w:hAnsi="仿宋" w:eastAsia="仿宋" w:cs="仿宋"/>
          <w:sz w:val="24"/>
        </w:rPr>
      </w:pPr>
      <w:r>
        <w:rPr>
          <w:rFonts w:hint="eastAsia" w:ascii="仿宋" w:hAnsi="仿宋" w:eastAsia="仿宋" w:cs="仿宋"/>
          <w:sz w:val="24"/>
        </w:rPr>
        <w:t>直接送达：将文书直接交付给对方指定的收件人或送达地址，以收件人签收之日为送达日。</w:t>
      </w:r>
    </w:p>
    <w:p w14:paraId="6010BBC4">
      <w:pPr>
        <w:numPr>
          <w:ilvl w:val="0"/>
          <w:numId w:val="13"/>
        </w:numPr>
        <w:spacing w:line="360" w:lineRule="auto"/>
        <w:ind w:firstLine="480" w:firstLineChars="200"/>
        <w:rPr>
          <w:rFonts w:hint="eastAsia" w:ascii="仿宋" w:hAnsi="仿宋" w:eastAsia="仿宋" w:cs="仿宋"/>
          <w:sz w:val="24"/>
        </w:rPr>
      </w:pPr>
      <w:r>
        <w:rPr>
          <w:rFonts w:hint="eastAsia" w:ascii="仿宋" w:hAnsi="仿宋" w:eastAsia="仿宋" w:cs="仿宋"/>
          <w:sz w:val="24"/>
        </w:rPr>
        <w:t>邮寄送达：以邮寄签收之日视为送达之日。若因地址不准确或其他原因导致邮件被退回，退回之日视为送达之日。</w:t>
      </w:r>
    </w:p>
    <w:p w14:paraId="4D863C28">
      <w:pPr>
        <w:numPr>
          <w:ilvl w:val="0"/>
          <w:numId w:val="13"/>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电子送达：通过电子邮件发送至对方指定邮箱的，以邮件进入对方服务器时间为送达时间，但需以系统生成的发送成功回执为凭证；通过合同约定或双方确认的即时通讯工具（如微信、钉钉等）发送的，以平台系统记录的成功传输时间为准。</w:t>
      </w:r>
    </w:p>
    <w:p w14:paraId="0C2845C0">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保密</w:t>
      </w:r>
    </w:p>
    <w:p w14:paraId="29FAF5A6">
      <w:pPr>
        <w:numPr>
          <w:ilvl w:val="0"/>
          <w:numId w:val="14"/>
        </w:numPr>
        <w:spacing w:line="360" w:lineRule="auto"/>
        <w:ind w:firstLine="480" w:firstLineChars="200"/>
        <w:rPr>
          <w:rFonts w:hint="eastAsia" w:ascii="仿宋" w:hAnsi="仿宋" w:eastAsia="仿宋" w:cs="仿宋"/>
          <w:sz w:val="24"/>
        </w:rPr>
      </w:pPr>
      <w:r>
        <w:rPr>
          <w:rFonts w:hint="eastAsia" w:ascii="仿宋" w:hAnsi="仿宋" w:eastAsia="仿宋" w:cs="仿宋"/>
          <w:sz w:val="24"/>
        </w:rPr>
        <w:t>合同各方保证对在讨论、签订、履行本协议过程中所获悉的属于其他方的且无法自公开渠道</w:t>
      </w:r>
      <w:ins w:id="115" w:author="三强锅 [2]" w:date="2025-10-14T16:13:16Z">
        <w:bookmarkStart w:id="20" w:name="OfficeAI_Add_112_40"/>
        <w:r>
          <w:rPr>
            <w:rFonts w:hint="eastAsia" w:ascii="仿宋" w:hAnsi="仿宋" w:eastAsia="仿宋" w:cs="仿宋"/>
            <w:color w:val="008000"/>
            <w:sz w:val="24"/>
            <w:lang w:eastAsia="zh-CN"/>
          </w:rPr>
          <w:t>获取</w:t>
        </w:r>
        <w:bookmarkEnd w:id="20"/>
      </w:ins>
      <w:r>
        <w:rPr>
          <w:rFonts w:hint="eastAsia" w:ascii="仿宋" w:hAnsi="仿宋" w:eastAsia="仿宋" w:cs="仿宋"/>
          <w:sz w:val="24"/>
        </w:rPr>
        <w:t>的文件及资料（包括但不限于商业秘密、公司计划、运营活动、财务信息、技术信息、经营信息及其他商业秘密）予以保密。未经该资料和文件的原提供方同意，其他方不得向任何第三方泄露该商业秘密的全部或部分内容。</w:t>
      </w:r>
    </w:p>
    <w:p w14:paraId="6D71944D">
      <w:pPr>
        <w:numPr>
          <w:ilvl w:val="0"/>
          <w:numId w:val="14"/>
        </w:numPr>
        <w:spacing w:line="360" w:lineRule="auto"/>
        <w:ind w:firstLine="480" w:firstLineChars="200"/>
        <w:rPr>
          <w:rFonts w:hint="eastAsia" w:ascii="仿宋" w:hAnsi="仿宋" w:eastAsia="仿宋" w:cs="仿宋"/>
          <w:sz w:val="24"/>
        </w:rPr>
      </w:pPr>
      <w:r>
        <w:rPr>
          <w:rFonts w:hint="eastAsia" w:ascii="仿宋" w:hAnsi="仿宋" w:eastAsia="仿宋" w:cs="仿宋"/>
          <w:sz w:val="24"/>
        </w:rPr>
        <w:t>上述保密义务，在本协议终止或解除之后仍需履行。</w:t>
      </w:r>
    </w:p>
    <w:p w14:paraId="794F18E8">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不可抗力</w:t>
      </w:r>
    </w:p>
    <w:p w14:paraId="70792A3B">
      <w:pPr>
        <w:numPr>
          <w:ilvl w:val="0"/>
          <w:numId w:val="15"/>
        </w:numPr>
        <w:spacing w:line="360" w:lineRule="auto"/>
        <w:ind w:firstLine="480" w:firstLineChars="200"/>
        <w:rPr>
          <w:rFonts w:hint="eastAsia" w:ascii="仿宋" w:hAnsi="仿宋" w:eastAsia="仿宋" w:cs="仿宋"/>
          <w:sz w:val="24"/>
        </w:rPr>
      </w:pPr>
      <w:r>
        <w:rPr>
          <w:rFonts w:hint="eastAsia" w:ascii="仿宋" w:hAnsi="仿宋" w:eastAsia="仿宋" w:cs="仿宋"/>
          <w:sz w:val="24"/>
        </w:rPr>
        <w:t>不可抗力是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A1E7092">
      <w:pPr>
        <w:numPr>
          <w:ilvl w:val="0"/>
          <w:numId w:val="15"/>
        </w:numPr>
        <w:spacing w:line="360" w:lineRule="auto"/>
        <w:ind w:firstLine="480" w:firstLineChars="200"/>
        <w:rPr>
          <w:rFonts w:hint="eastAsia" w:ascii="仿宋" w:hAnsi="仿宋" w:eastAsia="仿宋" w:cs="仿宋"/>
          <w:sz w:val="24"/>
        </w:rPr>
      </w:pPr>
      <w:r>
        <w:rPr>
          <w:rFonts w:hint="eastAsia" w:ascii="仿宋" w:hAnsi="仿宋" w:eastAsia="仿宋" w:cs="仿宋"/>
          <w:sz w:val="24"/>
        </w:rPr>
        <w:t>如果发生不可抗力事件，影响一方履行其在本协议项下的义务，则在不可抗力造成的延误期内中止履行，而不视为违约。</w:t>
      </w:r>
    </w:p>
    <w:p w14:paraId="31729A8F">
      <w:pPr>
        <w:numPr>
          <w:ilvl w:val="0"/>
          <w:numId w:val="15"/>
        </w:numPr>
        <w:spacing w:line="360" w:lineRule="auto"/>
        <w:ind w:firstLine="480" w:firstLineChars="200"/>
        <w:rPr>
          <w:rFonts w:hint="eastAsia" w:ascii="仿宋" w:hAnsi="仿宋" w:eastAsia="仿宋" w:cs="仿宋"/>
          <w:sz w:val="24"/>
        </w:rPr>
      </w:pPr>
      <w:r>
        <w:rPr>
          <w:rFonts w:hint="eastAsia" w:ascii="仿宋" w:hAnsi="仿宋" w:eastAsia="仿宋" w:cs="仿宋"/>
          <w:sz w:val="24"/>
        </w:rPr>
        <w:t>如果发生不可抗力事件，各方应立即互相协商，以找到公平的解决办法，并且应尽一切合理努力将不可抗力的影响减少到最低限度。</w:t>
      </w:r>
    </w:p>
    <w:p w14:paraId="58BBAD39">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争议解决</w:t>
      </w:r>
    </w:p>
    <w:p w14:paraId="227FB149">
      <w:pPr>
        <w:pStyle w:val="16"/>
        <w:numPr>
          <w:ilvl w:val="0"/>
          <w:numId w:val="16"/>
        </w:numPr>
        <w:spacing w:line="360" w:lineRule="auto"/>
        <w:ind w:left="0" w:firstLine="480"/>
        <w:rPr>
          <w:rFonts w:hint="eastAsia" w:ascii="仿宋" w:hAnsi="仿宋" w:eastAsia="仿宋" w:cs="仿宋"/>
          <w:sz w:val="24"/>
        </w:rPr>
      </w:pPr>
      <w:r>
        <w:rPr>
          <w:rFonts w:hint="eastAsia" w:ascii="仿宋" w:hAnsi="仿宋" w:eastAsia="仿宋" w:cs="仿宋"/>
          <w:sz w:val="24"/>
        </w:rPr>
        <w:t>因本协议产生的或与其有关的任何争议或分歧，包括本协议的成立、解释、效力、终止或履行等有关的任何问题，均适用中国法律。</w:t>
      </w:r>
    </w:p>
    <w:p w14:paraId="16C98377">
      <w:pPr>
        <w:pStyle w:val="16"/>
        <w:numPr>
          <w:ilvl w:val="0"/>
          <w:numId w:val="16"/>
        </w:numPr>
        <w:spacing w:line="360" w:lineRule="auto"/>
        <w:ind w:left="0" w:firstLine="480"/>
        <w:rPr>
          <w:rFonts w:hint="eastAsia" w:ascii="仿宋" w:hAnsi="仿宋" w:eastAsia="仿宋" w:cs="仿宋"/>
          <w:sz w:val="24"/>
        </w:rPr>
      </w:pPr>
      <w:r>
        <w:rPr>
          <w:rFonts w:hint="eastAsia" w:ascii="仿宋" w:hAnsi="仿宋" w:eastAsia="仿宋" w:cs="仿宋"/>
          <w:sz w:val="24"/>
        </w:rPr>
        <w:t>本协议所发生的或与本协议有关的一切争论、争议和要求，包括关于本协议的存在和有效性的争议，协议各方应通过友好协商解决。如协商不成，任何一方均可向目标公司所在地有管辖权的人民法院提起诉讼。</w:t>
      </w:r>
    </w:p>
    <w:p w14:paraId="53B57DF2">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其他</w:t>
      </w:r>
    </w:p>
    <w:p w14:paraId="29E3DEB4">
      <w:pPr>
        <w:numPr>
          <w:ilvl w:val="0"/>
          <w:numId w:val="17"/>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本协议未尽事宜，双方应另行协商并签订补充协议。补充协议与本协议具有同等法律效力。</w:t>
      </w:r>
    </w:p>
    <w:p w14:paraId="719437DF">
      <w:pPr>
        <w:numPr>
          <w:ilvl w:val="0"/>
          <w:numId w:val="17"/>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本协议一式叁份，合同各方各执壹份。各份合同文本具有同等法律效力。</w:t>
      </w:r>
    </w:p>
    <w:p w14:paraId="3CE10C3A">
      <w:pPr>
        <w:numPr>
          <w:ilvl w:val="0"/>
          <w:numId w:val="17"/>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本合同经各方签名或加盖公章之日起生效。</w:t>
      </w:r>
    </w:p>
    <w:p w14:paraId="51215D45">
      <w:pPr>
        <w:spacing w:line="360" w:lineRule="auto"/>
        <w:rPr>
          <w:rFonts w:hint="eastAsia" w:ascii="仿宋" w:hAnsi="仿宋" w:eastAsia="仿宋" w:cs="仿宋"/>
          <w:sz w:val="24"/>
        </w:rPr>
      </w:pPr>
      <w:r>
        <w:rPr>
          <w:rFonts w:hint="eastAsia" w:ascii="仿宋" w:hAnsi="仿宋" w:eastAsia="仿宋" w:cs="仿宋"/>
          <w:sz w:val="24"/>
        </w:rPr>
        <w:t>（以下无正文）</w:t>
      </w:r>
    </w:p>
    <w:p w14:paraId="237C967D">
      <w:pPr>
        <w:rPr>
          <w:rFonts w:hint="eastAsia" w:ascii="仿宋" w:hAnsi="仿宋" w:eastAsia="仿宋" w:cs="仿宋"/>
          <w:sz w:val="24"/>
        </w:rPr>
      </w:pPr>
      <w:r>
        <w:rPr>
          <w:rFonts w:hint="eastAsia" w:ascii="仿宋" w:hAnsi="仿宋" w:eastAsia="仿宋" w:cs="仿宋"/>
          <w:sz w:val="24"/>
        </w:rPr>
        <w:br w:type="page"/>
      </w:r>
    </w:p>
    <w:p w14:paraId="0D77188E">
      <w:pPr>
        <w:spacing w:line="360" w:lineRule="auto"/>
        <w:rPr>
          <w:rFonts w:hint="eastAsia" w:ascii="仿宋" w:hAnsi="仿宋" w:eastAsia="仿宋" w:cs="仿宋"/>
          <w:sz w:val="24"/>
        </w:rPr>
      </w:pPr>
      <w:r>
        <w:rPr>
          <w:rFonts w:hint="eastAsia" w:ascii="仿宋" w:hAnsi="仿宋" w:eastAsia="仿宋" w:cs="仿宋"/>
          <w:sz w:val="24"/>
        </w:rPr>
        <w:t>（本页无正文，系甲方、乙方和目标公司《股权转让协议》的签章页）</w:t>
      </w:r>
    </w:p>
    <w:p w14:paraId="4F566267">
      <w:pPr>
        <w:spacing w:line="360" w:lineRule="auto"/>
        <w:rPr>
          <w:rFonts w:hint="eastAsia" w:ascii="仿宋" w:hAnsi="仿宋" w:eastAsia="仿宋" w:cs="仿宋"/>
          <w:sz w:val="24"/>
        </w:rPr>
      </w:pPr>
    </w:p>
    <w:p w14:paraId="6E78E697">
      <w:pPr>
        <w:spacing w:line="360" w:lineRule="auto"/>
        <w:rPr>
          <w:rFonts w:hint="eastAsia" w:ascii="仿宋" w:hAnsi="仿宋" w:eastAsia="仿宋" w:cs="仿宋"/>
          <w:sz w:val="24"/>
        </w:rPr>
      </w:pPr>
    </w:p>
    <w:p w14:paraId="2C4DC7EA">
      <w:pPr>
        <w:spacing w:line="360" w:lineRule="auto"/>
        <w:rPr>
          <w:rFonts w:hint="eastAsia" w:ascii="仿宋" w:hAnsi="仿宋" w:eastAsia="仿宋" w:cs="仿宋"/>
          <w:sz w:val="24"/>
        </w:rPr>
      </w:pPr>
    </w:p>
    <w:p w14:paraId="045F6955">
      <w:pPr>
        <w:spacing w:line="360" w:lineRule="auto"/>
        <w:rPr>
          <w:rFonts w:hint="eastAsia" w:ascii="仿宋" w:hAnsi="仿宋" w:eastAsia="仿宋" w:cs="仿宋"/>
          <w:b w:val="0"/>
          <w:bCs w:val="0"/>
          <w:sz w:val="24"/>
        </w:rPr>
      </w:pPr>
      <w:bookmarkStart w:id="21" w:name="OfficeAI_Del_131_0"/>
      <w:r>
        <w:rPr>
          <w:rFonts w:hint="eastAsia" w:ascii="仿宋" w:hAnsi="仿宋" w:eastAsia="仿宋" w:cs="仿宋"/>
          <w:b w:val="0"/>
          <w:bCs w:val="0"/>
          <w:strike w:val="0"/>
          <w:sz w:val="24"/>
        </w:rPr>
        <w:t>甲方（盖章）：</w:t>
      </w:r>
      <w:bookmarkEnd w:id="21"/>
    </w:p>
    <w:p w14:paraId="76DBD2E5">
      <w:pPr>
        <w:spacing w:line="360" w:lineRule="auto"/>
        <w:rPr>
          <w:rFonts w:hint="eastAsia" w:ascii="仿宋" w:hAnsi="仿宋" w:eastAsia="仿宋" w:cs="仿宋"/>
          <w:sz w:val="24"/>
        </w:rPr>
      </w:pPr>
    </w:p>
    <w:p w14:paraId="004C3545">
      <w:pPr>
        <w:spacing w:line="360" w:lineRule="auto"/>
        <w:rPr>
          <w:rFonts w:hint="eastAsia" w:ascii="仿宋" w:hAnsi="仿宋" w:eastAsia="仿宋" w:cs="仿宋"/>
          <w:sz w:val="24"/>
        </w:rPr>
      </w:pPr>
    </w:p>
    <w:p w14:paraId="3F48F9D8">
      <w:pPr>
        <w:spacing w:line="360" w:lineRule="auto"/>
        <w:rPr>
          <w:rFonts w:hint="eastAsia" w:ascii="仿宋" w:hAnsi="仿宋" w:eastAsia="仿宋" w:cs="仿宋"/>
          <w:sz w:val="24"/>
        </w:rPr>
      </w:pPr>
    </w:p>
    <w:p w14:paraId="0A8A3446">
      <w:pPr>
        <w:spacing w:line="360" w:lineRule="auto"/>
        <w:rPr>
          <w:rFonts w:hint="eastAsia" w:ascii="仿宋" w:hAnsi="仿宋" w:eastAsia="仿宋" w:cs="仿宋"/>
          <w:sz w:val="24"/>
        </w:rPr>
      </w:pPr>
    </w:p>
    <w:p w14:paraId="187E3BE7">
      <w:pPr>
        <w:spacing w:line="360" w:lineRule="auto"/>
        <w:rPr>
          <w:rFonts w:hint="eastAsia" w:ascii="仿宋" w:hAnsi="仿宋" w:eastAsia="仿宋" w:cs="仿宋"/>
          <w:b w:val="0"/>
          <w:bCs w:val="0"/>
          <w:sz w:val="24"/>
        </w:rPr>
      </w:pPr>
      <w:bookmarkStart w:id="22" w:name="OfficeAI_Del_136_0"/>
      <w:r>
        <w:rPr>
          <w:rFonts w:hint="eastAsia" w:ascii="仿宋" w:hAnsi="仿宋" w:eastAsia="仿宋" w:cs="仿宋"/>
          <w:b w:val="0"/>
          <w:bCs w:val="0"/>
          <w:strike w:val="0"/>
          <w:sz w:val="24"/>
        </w:rPr>
        <w:t>乙方（盖章）：</w:t>
      </w:r>
      <w:bookmarkEnd w:id="22"/>
    </w:p>
    <w:p w14:paraId="49EB379B">
      <w:pPr>
        <w:spacing w:line="360" w:lineRule="auto"/>
        <w:rPr>
          <w:rFonts w:hint="eastAsia" w:ascii="仿宋" w:hAnsi="仿宋" w:eastAsia="仿宋" w:cs="仿宋"/>
          <w:sz w:val="24"/>
        </w:rPr>
      </w:pPr>
    </w:p>
    <w:p w14:paraId="5E2B6BFF">
      <w:pPr>
        <w:spacing w:line="360" w:lineRule="auto"/>
        <w:rPr>
          <w:rFonts w:hint="eastAsia" w:ascii="仿宋" w:hAnsi="仿宋" w:eastAsia="仿宋" w:cs="仿宋"/>
          <w:sz w:val="24"/>
        </w:rPr>
      </w:pPr>
    </w:p>
    <w:p w14:paraId="211C4F85">
      <w:pPr>
        <w:spacing w:line="360" w:lineRule="auto"/>
        <w:rPr>
          <w:rFonts w:hint="eastAsia" w:ascii="仿宋" w:hAnsi="仿宋" w:eastAsia="仿宋" w:cs="仿宋"/>
          <w:sz w:val="24"/>
        </w:rPr>
      </w:pPr>
    </w:p>
    <w:p w14:paraId="2700CD6B">
      <w:pPr>
        <w:spacing w:line="360" w:lineRule="auto"/>
        <w:rPr>
          <w:rFonts w:hint="eastAsia" w:ascii="仿宋" w:hAnsi="仿宋" w:eastAsia="仿宋" w:cs="仿宋"/>
          <w:sz w:val="24"/>
        </w:rPr>
      </w:pPr>
    </w:p>
    <w:p w14:paraId="063B51E3">
      <w:pPr>
        <w:spacing w:line="360" w:lineRule="auto"/>
        <w:rPr>
          <w:rFonts w:hint="eastAsia" w:ascii="仿宋" w:hAnsi="仿宋" w:eastAsia="仿宋" w:cs="仿宋"/>
          <w:sz w:val="24"/>
        </w:rPr>
      </w:pPr>
      <w:bookmarkStart w:id="23" w:name="OfficeAI_Del_141_0"/>
      <w:r>
        <w:rPr>
          <w:rFonts w:hint="eastAsia" w:ascii="仿宋" w:hAnsi="仿宋" w:eastAsia="仿宋" w:cs="仿宋"/>
          <w:b w:val="0"/>
          <w:bCs w:val="0"/>
          <w:strike w:val="0"/>
          <w:sz w:val="24"/>
        </w:rPr>
        <w:t>目标公司（盖章）：</w:t>
      </w:r>
      <w:bookmarkEnd w:id="23"/>
    </w:p>
    <w:p w14:paraId="5E9393BC">
      <w:pPr>
        <w:spacing w:line="360" w:lineRule="auto"/>
        <w:rPr>
          <w:rFonts w:hint="eastAsia" w:ascii="仿宋" w:hAnsi="仿宋" w:eastAsia="仿宋" w:cs="仿宋"/>
          <w:sz w:val="24"/>
        </w:rPr>
      </w:pPr>
    </w:p>
    <w:p w14:paraId="7B9F59CD">
      <w:pPr>
        <w:spacing w:line="360" w:lineRule="auto"/>
        <w:rPr>
          <w:rFonts w:hint="eastAsia" w:ascii="仿宋" w:hAnsi="仿宋" w:eastAsia="仿宋" w:cs="仿宋"/>
          <w:sz w:val="24"/>
        </w:rPr>
      </w:pPr>
    </w:p>
    <w:p w14:paraId="6276D74C">
      <w:pPr>
        <w:spacing w:line="360" w:lineRule="auto"/>
        <w:rPr>
          <w:rFonts w:hint="eastAsia" w:ascii="仿宋" w:hAnsi="仿宋" w:eastAsia="仿宋" w:cs="仿宋"/>
          <w:sz w:val="24"/>
        </w:rPr>
      </w:pPr>
    </w:p>
    <w:p w14:paraId="2754297C">
      <w:pPr>
        <w:spacing w:line="360" w:lineRule="auto"/>
        <w:rPr>
          <w:rFonts w:hint="eastAsia" w:ascii="仿宋" w:hAnsi="仿宋" w:eastAsia="仿宋" w:cs="仿宋"/>
          <w:sz w:val="24"/>
        </w:rPr>
      </w:pPr>
    </w:p>
    <w:p w14:paraId="3BA703C1">
      <w:pPr>
        <w:spacing w:line="360" w:lineRule="auto"/>
        <w:rPr>
          <w:rFonts w:hint="eastAsia" w:ascii="仿宋" w:hAnsi="仿宋" w:eastAsia="仿宋" w:cs="仿宋"/>
          <w:b/>
          <w:bCs/>
          <w:sz w:val="24"/>
        </w:rPr>
      </w:pPr>
    </w:p>
    <w:sectPr>
      <w:headerReference r:id="rId5" w:type="default"/>
      <w:footerReference r:id="rId6" w:type="default"/>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徐兰兰" w:date="2025-09-28T15:07:00Z" w:initials="徐兰兰">
    <w:p w14:paraId="41B2880B">
      <w:pPr>
        <w:pStyle w:val="2"/>
        <w:rPr>
          <w:rFonts w:hint="eastAsia"/>
        </w:rPr>
      </w:pPr>
      <w:r>
        <w:rPr>
          <w:rFonts w:hint="eastAsia"/>
        </w:rPr>
        <w:t>建议此次说明一下：目标公司的债务大概有多少，净资产有多少，据此双方经协商一致的转股对接有多少。同时要求受让方在承接股权后多少日内完成对目标公司的注册资本实缴。</w:t>
      </w:r>
    </w:p>
  </w:comment>
  <w:comment w:id="1" w:author="thos. [2]" w:date="2025-10-13T18:12:37Z" w:initials="">
    <w:p w14:paraId="365E5D09">
      <w:pPr>
        <w:pStyle w:val="2"/>
        <w:rPr>
          <w:rFonts w:hint="default" w:eastAsiaTheme="minorEastAsia"/>
          <w:lang w:val="en-US" w:eastAsia="zh-CN"/>
        </w:rPr>
      </w:pPr>
      <w:r>
        <w:rPr>
          <w:rFonts w:hint="eastAsia"/>
          <w:lang w:val="en-US" w:eastAsia="zh-CN"/>
        </w:rPr>
        <w:t>商管公司法务修改意见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B2880B" w15:done="0"/>
  <w15:commentEx w15:paraId="365E5D0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11D66">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DC115">
                          <w:pPr>
                            <w:pStyle w:val="4"/>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 共 </w:t>
                          </w:r>
                          <w:r>
                            <w:rPr>
                              <w:rFonts w:hint="eastAsia" w:ascii="仿宋" w:hAnsi="仿宋" w:eastAsia="仿宋" w:cs="仿宋"/>
                            </w:rPr>
                            <w:fldChar w:fldCharType="begin"/>
                          </w:r>
                          <w:r>
                            <w:rPr>
                              <w:rFonts w:hint="eastAsia" w:ascii="仿宋" w:hAnsi="仿宋" w:eastAsia="仿宋" w:cs="仿宋"/>
                            </w:rPr>
                            <w:instrText xml:space="preserve"> NUMPAGES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BCDC115">
                    <w:pPr>
                      <w:pStyle w:val="4"/>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 共 </w:t>
                    </w:r>
                    <w:r>
                      <w:rPr>
                        <w:rFonts w:hint="eastAsia" w:ascii="仿宋" w:hAnsi="仿宋" w:eastAsia="仿宋" w:cs="仿宋"/>
                      </w:rPr>
                      <w:fldChar w:fldCharType="begin"/>
                    </w:r>
                    <w:r>
                      <w:rPr>
                        <w:rFonts w:hint="eastAsia" w:ascii="仿宋" w:hAnsi="仿宋" w:eastAsia="仿宋" w:cs="仿宋"/>
                      </w:rPr>
                      <w:instrText xml:space="preserve"> NUMPAGES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13EE5">
    <w:pPr>
      <w:pStyle w:val="5"/>
      <w:pBdr>
        <w:top w:val="none" w:color="auto" w:sz="0" w:space="0"/>
        <w:left w:val="none" w:color="auto" w:sz="0" w:space="0"/>
        <w:bottom w:val="none" w:color="auto" w:sz="0" w:space="0"/>
        <w:right w:val="none" w:color="auto" w:sz="0" w:space="0"/>
      </w:pBdr>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257300" cy="501650"/>
              <wp:effectExtent l="0" t="238125" r="0" b="365125"/>
              <wp:wrapNone/>
              <wp:docPr id="1" name="LD000000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1257300" cy="501650"/>
                      </a:xfrm>
                      <a:prstGeom prst="rect">
                        <a:avLst/>
                      </a:prstGeom>
                    </wps:spPr>
                    <wps:txbx>
                      <w:txbxContent>
                        <w:p w14:paraId="23043C08">
                          <w:pPr>
                            <w:pStyle w:val="6"/>
                            <w:spacing w:before="0" w:beforeAutospacing="0" w:after="0" w:afterAutospacing="0"/>
                            <w:jc w:val="center"/>
                            <w:rPr>
                              <w:rFonts w:hint="eastAsia"/>
                            </w:rPr>
                          </w:pPr>
                          <w:r>
                            <w:rPr>
                              <w:rFonts w:ascii="Arial" w:hAnsi="Arial" w:cs="Arial"/>
                              <w:color w:val="C0C0C0"/>
                              <w:sz w:val="70"/>
                              <w:szCs w:val="70"/>
                              <w14:textFill>
                                <w14:solidFill>
                                  <w14:srgbClr w14:val="C0C0C0">
                                    <w14:alpha w14:val="100000"/>
                                  </w14:srgbClr>
                                </w14:solidFill>
                              </w14:textFill>
                            </w:rPr>
                            <w:t>戴艳-c</w:t>
                          </w:r>
                        </w:p>
                      </w:txbxContent>
                    </wps:txbx>
                    <wps:bodyPr wrap="square" numCol="1" fromWordArt="1">
                      <a:prstTxWarp prst="textPlain">
                        <a:avLst>
                          <a:gd name="adj" fmla="val 50000"/>
                        </a:avLst>
                      </a:prstTxWarp>
                      <a:spAutoFit/>
                    </wps:bodyPr>
                  </wps:wsp>
                </a:graphicData>
              </a:graphic>
            </wp:anchor>
          </w:drawing>
        </mc:Choice>
        <mc:Fallback>
          <w:pict>
            <v:shape id="LD00000010" o:spid="_x0000_s1026" o:spt="202" type="#_x0000_t202" style="position:absolute;left:0pt;height:39.5pt;width:99pt;mso-position-horizontal:center;mso-position-horizontal-relative:page;mso-position-vertical:center;mso-position-vertical-relative:page;rotation:-2949120f;z-index:251659264;mso-width-relative:page;mso-height-relative:page;" filled="f" stroked="f" coordsize="21600,21600" o:gfxdata="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VJndvTAAAABAEAAA8AAAAAAAAA&#10;AQAgAAAAIgAAAGRycy9kb3ducmV2LnhtbFBLAQIUABQAAAAIAIdO4kCva1zUFgIAADcEAAAOAAAA&#10;AAAAAAEAIAAAACIBAABkcnMvZTJvRG9jLnhtbFBLBQYAAAAABgAGAFkBAACqBQAAAAA=&#10;" adj="10800">
              <v:fill on="f" focussize="0,0"/>
              <v:stroke on="f"/>
              <v:imagedata o:title=""/>
              <o:lock v:ext="edit" text="t" aspectratio="f"/>
              <v:textbox style="mso-fit-shape-to-text:t;">
                <w:txbxContent>
                  <w:p w14:paraId="23043C08">
                    <w:pPr>
                      <w:pStyle w:val="6"/>
                      <w:spacing w:before="0" w:beforeAutospacing="0" w:after="0" w:afterAutospacing="0"/>
                      <w:jc w:val="center"/>
                      <w:rPr>
                        <w:rFonts w:hint="eastAsia"/>
                      </w:rPr>
                    </w:pPr>
                    <w:r>
                      <w:rPr>
                        <w:rFonts w:ascii="Arial" w:hAnsi="Arial" w:cs="Arial"/>
                        <w:color w:val="C0C0C0"/>
                        <w:sz w:val="70"/>
                        <w:szCs w:val="70"/>
                        <w14:textFill>
                          <w14:solidFill>
                            <w14:srgbClr w14:val="C0C0C0">
                              <w14:alpha w14:val="100000"/>
                            </w14:srgbClr>
                          </w14:solidFill>
                        </w14:textFill>
                      </w:rPr>
                      <w:t>戴艳-c</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40CD5"/>
    <w:multiLevelType w:val="singleLevel"/>
    <w:tmpl w:val="83940CD5"/>
    <w:lvl w:ilvl="0" w:tentative="0">
      <w:start w:val="1"/>
      <w:numFmt w:val="chineseCounting"/>
      <w:suff w:val="nothing"/>
      <w:lvlText w:val="%1、"/>
      <w:lvlJc w:val="left"/>
      <w:rPr>
        <w:rFonts w:hint="eastAsia"/>
      </w:rPr>
    </w:lvl>
  </w:abstractNum>
  <w:abstractNum w:abstractNumId="1">
    <w:nsid w:val="83C2B9F4"/>
    <w:multiLevelType w:val="singleLevel"/>
    <w:tmpl w:val="83C2B9F4"/>
    <w:lvl w:ilvl="0" w:tentative="0">
      <w:start w:val="1"/>
      <w:numFmt w:val="decimal"/>
      <w:lvlText w:val="%1."/>
      <w:lvlJc w:val="left"/>
      <w:pPr>
        <w:tabs>
          <w:tab w:val="left" w:pos="312"/>
        </w:tabs>
      </w:pPr>
    </w:lvl>
  </w:abstractNum>
  <w:abstractNum w:abstractNumId="2">
    <w:nsid w:val="8AFBBCD7"/>
    <w:multiLevelType w:val="singleLevel"/>
    <w:tmpl w:val="8AFBBCD7"/>
    <w:lvl w:ilvl="0" w:tentative="0">
      <w:start w:val="1"/>
      <w:numFmt w:val="decimal"/>
      <w:lvlText w:val="%1."/>
      <w:lvlJc w:val="left"/>
      <w:pPr>
        <w:tabs>
          <w:tab w:val="left" w:pos="312"/>
        </w:tabs>
      </w:pPr>
    </w:lvl>
  </w:abstractNum>
  <w:abstractNum w:abstractNumId="3">
    <w:nsid w:val="8B596214"/>
    <w:multiLevelType w:val="singleLevel"/>
    <w:tmpl w:val="8B596214"/>
    <w:lvl w:ilvl="0" w:tentative="0">
      <w:start w:val="1"/>
      <w:numFmt w:val="decimal"/>
      <w:lvlText w:val="%1."/>
      <w:lvlJc w:val="left"/>
      <w:pPr>
        <w:tabs>
          <w:tab w:val="left" w:pos="312"/>
        </w:tabs>
      </w:pPr>
    </w:lvl>
  </w:abstractNum>
  <w:abstractNum w:abstractNumId="4">
    <w:nsid w:val="9356D83D"/>
    <w:multiLevelType w:val="singleLevel"/>
    <w:tmpl w:val="9356D83D"/>
    <w:lvl w:ilvl="0" w:tentative="0">
      <w:start w:val="1"/>
      <w:numFmt w:val="decimal"/>
      <w:lvlText w:val="%1."/>
      <w:lvlJc w:val="left"/>
      <w:pPr>
        <w:tabs>
          <w:tab w:val="left" w:pos="312"/>
        </w:tabs>
      </w:pPr>
    </w:lvl>
  </w:abstractNum>
  <w:abstractNum w:abstractNumId="5">
    <w:nsid w:val="946FD231"/>
    <w:multiLevelType w:val="singleLevel"/>
    <w:tmpl w:val="946FD231"/>
    <w:lvl w:ilvl="0" w:tentative="0">
      <w:start w:val="1"/>
      <w:numFmt w:val="decimal"/>
      <w:lvlText w:val="%1."/>
      <w:lvlJc w:val="left"/>
      <w:pPr>
        <w:tabs>
          <w:tab w:val="left" w:pos="312"/>
        </w:tabs>
      </w:pPr>
    </w:lvl>
  </w:abstractNum>
  <w:abstractNum w:abstractNumId="6">
    <w:nsid w:val="AA1C2AAB"/>
    <w:multiLevelType w:val="singleLevel"/>
    <w:tmpl w:val="AA1C2AAB"/>
    <w:lvl w:ilvl="0" w:tentative="0">
      <w:start w:val="1"/>
      <w:numFmt w:val="decimal"/>
      <w:suff w:val="nothing"/>
      <w:lvlText w:val="（%1）"/>
      <w:lvlJc w:val="left"/>
    </w:lvl>
  </w:abstractNum>
  <w:abstractNum w:abstractNumId="7">
    <w:nsid w:val="C2EC9236"/>
    <w:multiLevelType w:val="singleLevel"/>
    <w:tmpl w:val="C2EC9236"/>
    <w:lvl w:ilvl="0" w:tentative="0">
      <w:start w:val="1"/>
      <w:numFmt w:val="decimal"/>
      <w:suff w:val="space"/>
      <w:lvlText w:val="(%1)"/>
      <w:lvlJc w:val="left"/>
      <w:pPr>
        <w:ind w:left="425" w:hanging="425"/>
      </w:pPr>
      <w:rPr>
        <w:rFonts w:hint="default"/>
      </w:rPr>
    </w:lvl>
  </w:abstractNum>
  <w:abstractNum w:abstractNumId="8">
    <w:nsid w:val="C903BCB2"/>
    <w:multiLevelType w:val="singleLevel"/>
    <w:tmpl w:val="C903BCB2"/>
    <w:lvl w:ilvl="0" w:tentative="0">
      <w:start w:val="1"/>
      <w:numFmt w:val="decimal"/>
      <w:lvlText w:val="%1."/>
      <w:lvlJc w:val="left"/>
      <w:pPr>
        <w:tabs>
          <w:tab w:val="left" w:pos="312"/>
        </w:tabs>
      </w:pPr>
    </w:lvl>
  </w:abstractNum>
  <w:abstractNum w:abstractNumId="9">
    <w:nsid w:val="D8A21323"/>
    <w:multiLevelType w:val="singleLevel"/>
    <w:tmpl w:val="D8A21323"/>
    <w:lvl w:ilvl="0" w:tentative="0">
      <w:start w:val="1"/>
      <w:numFmt w:val="decimal"/>
      <w:lvlText w:val="%1."/>
      <w:lvlJc w:val="left"/>
      <w:pPr>
        <w:tabs>
          <w:tab w:val="left" w:pos="312"/>
        </w:tabs>
      </w:pPr>
    </w:lvl>
  </w:abstractNum>
  <w:abstractNum w:abstractNumId="10">
    <w:nsid w:val="097F93E4"/>
    <w:multiLevelType w:val="singleLevel"/>
    <w:tmpl w:val="097F93E4"/>
    <w:lvl w:ilvl="0" w:tentative="0">
      <w:start w:val="1"/>
      <w:numFmt w:val="decimal"/>
      <w:suff w:val="space"/>
      <w:lvlText w:val="%1."/>
      <w:lvlJc w:val="left"/>
    </w:lvl>
  </w:abstractNum>
  <w:abstractNum w:abstractNumId="11">
    <w:nsid w:val="2B982A96"/>
    <w:multiLevelType w:val="multilevel"/>
    <w:tmpl w:val="2B982A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BAEAA20"/>
    <w:multiLevelType w:val="singleLevel"/>
    <w:tmpl w:val="3BAEAA20"/>
    <w:lvl w:ilvl="0" w:tentative="0">
      <w:start w:val="1"/>
      <w:numFmt w:val="decimal"/>
      <w:suff w:val="space"/>
      <w:lvlText w:val="（%1）"/>
      <w:lvlJc w:val="left"/>
    </w:lvl>
  </w:abstractNum>
  <w:abstractNum w:abstractNumId="13">
    <w:nsid w:val="40C9611E"/>
    <w:multiLevelType w:val="singleLevel"/>
    <w:tmpl w:val="40C9611E"/>
    <w:lvl w:ilvl="0" w:tentative="0">
      <w:start w:val="1"/>
      <w:numFmt w:val="decimal"/>
      <w:suff w:val="nothing"/>
      <w:lvlText w:val="（%1）"/>
      <w:lvlJc w:val="left"/>
    </w:lvl>
  </w:abstractNum>
  <w:abstractNum w:abstractNumId="14">
    <w:nsid w:val="42D62E15"/>
    <w:multiLevelType w:val="singleLevel"/>
    <w:tmpl w:val="42D62E15"/>
    <w:lvl w:ilvl="0" w:tentative="0">
      <w:start w:val="1"/>
      <w:numFmt w:val="decimal"/>
      <w:lvlText w:val="%1."/>
      <w:lvlJc w:val="left"/>
      <w:pPr>
        <w:tabs>
          <w:tab w:val="left" w:pos="312"/>
        </w:tabs>
      </w:pPr>
    </w:lvl>
  </w:abstractNum>
  <w:abstractNum w:abstractNumId="15">
    <w:nsid w:val="52E70849"/>
    <w:multiLevelType w:val="singleLevel"/>
    <w:tmpl w:val="52E70849"/>
    <w:lvl w:ilvl="0" w:tentative="0">
      <w:start w:val="1"/>
      <w:numFmt w:val="decimal"/>
      <w:lvlText w:val="%1."/>
      <w:lvlJc w:val="left"/>
      <w:pPr>
        <w:tabs>
          <w:tab w:val="left" w:pos="312"/>
        </w:tabs>
      </w:pPr>
    </w:lvl>
  </w:abstractNum>
  <w:abstractNum w:abstractNumId="16">
    <w:nsid w:val="5EC6B90A"/>
    <w:multiLevelType w:val="singleLevel"/>
    <w:tmpl w:val="5EC6B90A"/>
    <w:lvl w:ilvl="0" w:tentative="0">
      <w:start w:val="1"/>
      <w:numFmt w:val="decimal"/>
      <w:lvlText w:val="%1."/>
      <w:lvlJc w:val="left"/>
      <w:pPr>
        <w:tabs>
          <w:tab w:val="left" w:pos="312"/>
        </w:tabs>
      </w:pPr>
    </w:lvl>
  </w:abstractNum>
  <w:num w:numId="1">
    <w:abstractNumId w:val="15"/>
  </w:num>
  <w:num w:numId="2">
    <w:abstractNumId w:val="0"/>
  </w:num>
  <w:num w:numId="3">
    <w:abstractNumId w:val="1"/>
  </w:num>
  <w:num w:numId="4">
    <w:abstractNumId w:val="8"/>
  </w:num>
  <w:num w:numId="5">
    <w:abstractNumId w:val="9"/>
  </w:num>
  <w:num w:numId="6">
    <w:abstractNumId w:val="4"/>
  </w:num>
  <w:num w:numId="7">
    <w:abstractNumId w:val="6"/>
  </w:num>
  <w:num w:numId="8">
    <w:abstractNumId w:val="2"/>
  </w:num>
  <w:num w:numId="9">
    <w:abstractNumId w:val="7"/>
  </w:num>
  <w:num w:numId="10">
    <w:abstractNumId w:val="13"/>
  </w:num>
  <w:num w:numId="11">
    <w:abstractNumId w:val="16"/>
  </w:num>
  <w:num w:numId="12">
    <w:abstractNumId w:val="10"/>
  </w:num>
  <w:num w:numId="13">
    <w:abstractNumId w:val="12"/>
  </w:num>
  <w:num w:numId="14">
    <w:abstractNumId w:val="3"/>
  </w:num>
  <w:num w:numId="15">
    <w:abstractNumId w:val="14"/>
  </w:num>
  <w:num w:numId="16">
    <w:abstractNumId w:val="11"/>
  </w:num>
  <w:num w:numId="1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os.">
    <w15:presenceInfo w15:providerId="None" w15:userId="thos."/>
  </w15:person>
  <w15:person w15:author="三强锅">
    <w15:presenceInfo w15:providerId="None" w15:userId="三强锅"/>
  </w15:person>
  <w15:person w15:author="徐兰兰">
    <w15:presenceInfo w15:providerId="AD" w15:userId="S-1-5-21-1197067808-3490474019-400459019-8621"/>
  </w15:person>
  <w15:person w15:author="thos. [2]">
    <w15:presenceInfo w15:providerId="WPS Office" w15:userId="678991920"/>
  </w15:person>
  <w15:person w15:author="三强锅 [2]">
    <w15:presenceInfo w15:providerId="WPS Office" w15:userId="1078536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hmYWRkY2IzMGQxMTIwYzc3OWYwMTkxYjEwNmJiMjQifQ=="/>
  </w:docVars>
  <w:rsids>
    <w:rsidRoot w:val="002C5367"/>
    <w:rsid w:val="00207743"/>
    <w:rsid w:val="002C5367"/>
    <w:rsid w:val="00311789"/>
    <w:rsid w:val="003A5E5F"/>
    <w:rsid w:val="004573EE"/>
    <w:rsid w:val="00785F3C"/>
    <w:rsid w:val="007E4BB1"/>
    <w:rsid w:val="008C5CB9"/>
    <w:rsid w:val="00914F8C"/>
    <w:rsid w:val="00951887"/>
    <w:rsid w:val="00AB46B2"/>
    <w:rsid w:val="00D47426"/>
    <w:rsid w:val="010351AA"/>
    <w:rsid w:val="010A01C6"/>
    <w:rsid w:val="03912F41"/>
    <w:rsid w:val="059A34CB"/>
    <w:rsid w:val="05A0746B"/>
    <w:rsid w:val="06E9742C"/>
    <w:rsid w:val="07390F0F"/>
    <w:rsid w:val="0A79502D"/>
    <w:rsid w:val="0B7061D0"/>
    <w:rsid w:val="0CA073F2"/>
    <w:rsid w:val="0E451CEB"/>
    <w:rsid w:val="10E16B8A"/>
    <w:rsid w:val="12977E48"/>
    <w:rsid w:val="13B24406"/>
    <w:rsid w:val="18893D8F"/>
    <w:rsid w:val="1FBB0C7E"/>
    <w:rsid w:val="214C004F"/>
    <w:rsid w:val="22D16A5E"/>
    <w:rsid w:val="22FA4207"/>
    <w:rsid w:val="2538558B"/>
    <w:rsid w:val="259C77F7"/>
    <w:rsid w:val="269B7AAF"/>
    <w:rsid w:val="26EF3957"/>
    <w:rsid w:val="28D23530"/>
    <w:rsid w:val="2A846041"/>
    <w:rsid w:val="2B323F49"/>
    <w:rsid w:val="2B6C7BF7"/>
    <w:rsid w:val="2C3530E7"/>
    <w:rsid w:val="2E750BE6"/>
    <w:rsid w:val="2ED95618"/>
    <w:rsid w:val="2EF709E1"/>
    <w:rsid w:val="2FD01268"/>
    <w:rsid w:val="313F372D"/>
    <w:rsid w:val="36392E40"/>
    <w:rsid w:val="364D5423"/>
    <w:rsid w:val="3AA27206"/>
    <w:rsid w:val="3CBB4F2E"/>
    <w:rsid w:val="3D0C7B65"/>
    <w:rsid w:val="3FD00372"/>
    <w:rsid w:val="40B93DE9"/>
    <w:rsid w:val="41314E40"/>
    <w:rsid w:val="4138054E"/>
    <w:rsid w:val="429B4657"/>
    <w:rsid w:val="444906F3"/>
    <w:rsid w:val="465869CB"/>
    <w:rsid w:val="46A6631C"/>
    <w:rsid w:val="46E85922"/>
    <w:rsid w:val="473E0720"/>
    <w:rsid w:val="4B8B339F"/>
    <w:rsid w:val="4FAD6588"/>
    <w:rsid w:val="502E69EF"/>
    <w:rsid w:val="514F30C0"/>
    <w:rsid w:val="52366371"/>
    <w:rsid w:val="52A331E4"/>
    <w:rsid w:val="53AE2320"/>
    <w:rsid w:val="58C76844"/>
    <w:rsid w:val="59EF5441"/>
    <w:rsid w:val="5BD963A8"/>
    <w:rsid w:val="5CE842FC"/>
    <w:rsid w:val="5DD45343"/>
    <w:rsid w:val="5E110AA6"/>
    <w:rsid w:val="5E7B72A3"/>
    <w:rsid w:val="634265E1"/>
    <w:rsid w:val="63883428"/>
    <w:rsid w:val="67513739"/>
    <w:rsid w:val="69F0401D"/>
    <w:rsid w:val="6D0D7C60"/>
    <w:rsid w:val="6D4F2026"/>
    <w:rsid w:val="6D5E670D"/>
    <w:rsid w:val="6F997ED1"/>
    <w:rsid w:val="6FE74798"/>
    <w:rsid w:val="722D1D67"/>
    <w:rsid w:val="72EE0533"/>
    <w:rsid w:val="745F3497"/>
    <w:rsid w:val="74C0081A"/>
    <w:rsid w:val="74FB0927"/>
    <w:rsid w:val="753A7A60"/>
    <w:rsid w:val="75556648"/>
    <w:rsid w:val="75AE054D"/>
    <w:rsid w:val="76685876"/>
    <w:rsid w:val="777F5BFE"/>
    <w:rsid w:val="798474FC"/>
    <w:rsid w:val="7A3A5E0C"/>
    <w:rsid w:val="7AEB649D"/>
    <w:rsid w:val="7B334F2B"/>
    <w:rsid w:val="7BA7127F"/>
    <w:rsid w:val="7CED5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qFormat/>
    <w:uiPriority w:val="0"/>
    <w:pPr>
      <w:jc w:val="left"/>
    </w:pPr>
  </w:style>
  <w:style w:type="paragraph" w:styleId="3">
    <w:name w:val="Balloon Text"/>
    <w:basedOn w:val="1"/>
    <w:link w:val="17"/>
    <w:qFormat/>
    <w:uiPriority w:val="0"/>
    <w:rPr>
      <w:sz w:val="18"/>
      <w:szCs w:val="18"/>
    </w:rPr>
  </w:style>
  <w:style w:type="paragraph" w:styleId="4">
    <w:name w:val="footer"/>
    <w:basedOn w:val="1"/>
    <w:link w:val="15"/>
    <w:qFormat/>
    <w:uiPriority w:val="0"/>
    <w:pPr>
      <w:tabs>
        <w:tab w:val="center" w:pos="4153"/>
        <w:tab w:val="right" w:pos="8306"/>
      </w:tabs>
      <w:snapToGrid w:val="0"/>
      <w:jc w:val="left"/>
    </w:pPr>
    <w:rPr>
      <w:sz w:val="18"/>
    </w:rPr>
  </w:style>
  <w:style w:type="paragraph" w:styleId="5">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7">
    <w:name w:val="annotation subject"/>
    <w:basedOn w:val="2"/>
    <w:next w:val="2"/>
    <w:link w:val="20"/>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basedOn w:val="10"/>
    <w:qFormat/>
    <w:uiPriority w:val="0"/>
    <w:rPr>
      <w:sz w:val="21"/>
      <w:szCs w:val="21"/>
    </w:rPr>
  </w:style>
  <w:style w:type="paragraph" w:customStyle="1" w:styleId="13">
    <w:name w:val="msolistparagraph"/>
    <w:basedOn w:val="1"/>
    <w:qFormat/>
    <w:uiPriority w:val="0"/>
    <w:pPr>
      <w:ind w:firstLine="420" w:firstLineChars="200"/>
    </w:pPr>
    <w:rPr>
      <w:rFonts w:ascii="Calibri" w:hAnsi="Calibri" w:eastAsia="宋体" w:cs="Times New Roman"/>
      <w:szCs w:val="22"/>
    </w:rPr>
  </w:style>
  <w:style w:type="character" w:customStyle="1" w:styleId="14">
    <w:name w:val="页眉 字符"/>
    <w:basedOn w:val="10"/>
    <w:link w:val="5"/>
    <w:qFormat/>
    <w:uiPriority w:val="0"/>
    <w:rPr>
      <w:rFonts w:hint="default" w:ascii="Calibri" w:hAnsi="Calibri" w:eastAsia="宋体" w:cs="Times New Roman"/>
      <w:kern w:val="2"/>
      <w:sz w:val="18"/>
      <w:szCs w:val="18"/>
    </w:rPr>
  </w:style>
  <w:style w:type="character" w:customStyle="1" w:styleId="15">
    <w:name w:val="页脚 字符"/>
    <w:basedOn w:val="10"/>
    <w:link w:val="4"/>
    <w:qFormat/>
    <w:uiPriority w:val="0"/>
    <w:rPr>
      <w:rFonts w:hint="default" w:ascii="Calibri" w:hAnsi="Calibri" w:eastAsia="宋体" w:cs="Times New Roman"/>
      <w:kern w:val="2"/>
      <w:sz w:val="18"/>
      <w:szCs w:val="18"/>
    </w:rPr>
  </w:style>
  <w:style w:type="paragraph" w:styleId="16">
    <w:name w:val="List Paragraph"/>
    <w:basedOn w:val="1"/>
    <w:qFormat/>
    <w:uiPriority w:val="99"/>
    <w:pPr>
      <w:ind w:firstLine="420" w:firstLineChars="200"/>
    </w:pPr>
  </w:style>
  <w:style w:type="character" w:customStyle="1" w:styleId="17">
    <w:name w:val="批注框文本 字符"/>
    <w:basedOn w:val="10"/>
    <w:link w:val="3"/>
    <w:qFormat/>
    <w:uiPriority w:val="0"/>
    <w:rPr>
      <w:rFonts w:asciiTheme="minorHAnsi" w:hAnsiTheme="minorHAnsi" w:eastAsiaTheme="minorEastAsia" w:cstheme="minorBidi"/>
      <w:kern w:val="2"/>
      <w:sz w:val="18"/>
      <w:szCs w:val="18"/>
    </w:rPr>
  </w:style>
  <w:style w:type="paragraph" w:customStyle="1" w:styleId="18">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9">
    <w:name w:val="批注文字 字符"/>
    <w:basedOn w:val="10"/>
    <w:link w:val="2"/>
    <w:qFormat/>
    <w:uiPriority w:val="0"/>
    <w:rPr>
      <w:rFonts w:asciiTheme="minorHAnsi" w:hAnsiTheme="minorHAnsi" w:eastAsiaTheme="minorEastAsia" w:cstheme="minorBidi"/>
      <w:kern w:val="2"/>
      <w:sz w:val="21"/>
      <w:szCs w:val="24"/>
    </w:rPr>
  </w:style>
  <w:style w:type="character" w:customStyle="1" w:styleId="20">
    <w:name w:val="批注主题 字符"/>
    <w:basedOn w:val="19"/>
    <w:link w:val="7"/>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1610</Words>
  <Characters>1736</Characters>
  <Lines>35</Lines>
  <Paragraphs>10</Paragraphs>
  <TotalTime>416</TotalTime>
  <ScaleCrop>false</ScaleCrop>
  <LinksUpToDate>false</LinksUpToDate>
  <CharactersWithSpaces>1836</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2024-08-27T07:08:00Z</dcterms:created>
  <dc:creator>ljadmin</dc:creator>
  <cp:lastModifiedBy>三强锅</cp:lastModifiedBy>
  <dcterms:modified xsi:type="dcterms:W3CDTF">2025-10-14T13:48:28Z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95FBB69BD8224109AE8A382394E18B52_13</vt:lpwstr>
  </property>
  <property fmtid="{D5CDD505-2E9C-101B-9397-08002B2CF9AE}" pid="4" name="KSOTemplateDocerSaveRecord">
    <vt:lpwstr>eyJoZGlkIjoiM2ViOWYyNTk0ODkxMzAxMjcwNDExODU1NzQ3NTE4OGMiLCJ1c2VySWQiOiI1MjMwNTg2MDMifQ==</vt:lpwstr>
  </property>
</Properties>
</file>