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A029E">
      <w:pPr>
        <w:jc w:val="center"/>
        <w:rPr>
          <w:rFonts w:ascii="Times New Roman" w:hAnsi="Times New Roman" w:cs="Times New Roman"/>
          <w:b/>
          <w:sz w:val="52"/>
          <w:szCs w:val="52"/>
        </w:rPr>
      </w:pPr>
    </w:p>
    <w:p w14:paraId="368D20B5">
      <w:pPr>
        <w:jc w:val="center"/>
        <w:rPr>
          <w:rFonts w:ascii="Times New Roman" w:hAnsi="Times New Roman" w:cs="Times New Roman"/>
          <w:b/>
          <w:sz w:val="52"/>
          <w:szCs w:val="52"/>
        </w:rPr>
      </w:pPr>
      <w:r>
        <w:rPr>
          <w:rFonts w:ascii="Times New Roman" w:hAnsi="Times New Roman" w:cs="Times New Roman"/>
          <w:b/>
          <w:sz w:val="52"/>
          <w:szCs w:val="5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hAnsi="Times New Roman" w:cs="Times New Roman"/>
          <w:b/>
          <w:sz w:val="52"/>
          <w:szCs w:val="52"/>
        </w:rPr>
        <w:instrText xml:space="preserve">ADDIN CNKISM.UserStyle</w:instrText>
      </w:r>
      <w:r>
        <w:rPr>
          <w:rFonts w:ascii="Times New Roman" w:hAnsi="Times New Roman" w:cs="Times New Roman"/>
          <w:b/>
          <w:sz w:val="52"/>
          <w:szCs w:val="52"/>
        </w:rPr>
        <w:fldChar w:fldCharType="end"/>
      </w:r>
    </w:p>
    <w:p w14:paraId="5F2C91A6">
      <w:pPr>
        <w:jc w:val="center"/>
        <w:rPr>
          <w:rFonts w:ascii="Times New Roman" w:hAnsi="Times New Roman" w:cs="Times New Roman"/>
          <w:b/>
          <w:sz w:val="52"/>
          <w:szCs w:val="52"/>
        </w:rPr>
      </w:pPr>
    </w:p>
    <w:p w14:paraId="4BDC7B99">
      <w:pPr>
        <w:tabs>
          <w:tab w:val="left" w:pos="7269"/>
        </w:tabs>
        <w:jc w:val="left"/>
        <w:rPr>
          <w:rFonts w:ascii="Times New Roman" w:hAnsi="Times New Roman" w:cs="Times New Roman"/>
          <w:b/>
          <w:sz w:val="52"/>
          <w:szCs w:val="52"/>
        </w:rPr>
      </w:pPr>
      <w:r>
        <w:rPr>
          <w:rFonts w:ascii="Times New Roman" w:hAnsi="Times New Roman" w:cs="Times New Roman"/>
          <w:b/>
          <w:sz w:val="52"/>
          <w:szCs w:val="52"/>
        </w:rPr>
        <w:tab/>
      </w:r>
    </w:p>
    <w:p w14:paraId="647E84CE">
      <w:pPr>
        <w:jc w:val="center"/>
        <w:rPr>
          <w:rFonts w:ascii="Times New Roman" w:hAnsi="Times New Roman" w:cs="Times New Roman"/>
          <w:b/>
          <w:sz w:val="52"/>
          <w:szCs w:val="52"/>
        </w:rPr>
      </w:pPr>
    </w:p>
    <w:p w14:paraId="64B9C613">
      <w:pPr>
        <w:jc w:val="center"/>
        <w:rPr>
          <w:rFonts w:ascii="Times New Roman" w:hAnsi="Times New Roman" w:cs="Times New Roman"/>
          <w:b/>
          <w:sz w:val="52"/>
          <w:szCs w:val="52"/>
        </w:rPr>
      </w:pPr>
    </w:p>
    <w:p w14:paraId="45F0AEAE">
      <w:pPr>
        <w:jc w:val="center"/>
        <w:rPr>
          <w:rFonts w:ascii="Times New Roman" w:hAnsi="Times New Roman" w:cs="Times New Roman"/>
          <w:b/>
          <w:sz w:val="52"/>
          <w:szCs w:val="52"/>
        </w:rPr>
      </w:pPr>
    </w:p>
    <w:p w14:paraId="3D6A12A4">
      <w:pPr>
        <w:jc w:val="center"/>
        <w:rPr>
          <w:rFonts w:ascii="Times New Roman" w:hAnsi="Times New Roman" w:cs="Times New Roman"/>
          <w:b/>
          <w:sz w:val="52"/>
          <w:szCs w:val="52"/>
        </w:rPr>
      </w:pPr>
    </w:p>
    <w:p w14:paraId="40E5B9ED">
      <w:pPr>
        <w:jc w:val="center"/>
        <w:rPr>
          <w:rFonts w:ascii="Times New Roman" w:hAnsi="Times New Roman" w:cs="Times New Roman"/>
          <w:b/>
          <w:sz w:val="52"/>
          <w:szCs w:val="52"/>
        </w:rPr>
      </w:pPr>
    </w:p>
    <w:p w14:paraId="481A9D6D">
      <w:pPr>
        <w:jc w:val="center"/>
        <w:rPr>
          <w:rFonts w:ascii="Times New Roman" w:hAnsi="Times New Roman" w:eastAsia="宋体" w:cs="Times New Roman"/>
          <w:b/>
          <w:sz w:val="44"/>
          <w:szCs w:val="44"/>
        </w:rPr>
      </w:pPr>
      <w:r>
        <w:rPr>
          <w:rFonts w:hint="eastAsia" w:ascii="Times New Roman" w:hAnsi="Times New Roman" w:eastAsia="宋体" w:cs="Times New Roman"/>
          <w:b/>
          <w:sz w:val="44"/>
          <w:szCs w:val="44"/>
          <w:u w:val="single"/>
        </w:rPr>
        <w:t xml:space="preserve"> 成都NIC大厦  </w:t>
      </w:r>
    </w:p>
    <w:p w14:paraId="401640C1">
      <w:pPr>
        <w:jc w:val="center"/>
        <w:rPr>
          <w:rFonts w:ascii="Times New Roman" w:hAnsi="Times New Roman" w:eastAsia="宋体" w:cs="Times New Roman"/>
          <w:b/>
          <w:sz w:val="44"/>
          <w:szCs w:val="44"/>
        </w:rPr>
      </w:pPr>
      <w:r>
        <w:rPr>
          <w:rFonts w:hint="eastAsia" w:ascii="Times New Roman" w:hAnsi="Times New Roman" w:eastAsia="宋体" w:cs="Times New Roman"/>
          <w:b/>
          <w:sz w:val="44"/>
          <w:szCs w:val="44"/>
        </w:rPr>
        <w:t>制冷系统末端舒适度控制</w:t>
      </w:r>
    </w:p>
    <w:p w14:paraId="30BF0401">
      <w:pPr>
        <w:jc w:val="center"/>
        <w:rPr>
          <w:rFonts w:ascii="Times New Roman" w:hAnsi="Times New Roman" w:eastAsia="宋体" w:cs="Times New Roman"/>
          <w:b/>
          <w:sz w:val="44"/>
          <w:szCs w:val="44"/>
        </w:rPr>
      </w:pPr>
      <w:r>
        <w:rPr>
          <w:rFonts w:ascii="Times New Roman" w:hAnsi="Times New Roman" w:eastAsia="宋体" w:cs="Times New Roman"/>
          <w:b/>
          <w:sz w:val="44"/>
          <w:szCs w:val="44"/>
        </w:rPr>
        <w:t>项目合同</w:t>
      </w:r>
    </w:p>
    <w:p w14:paraId="6C9CE993">
      <w:pPr>
        <w:jc w:val="center"/>
        <w:rPr>
          <w:rFonts w:ascii="Times New Roman" w:hAnsi="Times New Roman" w:cs="Times New Roman"/>
          <w:b/>
          <w:sz w:val="52"/>
          <w:szCs w:val="52"/>
        </w:rPr>
      </w:pPr>
    </w:p>
    <w:p w14:paraId="5AB99766">
      <w:pPr>
        <w:jc w:val="center"/>
        <w:rPr>
          <w:rFonts w:ascii="Times New Roman" w:hAnsi="Times New Roman" w:cs="Times New Roman"/>
          <w:b/>
          <w:sz w:val="52"/>
          <w:szCs w:val="52"/>
        </w:rPr>
      </w:pPr>
    </w:p>
    <w:p w14:paraId="1CF20C95">
      <w:pPr>
        <w:jc w:val="center"/>
        <w:rPr>
          <w:rFonts w:ascii="Times New Roman" w:hAnsi="Times New Roman" w:cs="Times New Roman"/>
          <w:b/>
          <w:sz w:val="52"/>
          <w:szCs w:val="52"/>
        </w:rPr>
      </w:pPr>
    </w:p>
    <w:p w14:paraId="0CD97285">
      <w:pPr>
        <w:jc w:val="center"/>
        <w:rPr>
          <w:rFonts w:ascii="Times New Roman" w:hAnsi="Times New Roman" w:cs="Times New Roman"/>
          <w:b/>
          <w:sz w:val="52"/>
          <w:szCs w:val="52"/>
        </w:rPr>
      </w:pPr>
    </w:p>
    <w:p w14:paraId="0D0B093F">
      <w:pPr>
        <w:jc w:val="center"/>
        <w:rPr>
          <w:rFonts w:ascii="Times New Roman" w:hAnsi="Times New Roman" w:cs="Times New Roman"/>
          <w:b/>
          <w:sz w:val="52"/>
          <w:szCs w:val="52"/>
        </w:rPr>
      </w:pPr>
    </w:p>
    <w:p w14:paraId="59509DFA">
      <w:pPr>
        <w:rPr>
          <w:rFonts w:ascii="Times New Roman" w:hAnsi="Times New Roman" w:cs="Times New Roman"/>
          <w:b/>
          <w:sz w:val="52"/>
          <w:szCs w:val="52"/>
        </w:rPr>
      </w:pPr>
    </w:p>
    <w:p w14:paraId="04C967C0">
      <w:pPr>
        <w:spacing w:line="520" w:lineRule="exact"/>
        <w:jc w:val="left"/>
        <w:rPr>
          <w:rFonts w:ascii="Times New Roman" w:hAnsi="Times New Roman" w:eastAsia="仿宋" w:cs="Times New Roman"/>
          <w:sz w:val="28"/>
          <w:szCs w:val="32"/>
          <w:u w:val="single"/>
        </w:rPr>
      </w:pPr>
      <w:r>
        <w:rPr>
          <w:rFonts w:ascii="Times New Roman" w:hAnsi="Times New Roman" w:eastAsia="仿宋" w:cs="Times New Roman"/>
          <w:sz w:val="28"/>
          <w:szCs w:val="32"/>
        </w:rPr>
        <w:t>合同编号：</w:t>
      </w:r>
      <w:r>
        <w:rPr>
          <w:rFonts w:ascii="Times New Roman" w:hAnsi="Times New Roman" w:eastAsia="仿宋" w:cs="Times New Roman"/>
          <w:sz w:val="28"/>
          <w:szCs w:val="32"/>
          <w:u w:val="single"/>
        </w:rPr>
        <w:t xml:space="preserve">                        </w:t>
      </w:r>
    </w:p>
    <w:p w14:paraId="3D9DE1C1">
      <w:pPr>
        <w:widowControl/>
        <w:jc w:val="left"/>
        <w:rPr>
          <w:rFonts w:hint="eastAsia" w:ascii="宋体" w:hAnsi="宋体" w:eastAsia="宋体" w:cs="宋体"/>
          <w:kern w:val="0"/>
          <w:sz w:val="24"/>
          <w:szCs w:val="24"/>
        </w:rPr>
      </w:pPr>
      <w:r>
        <w:rPr>
          <w:rFonts w:ascii="Times New Roman" w:hAnsi="Times New Roman" w:eastAsia="仿宋" w:cs="Times New Roman"/>
          <w:sz w:val="28"/>
          <w:szCs w:val="32"/>
        </w:rPr>
        <w:t>甲    方：</w:t>
      </w:r>
      <w:r>
        <w:rPr>
          <w:rFonts w:ascii="宋体" w:hAnsi="宋体" w:eastAsia="宋体" w:cs="宋体"/>
          <w:kern w:val="0"/>
          <w:sz w:val="24"/>
          <w:szCs w:val="24"/>
          <w:u w:val="single"/>
        </w:rPr>
        <w:t>四川华锐智呈新能源科技发展有限公司</w:t>
      </w:r>
      <w:r>
        <w:rPr>
          <w:rFonts w:ascii="Times New Roman" w:hAnsi="Times New Roman" w:eastAsia="仿宋" w:cs="Times New Roman"/>
          <w:sz w:val="28"/>
          <w:szCs w:val="32"/>
          <w:u w:val="single"/>
        </w:rPr>
        <w:t xml:space="preserve"> </w:t>
      </w:r>
    </w:p>
    <w:p w14:paraId="4817A6DF">
      <w:pPr>
        <w:widowControl/>
        <w:jc w:val="left"/>
        <w:rPr>
          <w:rFonts w:hint="eastAsia" w:ascii="宋体" w:hAnsi="宋体" w:eastAsia="宋体" w:cs="宋体"/>
          <w:kern w:val="0"/>
          <w:sz w:val="24"/>
          <w:szCs w:val="24"/>
          <w:u w:val="single"/>
        </w:rPr>
      </w:pPr>
      <w:r>
        <w:rPr>
          <w:rFonts w:ascii="Times New Roman" w:hAnsi="Times New Roman" w:eastAsia="仿宋" w:cs="Times New Roman"/>
          <w:sz w:val="28"/>
          <w:szCs w:val="32"/>
        </w:rPr>
        <w:t>乙    方：</w:t>
      </w:r>
      <w:r>
        <w:rPr>
          <w:rFonts w:ascii="宋体" w:hAnsi="宋体" w:eastAsia="宋体" w:cs="宋体"/>
          <w:kern w:val="0"/>
          <w:sz w:val="24"/>
          <w:szCs w:val="24"/>
          <w:u w:val="single"/>
        </w:rPr>
        <w:t>中投国信（北京）科技发展有限公司</w:t>
      </w:r>
      <w:r>
        <w:rPr>
          <w:rFonts w:ascii="Times New Roman" w:hAnsi="Times New Roman" w:eastAsia="仿宋" w:cs="Times New Roman"/>
          <w:sz w:val="28"/>
          <w:szCs w:val="32"/>
          <w:u w:val="single"/>
        </w:rPr>
        <w:t xml:space="preserve">  </w:t>
      </w:r>
    </w:p>
    <w:p w14:paraId="6363A6F0">
      <w:pPr>
        <w:spacing w:line="520" w:lineRule="exact"/>
        <w:rPr>
          <w:rFonts w:ascii="Times New Roman" w:hAnsi="Times New Roman" w:eastAsia="仿宋" w:cs="Times New Roman"/>
          <w:sz w:val="28"/>
          <w:szCs w:val="32"/>
          <w:u w:val="single"/>
        </w:rPr>
        <w:sectPr>
          <w:headerReference r:id="rId5" w:type="default"/>
          <w:footerReference r:id="rId7" w:type="default"/>
          <w:headerReference r:id="rId6" w:type="even"/>
          <w:pgSz w:w="11906" w:h="16838"/>
          <w:pgMar w:top="1440" w:right="1800" w:bottom="1440" w:left="1800" w:header="851" w:footer="992" w:gutter="0"/>
          <w:pgNumType w:start="1"/>
          <w:cols w:space="425" w:num="1"/>
          <w:docGrid w:type="lines" w:linePitch="312" w:charSpace="0"/>
        </w:sectPr>
      </w:pPr>
      <w:r>
        <w:rPr>
          <w:rFonts w:ascii="Times New Roman" w:hAnsi="Times New Roman" w:eastAsia="仿宋" w:cs="Times New Roman"/>
          <w:sz w:val="28"/>
          <w:szCs w:val="32"/>
        </w:rPr>
        <w:t>签约时间：</w:t>
      </w:r>
      <w:r>
        <w:rPr>
          <w:rFonts w:ascii="Times New Roman" w:hAnsi="Times New Roman" w:eastAsia="仿宋" w:cs="Times New Roman"/>
          <w:sz w:val="28"/>
          <w:szCs w:val="32"/>
          <w:u w:val="single"/>
        </w:rPr>
        <w:t xml:space="preserve"> 2025年</w:t>
      </w:r>
      <w:r>
        <w:rPr>
          <w:rFonts w:hint="eastAsia" w:ascii="Times New Roman" w:hAnsi="Times New Roman" w:eastAsia="仿宋" w:cs="Times New Roman"/>
          <w:sz w:val="28"/>
          <w:szCs w:val="32"/>
          <w:u w:val="single"/>
        </w:rPr>
        <w:t>8月</w:t>
      </w:r>
      <w:r>
        <w:rPr>
          <w:rFonts w:ascii="Times New Roman" w:hAnsi="Times New Roman" w:eastAsia="仿宋" w:cs="Times New Roman"/>
          <w:sz w:val="28"/>
          <w:szCs w:val="32"/>
          <w:u w:val="single"/>
        </w:rPr>
        <w:t xml:space="preserve">      </w:t>
      </w:r>
    </w:p>
    <w:p w14:paraId="67673ECF">
      <w:pPr>
        <w:spacing w:line="360" w:lineRule="auto"/>
        <w:jc w:val="center"/>
        <w:rPr>
          <w:rFonts w:ascii="Times New Roman" w:hAnsi="Times New Roman" w:eastAsia="黑体" w:cs="Times New Roman"/>
          <w:sz w:val="30"/>
          <w:szCs w:val="30"/>
        </w:rPr>
      </w:pPr>
      <w:r>
        <w:rPr>
          <w:rFonts w:hint="eastAsia" w:ascii="Times New Roman" w:hAnsi="Times New Roman" w:eastAsia="黑体" w:cs="Times New Roman"/>
          <w:sz w:val="30"/>
          <w:szCs w:val="30"/>
        </w:rPr>
        <w:t>制冷系统末端舒适度控制项目买卖</w:t>
      </w:r>
      <w:r>
        <w:rPr>
          <w:rFonts w:ascii="Times New Roman" w:hAnsi="Times New Roman" w:eastAsia="黑体" w:cs="Times New Roman"/>
          <w:sz w:val="30"/>
          <w:szCs w:val="30"/>
        </w:rPr>
        <w:t>合同</w:t>
      </w:r>
    </w:p>
    <w:p w14:paraId="6A8863E3">
      <w:pPr>
        <w:widowControl/>
        <w:jc w:val="left"/>
        <w:rPr>
          <w:rFonts w:hint="eastAsia" w:ascii="宋体" w:hAnsi="宋体" w:eastAsia="宋体" w:cs="宋体"/>
          <w:kern w:val="0"/>
          <w:sz w:val="24"/>
          <w:szCs w:val="24"/>
        </w:rPr>
      </w:pPr>
      <w:r>
        <w:rPr>
          <w:rFonts w:ascii="Times New Roman" w:hAnsi="Times New Roman" w:eastAsia="黑体" w:cs="Times New Roman"/>
          <w:sz w:val="24"/>
        </w:rPr>
        <w:t>甲方（委托方）：</w:t>
      </w:r>
      <w:r>
        <w:rPr>
          <w:rFonts w:ascii="宋体" w:hAnsi="宋体" w:eastAsia="宋体" w:cs="宋体"/>
          <w:kern w:val="0"/>
          <w:sz w:val="24"/>
          <w:szCs w:val="24"/>
          <w:u w:val="single"/>
        </w:rPr>
        <w:t>四川华锐智呈新能源科技发展有限公司</w:t>
      </w:r>
      <w:del w:id="0" w:author="朱三强" w:date="2025-09-04T10:22:33Z">
        <w:r>
          <w:rPr>
            <w:rFonts w:ascii="Times New Roman" w:hAnsi="Times New Roman" w:eastAsia="仿宋" w:cs="Times New Roman"/>
            <w:sz w:val="28"/>
            <w:szCs w:val="32"/>
            <w:u w:val="single"/>
          </w:rPr>
          <w:delText xml:space="preserve"> </w:delText>
        </w:r>
      </w:del>
    </w:p>
    <w:p w14:paraId="6D3E5ADF">
      <w:pPr>
        <w:spacing w:line="440" w:lineRule="exact"/>
        <w:rPr>
          <w:rFonts w:ascii="Times New Roman" w:hAnsi="Times New Roman" w:eastAsia="仿宋" w:cs="Times New Roman"/>
          <w:sz w:val="28"/>
          <w:szCs w:val="32"/>
          <w:u w:val="single"/>
        </w:rPr>
      </w:pPr>
      <w:r>
        <w:rPr>
          <w:rFonts w:ascii="Times New Roman" w:hAnsi="Times New Roman" w:eastAsia="黑体" w:cs="Times New Roman"/>
          <w:sz w:val="24"/>
        </w:rPr>
        <w:t>乙方（受托方）：</w:t>
      </w:r>
      <w:r>
        <w:rPr>
          <w:rFonts w:ascii="宋体" w:hAnsi="宋体" w:eastAsia="宋体" w:cs="宋体"/>
          <w:kern w:val="0"/>
          <w:sz w:val="24"/>
          <w:szCs w:val="24"/>
          <w:u w:val="single"/>
        </w:rPr>
        <w:t>中投国信（北京）科技发展有限公司</w:t>
      </w:r>
      <w:del w:id="1" w:author="朱三强" w:date="2025-09-04T10:22:31Z">
        <w:r>
          <w:rPr>
            <w:rFonts w:ascii="Times New Roman" w:hAnsi="Times New Roman" w:eastAsia="仿宋" w:cs="Times New Roman"/>
            <w:sz w:val="28"/>
            <w:szCs w:val="32"/>
            <w:u w:val="single"/>
          </w:rPr>
          <w:delText xml:space="preserve">  </w:delText>
        </w:r>
      </w:del>
    </w:p>
    <w:p w14:paraId="26B25B4E">
      <w:pPr>
        <w:spacing w:line="440" w:lineRule="exact"/>
        <w:ind w:firstLine="480" w:firstLineChars="200"/>
        <w:rPr>
          <w:rFonts w:ascii="Times New Roman" w:hAnsi="Times New Roman" w:eastAsia="仿宋" w:cs="Times New Roman"/>
          <w:sz w:val="24"/>
          <w:szCs w:val="28"/>
        </w:rPr>
        <w:pPrChange w:id="2" w:author="朱三强" w:date="2025-09-04T10:10:54Z">
          <w:pPr>
            <w:spacing w:line="440" w:lineRule="exact"/>
          </w:pPr>
        </w:pPrChange>
      </w:pPr>
      <w:r>
        <w:rPr>
          <w:rFonts w:ascii="Times New Roman" w:hAnsi="Times New Roman" w:eastAsia="仿宋" w:cs="Times New Roman"/>
          <w:sz w:val="24"/>
          <w:szCs w:val="28"/>
        </w:rPr>
        <w:t>鉴于本合同甲乙</w:t>
      </w:r>
      <w:r>
        <w:rPr>
          <w:rFonts w:hint="eastAsia" w:ascii="Times New Roman" w:hAnsi="Times New Roman" w:eastAsia="仿宋" w:cs="Times New Roman"/>
          <w:sz w:val="24"/>
          <w:szCs w:val="28"/>
        </w:rPr>
        <w:t>双</w:t>
      </w:r>
      <w:r>
        <w:rPr>
          <w:rFonts w:ascii="Times New Roman" w:hAnsi="Times New Roman" w:eastAsia="仿宋" w:cs="Times New Roman"/>
          <w:sz w:val="24"/>
          <w:szCs w:val="28"/>
        </w:rPr>
        <w:t>方</w:t>
      </w:r>
      <w:r>
        <w:rPr>
          <w:rFonts w:hint="eastAsia" w:ascii="Times New Roman" w:hAnsi="Times New Roman" w:eastAsia="仿宋" w:cs="Times New Roman"/>
          <w:sz w:val="24"/>
          <w:szCs w:val="28"/>
        </w:rPr>
        <w:t>同意</w:t>
      </w:r>
      <w:r>
        <w:rPr>
          <w:rFonts w:ascii="Times New Roman" w:hAnsi="Times New Roman" w:eastAsia="仿宋" w:cs="Times New Roman"/>
          <w:sz w:val="24"/>
          <w:szCs w:val="28"/>
        </w:rPr>
        <w:t>就</w:t>
      </w:r>
      <w:r>
        <w:rPr>
          <w:rFonts w:hint="eastAsia" w:ascii="仿宋" w:hAnsi="仿宋" w:eastAsia="仿宋" w:cs="Times New Roman"/>
          <w:bCs/>
          <w:sz w:val="24"/>
          <w:szCs w:val="24"/>
        </w:rPr>
        <w:t>成都NIC大厦制冷系统进行</w:t>
      </w:r>
      <w:r>
        <w:rPr>
          <w:rFonts w:hint="eastAsia" w:ascii="仿宋" w:hAnsi="仿宋" w:eastAsia="仿宋" w:cs="Times New Roman"/>
          <w:b/>
          <w:sz w:val="24"/>
          <w:szCs w:val="24"/>
          <w:u w:val="single"/>
        </w:rPr>
        <w:t>末端舒适度群控逻辑算法改造</w:t>
      </w:r>
      <w:r>
        <w:rPr>
          <w:rFonts w:ascii="Times New Roman" w:hAnsi="Times New Roman" w:eastAsia="仿宋" w:cs="Times New Roman"/>
          <w:sz w:val="24"/>
          <w:szCs w:val="28"/>
        </w:rPr>
        <w:t>（以下简称“项目改造”或“本项目”）。</w:t>
      </w:r>
      <w:r>
        <w:rPr>
          <w:rFonts w:hint="eastAsia" w:ascii="Times New Roman" w:hAnsi="Times New Roman" w:eastAsia="仿宋" w:cs="Times New Roman"/>
          <w:sz w:val="24"/>
          <w:szCs w:val="28"/>
        </w:rPr>
        <w:t>双</w:t>
      </w:r>
      <w:r>
        <w:rPr>
          <w:rFonts w:ascii="Times New Roman" w:hAnsi="Times New Roman" w:eastAsia="仿宋" w:cs="Times New Roman"/>
          <w:sz w:val="24"/>
          <w:szCs w:val="28"/>
        </w:rPr>
        <w:t>方经过平等协商，在真实、充分地表达各自意愿的基础上，根据《中华人民共和国民法典》及其他相关法律法规的规定，达成如下协议，并由双方共同恪守。</w:t>
      </w:r>
    </w:p>
    <w:p w14:paraId="2365998D">
      <w:pPr>
        <w:pStyle w:val="2"/>
        <w:numPr>
          <w:ilvl w:val="0"/>
          <w:numId w:val="1"/>
        </w:numPr>
        <w:spacing w:before="0" w:after="0" w:line="520" w:lineRule="exact"/>
        <w:rPr>
          <w:rFonts w:ascii="Times New Roman" w:hAnsi="Times New Roman" w:eastAsia="黑体" w:cs="Times New Roman"/>
          <w:sz w:val="24"/>
          <w:szCs w:val="24"/>
        </w:rPr>
      </w:pPr>
      <w:r>
        <w:rPr>
          <w:rFonts w:ascii="Times New Roman" w:hAnsi="Times New Roman" w:eastAsia="黑体" w:cs="Times New Roman"/>
          <w:sz w:val="24"/>
          <w:szCs w:val="24"/>
        </w:rPr>
        <w:t>项目</w:t>
      </w:r>
      <w:r>
        <w:rPr>
          <w:rFonts w:hint="eastAsia" w:ascii="Times New Roman" w:hAnsi="Times New Roman" w:eastAsia="黑体" w:cs="Times New Roman"/>
          <w:sz w:val="24"/>
          <w:szCs w:val="24"/>
        </w:rPr>
        <w:t>整体</w:t>
      </w:r>
      <w:r>
        <w:rPr>
          <w:rFonts w:ascii="Times New Roman" w:hAnsi="Times New Roman" w:eastAsia="黑体" w:cs="Times New Roman"/>
          <w:sz w:val="24"/>
          <w:szCs w:val="24"/>
        </w:rPr>
        <w:t>概况</w:t>
      </w:r>
    </w:p>
    <w:p w14:paraId="0BC08460">
      <w:pPr>
        <w:rPr>
          <w:rFonts w:hint="eastAsia"/>
        </w:rPr>
      </w:pPr>
    </w:p>
    <w:tbl>
      <w:tblPr>
        <w:tblStyle w:val="18"/>
        <w:tblW w:w="8858" w:type="dxa"/>
        <w:tblInd w:w="93" w:type="dxa"/>
        <w:tblLayout w:type="autofit"/>
        <w:tblCellMar>
          <w:top w:w="0" w:type="dxa"/>
          <w:left w:w="108" w:type="dxa"/>
          <w:bottom w:w="0" w:type="dxa"/>
          <w:right w:w="108" w:type="dxa"/>
        </w:tblCellMar>
        <w:tblPrChange w:id="3" w:author="朱三强" w:date="2025-09-04T10:12:03Z">
          <w:tblPr>
            <w:tblStyle w:val="18"/>
            <w:tblW w:w="8858" w:type="dxa"/>
            <w:tblInd w:w="93" w:type="dxa"/>
            <w:tblLayout w:type="autofit"/>
            <w:tblCellMar>
              <w:top w:w="0" w:type="dxa"/>
              <w:left w:w="108" w:type="dxa"/>
              <w:bottom w:w="0" w:type="dxa"/>
              <w:right w:w="108" w:type="dxa"/>
            </w:tblCellMar>
          </w:tblPr>
        </w:tblPrChange>
      </w:tblPr>
      <w:tblGrid>
        <w:gridCol w:w="1887"/>
        <w:gridCol w:w="6971"/>
        <w:tblGridChange w:id="4">
          <w:tblGrid>
            <w:gridCol w:w="1887"/>
            <w:gridCol w:w="6971"/>
          </w:tblGrid>
        </w:tblGridChange>
      </w:tblGrid>
      <w:tr w14:paraId="7C2BAC5A">
        <w:tblPrEx>
          <w:tblCellMar>
            <w:top w:w="0" w:type="dxa"/>
            <w:left w:w="108" w:type="dxa"/>
            <w:bottom w:w="0" w:type="dxa"/>
            <w:right w:w="108" w:type="dxa"/>
          </w:tblCellMar>
          <w:tblPrExChange w:id="5" w:author="朱三强" w:date="2025-09-04T10:12:03Z">
            <w:tblPrEx>
              <w:tblCellMar>
                <w:top w:w="0" w:type="dxa"/>
                <w:left w:w="108" w:type="dxa"/>
                <w:bottom w:w="0" w:type="dxa"/>
                <w:right w:w="108" w:type="dxa"/>
              </w:tblCellMar>
            </w:tblPrEx>
          </w:tblPrExChange>
        </w:tblPrEx>
        <w:trPr>
          <w:trHeight w:val="459" w:hRule="atLeast"/>
          <w:trPrChange w:id="5" w:author="朱三强" w:date="2025-09-04T10:12:03Z">
            <w:trPr>
              <w:trHeight w:val="899" w:hRule="atLeast"/>
            </w:trPr>
          </w:trPrChange>
        </w:trPr>
        <w:tc>
          <w:tcPr>
            <w:tcW w:w="1887" w:type="dxa"/>
            <w:tcBorders>
              <w:top w:val="single" w:color="auto" w:sz="4" w:space="0"/>
              <w:left w:val="single" w:color="auto" w:sz="4" w:space="0"/>
              <w:bottom w:val="single" w:color="auto" w:sz="4" w:space="0"/>
              <w:right w:val="single" w:color="auto" w:sz="4" w:space="0"/>
            </w:tcBorders>
            <w:vAlign w:val="center"/>
            <w:tcPrChange w:id="6" w:author="朱三强" w:date="2025-09-04T10:12:03Z">
              <w:tcPr>
                <w:tcW w:w="1887" w:type="dxa"/>
                <w:tcBorders>
                  <w:top w:val="single" w:color="auto" w:sz="4" w:space="0"/>
                  <w:left w:val="single" w:color="auto" w:sz="4" w:space="0"/>
                  <w:bottom w:val="single" w:color="auto" w:sz="4" w:space="0"/>
                  <w:right w:val="single" w:color="auto" w:sz="4" w:space="0"/>
                </w:tcBorders>
                <w:vAlign w:val="center"/>
              </w:tcPr>
            </w:tcPrChange>
          </w:tcPr>
          <w:p w14:paraId="73A31BA8">
            <w:pPr>
              <w:widowControl/>
              <w:jc w:val="center"/>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项目名称</w:t>
            </w:r>
          </w:p>
        </w:tc>
        <w:tc>
          <w:tcPr>
            <w:tcW w:w="6971" w:type="dxa"/>
            <w:tcBorders>
              <w:top w:val="single" w:color="auto" w:sz="4" w:space="0"/>
              <w:left w:val="nil"/>
              <w:bottom w:val="single" w:color="auto" w:sz="4" w:space="0"/>
              <w:right w:val="single" w:color="auto" w:sz="4" w:space="0"/>
            </w:tcBorders>
            <w:vAlign w:val="center"/>
            <w:tcPrChange w:id="7" w:author="朱三强" w:date="2025-09-04T10:12:03Z">
              <w:tcPr>
                <w:tcW w:w="6971" w:type="dxa"/>
                <w:tcBorders>
                  <w:top w:val="single" w:color="auto" w:sz="4" w:space="0"/>
                  <w:left w:val="nil"/>
                  <w:bottom w:val="single" w:color="auto" w:sz="4" w:space="0"/>
                  <w:right w:val="single" w:color="auto" w:sz="4" w:space="0"/>
                </w:tcBorders>
                <w:vAlign w:val="center"/>
              </w:tcPr>
            </w:tcPrChange>
          </w:tcPr>
          <w:p w14:paraId="5368F27E">
            <w:pPr>
              <w:spacing w:line="360" w:lineRule="auto"/>
              <w:ind w:firstLine="480" w:firstLineChars="200"/>
              <w:jc w:val="both"/>
              <w:rPr>
                <w:rFonts w:ascii="Times New Roman" w:hAnsi="Times New Roman" w:eastAsia="仿宋" w:cs="Times New Roman"/>
                <w:sz w:val="24"/>
                <w:szCs w:val="28"/>
              </w:rPr>
              <w:pPrChange w:id="8" w:author="朱三强" w:date="2025-09-04T10:13:23Z">
                <w:pPr>
                  <w:spacing w:line="360" w:lineRule="auto"/>
                  <w:jc w:val="center"/>
                </w:pPr>
              </w:pPrChange>
            </w:pPr>
            <w:r>
              <w:rPr>
                <w:rFonts w:hint="eastAsia" w:ascii="Times New Roman" w:hAnsi="Times New Roman" w:eastAsia="仿宋" w:cs="Times New Roman"/>
                <w:sz w:val="24"/>
                <w:szCs w:val="28"/>
              </w:rPr>
              <w:t>制冷系统末端舒适度控制</w:t>
            </w:r>
          </w:p>
        </w:tc>
      </w:tr>
      <w:tr w14:paraId="61A551EA">
        <w:tblPrEx>
          <w:tblCellMar>
            <w:top w:w="0" w:type="dxa"/>
            <w:left w:w="108" w:type="dxa"/>
            <w:bottom w:w="0" w:type="dxa"/>
            <w:right w:w="108" w:type="dxa"/>
          </w:tblCellMar>
        </w:tblPrEx>
        <w:trPr>
          <w:trHeight w:val="569" w:hRule="atLeast"/>
        </w:trPr>
        <w:tc>
          <w:tcPr>
            <w:tcW w:w="1887" w:type="dxa"/>
            <w:tcBorders>
              <w:top w:val="nil"/>
              <w:left w:val="single" w:color="auto" w:sz="4" w:space="0"/>
              <w:bottom w:val="single" w:color="auto" w:sz="4" w:space="0"/>
              <w:right w:val="single" w:color="auto" w:sz="4" w:space="0"/>
            </w:tcBorders>
            <w:vAlign w:val="center"/>
          </w:tcPr>
          <w:p w14:paraId="327FFE12">
            <w:pPr>
              <w:widowControl/>
              <w:jc w:val="center"/>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项目地址</w:t>
            </w:r>
          </w:p>
        </w:tc>
        <w:tc>
          <w:tcPr>
            <w:tcW w:w="6971" w:type="dxa"/>
            <w:tcBorders>
              <w:top w:val="nil"/>
              <w:left w:val="nil"/>
              <w:bottom w:val="single" w:color="auto" w:sz="4" w:space="0"/>
              <w:right w:val="single" w:color="auto" w:sz="4" w:space="0"/>
            </w:tcBorders>
            <w:vAlign w:val="center"/>
          </w:tcPr>
          <w:p w14:paraId="7342B84D">
            <w:pPr>
              <w:widowControl/>
              <w:ind w:firstLine="480" w:firstLineChars="200"/>
              <w:jc w:val="left"/>
              <w:rPr>
                <w:rFonts w:hint="eastAsia" w:ascii="Times New Roman" w:hAnsi="Times New Roman" w:eastAsia="仿宋" w:cs="Times New Roman"/>
                <w:sz w:val="24"/>
                <w:szCs w:val="28"/>
                <w:lang w:eastAsia="zh"/>
                <w:woUserID w:val="1"/>
              </w:rPr>
              <w:pPrChange w:id="9" w:author="朱三强" w:date="2025-09-04T10:13:21Z">
                <w:pPr>
                  <w:widowControl/>
                  <w:jc w:val="left"/>
                </w:pPr>
              </w:pPrChange>
            </w:pPr>
            <w:del w:id="10" w:author="朱三强" w:date="2025-09-04T10:12:57Z">
              <w:r>
                <w:rPr>
                  <w:rFonts w:hint="eastAsia" w:ascii="Times New Roman" w:hAnsi="Times New Roman" w:eastAsia="仿宋" w:cs="Times New Roman"/>
                  <w:sz w:val="24"/>
                  <w:szCs w:val="28"/>
                </w:rPr>
                <w:delText xml:space="preserve"> </w:delText>
              </w:r>
            </w:del>
            <w:del w:id="11" w:author="朱三强" w:date="2025-09-04T10:12:53Z">
              <w:r>
                <w:rPr>
                  <w:rFonts w:hint="eastAsia" w:ascii="Times New Roman" w:hAnsi="Times New Roman" w:eastAsia="仿宋" w:cs="Times New Roman"/>
                  <w:sz w:val="24"/>
                  <w:szCs w:val="28"/>
                </w:rPr>
                <w:delText xml:space="preserve"> </w:delText>
              </w:r>
            </w:del>
            <w:r>
              <w:rPr>
                <w:rFonts w:hint="eastAsia" w:ascii="Times New Roman" w:hAnsi="Times New Roman" w:eastAsia="仿宋" w:cs="Times New Roman"/>
                <w:sz w:val="24"/>
                <w:szCs w:val="28"/>
              </w:rPr>
              <w:t>成都</w:t>
            </w:r>
            <w:del w:id="12" w:author="安正法务" w:date="2025-09-03T11:34:11Z">
              <w:r>
                <w:rPr>
                  <w:rFonts w:hint="eastAsia" w:ascii="Times New Roman" w:hAnsi="Times New Roman" w:eastAsia="仿宋" w:cs="Times New Roman"/>
                  <w:sz w:val="24"/>
                  <w:szCs w:val="28"/>
                </w:rPr>
                <w:delText>市（下</w:delText>
              </w:r>
            </w:del>
            <w:ins w:id="13" w:author="安正法务" w:date="2025-09-03T11:34:11Z">
              <w:r>
                <w:rPr>
                  <w:rFonts w:hint="eastAsia" w:ascii="Times New Roman" w:hAnsi="Times New Roman" w:eastAsia="仿宋" w:cs="Times New Roman"/>
                  <w:sz w:val="24"/>
                  <w:szCs w:val="28"/>
                  <w:lang w:eastAsia="zh"/>
                  <w:woUserID w:val="1"/>
                </w:rPr>
                <w:t>NIC大厦</w:t>
              </w:r>
            </w:ins>
            <w:ins w:id="14" w:author="安正法务" w:date="2025-09-03T11:34:11Z">
              <w:del w:id="15" w:author="朱三强" w:date="2025-09-04T10:12:52Z">
                <w:r>
                  <w:rPr>
                    <w:rFonts w:hint="eastAsia" w:ascii="Times New Roman" w:hAnsi="Times New Roman" w:eastAsia="仿宋" w:cs="Times New Roman"/>
                    <w:sz w:val="24"/>
                    <w:szCs w:val="28"/>
                    <w:lang w:eastAsia="zh"/>
                    <w:woUserID w:val="1"/>
                  </w:rPr>
                  <w:delText>，</w:delText>
                </w:r>
              </w:del>
            </w:ins>
            <w:ins w:id="16" w:author="安正法务" w:date="2025-09-03T11:34:11Z">
              <w:del w:id="17" w:author="朱三强" w:date="2025-09-04T10:12:51Z">
                <w:r>
                  <w:rPr>
                    <w:rFonts w:hint="eastAsia" w:ascii="Times New Roman" w:hAnsi="Times New Roman" w:eastAsia="仿宋" w:cs="Times New Roman"/>
                    <w:sz w:val="24"/>
                    <w:szCs w:val="28"/>
                    <w:lang w:eastAsia="zh"/>
                    <w:woUserID w:val="1"/>
                  </w:rPr>
                  <w:delText>需明确甲方提供的空调设备清单，包括设备名</w:delText>
                </w:r>
              </w:del>
            </w:ins>
            <w:del w:id="18" w:author="朱三强" w:date="2025-09-04T10:12:51Z">
              <w:r>
                <w:rPr>
                  <w:rFonts w:hint="eastAsia" w:ascii="Times New Roman" w:hAnsi="Times New Roman" w:eastAsia="仿宋" w:cs="Times New Roman"/>
                  <w:sz w:val="24"/>
                  <w:szCs w:val="28"/>
                </w:rPr>
                <w:delText>称客户或最终客户）</w:delText>
              </w:r>
            </w:del>
            <w:ins w:id="19" w:author="安正法务" w:date="2025-09-03T11:34:12Z">
              <w:del w:id="20" w:author="朱三强" w:date="2025-09-04T10:12:51Z">
                <w:r>
                  <w:rPr>
                    <w:rFonts w:hint="eastAsia" w:ascii="Times New Roman" w:hAnsi="Times New Roman" w:eastAsia="仿宋" w:cs="Times New Roman"/>
                    <w:sz w:val="24"/>
                    <w:szCs w:val="28"/>
                    <w:lang w:eastAsia="zh"/>
                    <w:woUserID w:val="1"/>
                  </w:rPr>
                  <w:delText>、数量等详细信息，乙方应在签约前自行察看并确认设备状况，承担所有现场风险和责任</w:delText>
                </w:r>
              </w:del>
            </w:ins>
          </w:p>
        </w:tc>
      </w:tr>
      <w:tr w14:paraId="0B0F2643">
        <w:tblPrEx>
          <w:tblCellMar>
            <w:top w:w="0" w:type="dxa"/>
            <w:left w:w="108" w:type="dxa"/>
            <w:bottom w:w="0" w:type="dxa"/>
            <w:right w:w="108" w:type="dxa"/>
          </w:tblCellMar>
          <w:tblPrExChange w:id="21" w:author="朱三强" w:date="2025-09-04T10:13:06Z">
            <w:tblPrEx>
              <w:tblCellMar>
                <w:top w:w="0" w:type="dxa"/>
                <w:left w:w="108" w:type="dxa"/>
                <w:bottom w:w="0" w:type="dxa"/>
                <w:right w:w="108" w:type="dxa"/>
              </w:tblCellMar>
            </w:tblPrEx>
          </w:tblPrExChange>
        </w:tblPrEx>
        <w:trPr>
          <w:trHeight w:val="529" w:hRule="atLeast"/>
          <w:trPrChange w:id="21" w:author="朱三强" w:date="2025-09-04T10:13:06Z">
            <w:trPr>
              <w:trHeight w:val="749" w:hRule="atLeast"/>
            </w:trPr>
          </w:trPrChange>
        </w:trPr>
        <w:tc>
          <w:tcPr>
            <w:tcW w:w="1887" w:type="dxa"/>
            <w:tcBorders>
              <w:top w:val="nil"/>
              <w:left w:val="single" w:color="auto" w:sz="4" w:space="0"/>
              <w:bottom w:val="single" w:color="auto" w:sz="4" w:space="0"/>
              <w:right w:val="single" w:color="auto" w:sz="4" w:space="0"/>
            </w:tcBorders>
            <w:vAlign w:val="center"/>
            <w:tcPrChange w:id="22" w:author="朱三强" w:date="2025-09-04T10:13:06Z">
              <w:tcPr>
                <w:tcW w:w="1887" w:type="dxa"/>
                <w:tcBorders>
                  <w:top w:val="nil"/>
                  <w:left w:val="single" w:color="auto" w:sz="4" w:space="0"/>
                  <w:bottom w:val="single" w:color="auto" w:sz="4" w:space="0"/>
                  <w:right w:val="single" w:color="auto" w:sz="4" w:space="0"/>
                </w:tcBorders>
                <w:vAlign w:val="center"/>
              </w:tcPr>
            </w:tcPrChange>
          </w:tcPr>
          <w:p w14:paraId="1E44663C">
            <w:pPr>
              <w:widowControl/>
              <w:jc w:val="center"/>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项目合作模式</w:t>
            </w:r>
          </w:p>
        </w:tc>
        <w:tc>
          <w:tcPr>
            <w:tcW w:w="6971" w:type="dxa"/>
            <w:tcBorders>
              <w:top w:val="nil"/>
              <w:left w:val="nil"/>
              <w:bottom w:val="single" w:color="auto" w:sz="4" w:space="0"/>
              <w:right w:val="single" w:color="auto" w:sz="4" w:space="0"/>
            </w:tcBorders>
            <w:vAlign w:val="center"/>
            <w:tcPrChange w:id="23" w:author="朱三强" w:date="2025-09-04T10:13:06Z">
              <w:tcPr>
                <w:tcW w:w="6971" w:type="dxa"/>
                <w:tcBorders>
                  <w:top w:val="nil"/>
                  <w:left w:val="nil"/>
                  <w:bottom w:val="single" w:color="auto" w:sz="4" w:space="0"/>
                  <w:right w:val="single" w:color="auto" w:sz="4" w:space="0"/>
                </w:tcBorders>
                <w:vAlign w:val="center"/>
              </w:tcPr>
            </w:tcPrChange>
          </w:tcPr>
          <w:p w14:paraId="4112D8AC">
            <w:pPr>
              <w:widowControl/>
              <w:ind w:firstLine="480" w:firstLineChars="200"/>
              <w:rPr>
                <w:rFonts w:ascii="Times New Roman" w:hAnsi="Times New Roman" w:eastAsia="仿宋" w:cs="Times New Roman"/>
                <w:sz w:val="24"/>
                <w:szCs w:val="28"/>
              </w:rPr>
              <w:pPrChange w:id="24" w:author="朱三强" w:date="2025-09-04T10:13:20Z">
                <w:pPr>
                  <w:widowControl/>
                  <w:ind w:firstLine="480" w:firstLineChars="200"/>
                </w:pPr>
              </w:pPrChange>
            </w:pPr>
            <w:r>
              <w:rPr>
                <w:rFonts w:hint="eastAsia" w:ascii="Times New Roman" w:hAnsi="Times New Roman" w:eastAsia="仿宋" w:cs="Times New Roman"/>
                <w:sz w:val="24"/>
                <w:szCs w:val="28"/>
              </w:rPr>
              <w:t>一次性买断</w:t>
            </w:r>
          </w:p>
        </w:tc>
      </w:tr>
      <w:tr w14:paraId="2E54D2F0">
        <w:tblPrEx>
          <w:tblCellMar>
            <w:top w:w="0" w:type="dxa"/>
            <w:left w:w="108" w:type="dxa"/>
            <w:bottom w:w="0" w:type="dxa"/>
            <w:right w:w="108" w:type="dxa"/>
          </w:tblCellMar>
        </w:tblPrEx>
        <w:trPr>
          <w:trHeight w:val="569" w:hRule="atLeast"/>
        </w:trPr>
        <w:tc>
          <w:tcPr>
            <w:tcW w:w="1887" w:type="dxa"/>
            <w:tcBorders>
              <w:top w:val="nil"/>
              <w:left w:val="single" w:color="auto" w:sz="4" w:space="0"/>
              <w:bottom w:val="single" w:color="auto" w:sz="4" w:space="0"/>
              <w:right w:val="single" w:color="auto" w:sz="4" w:space="0"/>
            </w:tcBorders>
            <w:vAlign w:val="center"/>
          </w:tcPr>
          <w:p w14:paraId="5F3BA1C5">
            <w:pPr>
              <w:widowControl/>
              <w:jc w:val="center"/>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项目合同金额</w:t>
            </w:r>
          </w:p>
        </w:tc>
        <w:tc>
          <w:tcPr>
            <w:tcW w:w="6971" w:type="dxa"/>
            <w:tcBorders>
              <w:top w:val="nil"/>
              <w:left w:val="nil"/>
              <w:bottom w:val="single" w:color="auto" w:sz="4" w:space="0"/>
              <w:right w:val="single" w:color="auto" w:sz="4" w:space="0"/>
            </w:tcBorders>
            <w:vAlign w:val="center"/>
          </w:tcPr>
          <w:p w14:paraId="0DB9DCB5">
            <w:pPr>
              <w:widowControl/>
              <w:ind w:firstLine="480" w:firstLineChars="200"/>
              <w:rPr>
                <w:rFonts w:ascii="Times New Roman" w:hAnsi="Times New Roman" w:eastAsia="仿宋" w:cs="Times New Roman"/>
                <w:sz w:val="24"/>
                <w:szCs w:val="28"/>
                <w:lang w:eastAsia="zh"/>
              </w:rPr>
              <w:pPrChange w:id="25" w:author="朱三强" w:date="2025-09-04T10:13:19Z">
                <w:pPr>
                  <w:widowControl/>
                  <w:ind w:firstLine="480" w:firstLineChars="200"/>
                </w:pPr>
              </w:pPrChange>
            </w:pPr>
            <w:commentRangeStart w:id="0"/>
            <w:r>
              <w:rPr>
                <w:rFonts w:hint="eastAsia" w:ascii="Times New Roman" w:hAnsi="Times New Roman" w:eastAsia="仿宋" w:cs="Times New Roman"/>
                <w:sz w:val="24"/>
                <w:szCs w:val="28"/>
                <w:lang w:eastAsia="zh"/>
              </w:rPr>
              <w:t>若达到合同约定的甲方一次性买断条件，甲方按</w:t>
            </w:r>
            <w:r>
              <w:rPr>
                <w:rFonts w:ascii="Times New Roman" w:hAnsi="Times New Roman" w:eastAsia="仿宋" w:cs="Times New Roman"/>
                <w:sz w:val="24"/>
                <w:szCs w:val="28"/>
                <w:u w:val="single"/>
              </w:rPr>
              <w:t>1.</w:t>
            </w:r>
            <w:r>
              <w:rPr>
                <w:rFonts w:hint="eastAsia" w:ascii="Times New Roman" w:hAnsi="Times New Roman" w:eastAsia="仿宋" w:cs="Times New Roman"/>
                <w:sz w:val="24"/>
                <w:szCs w:val="28"/>
                <w:u w:val="single"/>
              </w:rPr>
              <w:t>5</w:t>
            </w:r>
            <w:r>
              <w:rPr>
                <w:rFonts w:hint="eastAsia" w:ascii="Times New Roman" w:hAnsi="Times New Roman" w:eastAsia="仿宋" w:cs="Times New Roman"/>
                <w:sz w:val="24"/>
                <w:szCs w:val="28"/>
              </w:rPr>
              <w:t>万元（</w:t>
            </w:r>
            <w:r>
              <w:rPr>
                <w:rFonts w:hint="eastAsia" w:ascii="Times New Roman" w:hAnsi="Times New Roman" w:eastAsia="仿宋" w:cs="Times New Roman"/>
                <w:sz w:val="24"/>
                <w:szCs w:val="28"/>
                <w:u w:val="single"/>
              </w:rPr>
              <w:t>壹万伍仟</w:t>
            </w:r>
            <w:r>
              <w:rPr>
                <w:rFonts w:hint="eastAsia" w:ascii="Times New Roman" w:hAnsi="Times New Roman" w:eastAsia="仿宋" w:cs="Times New Roman"/>
                <w:sz w:val="24"/>
                <w:szCs w:val="28"/>
              </w:rPr>
              <w:t>元整）</w:t>
            </w:r>
            <w:r>
              <w:rPr>
                <w:rFonts w:hint="eastAsia" w:ascii="Times New Roman" w:hAnsi="Times New Roman" w:eastAsia="仿宋" w:cs="Times New Roman"/>
                <w:sz w:val="24"/>
                <w:szCs w:val="28"/>
                <w:lang w:eastAsia="zh"/>
              </w:rPr>
              <w:t>买断乙方实施的项目。</w:t>
            </w:r>
            <w:commentRangeEnd w:id="0"/>
            <w:r>
              <w:commentReference w:id="0"/>
            </w:r>
          </w:p>
        </w:tc>
      </w:tr>
      <w:tr w14:paraId="404CF9CE">
        <w:tblPrEx>
          <w:tblCellMar>
            <w:top w:w="0" w:type="dxa"/>
            <w:left w:w="108" w:type="dxa"/>
            <w:bottom w:w="0" w:type="dxa"/>
            <w:right w:w="108" w:type="dxa"/>
          </w:tblCellMar>
        </w:tblPrEx>
        <w:trPr>
          <w:trHeight w:val="569" w:hRule="atLeast"/>
          <w:ins w:id="26" w:author="朱三强" w:date="2025-09-04T10:27:55Z"/>
        </w:trPr>
        <w:tc>
          <w:tcPr>
            <w:tcW w:w="1887" w:type="dxa"/>
            <w:tcBorders>
              <w:top w:val="nil"/>
              <w:left w:val="single" w:color="auto" w:sz="4" w:space="0"/>
              <w:bottom w:val="single" w:color="auto" w:sz="4" w:space="0"/>
              <w:right w:val="single" w:color="auto" w:sz="4" w:space="0"/>
            </w:tcBorders>
            <w:vAlign w:val="center"/>
          </w:tcPr>
          <w:p w14:paraId="16B8B615">
            <w:pPr>
              <w:widowControl/>
              <w:jc w:val="center"/>
              <w:rPr>
                <w:ins w:id="27" w:author="朱三强" w:date="2025-09-04T10:27:55Z"/>
                <w:rFonts w:hint="default" w:ascii="仿宋" w:hAnsi="仿宋" w:eastAsia="仿宋" w:cs="宋体"/>
                <w:b/>
                <w:bCs/>
                <w:color w:val="000000"/>
                <w:kern w:val="0"/>
                <w:sz w:val="24"/>
                <w:szCs w:val="24"/>
                <w:lang w:val="en-US" w:eastAsia="zh-CN"/>
              </w:rPr>
            </w:pPr>
            <w:ins w:id="28" w:author="朱三强" w:date="2025-09-04T10:28:00Z">
              <w:r>
                <w:rPr>
                  <w:rFonts w:hint="eastAsia" w:ascii="仿宋" w:hAnsi="仿宋" w:eastAsia="仿宋" w:cs="宋体"/>
                  <w:b/>
                  <w:bCs/>
                  <w:color w:val="000000"/>
                  <w:kern w:val="0"/>
                  <w:sz w:val="24"/>
                  <w:szCs w:val="24"/>
                  <w:lang w:val="en-US" w:eastAsia="zh-CN"/>
                </w:rPr>
                <w:t>交付</w:t>
              </w:r>
            </w:ins>
            <w:ins w:id="29" w:author="朱三强" w:date="2025-09-04T10:28:01Z">
              <w:r>
                <w:rPr>
                  <w:rFonts w:hint="eastAsia" w:ascii="仿宋" w:hAnsi="仿宋" w:eastAsia="仿宋" w:cs="宋体"/>
                  <w:b/>
                  <w:bCs/>
                  <w:color w:val="000000"/>
                  <w:kern w:val="0"/>
                  <w:sz w:val="24"/>
                  <w:szCs w:val="24"/>
                  <w:lang w:val="en-US" w:eastAsia="zh-CN"/>
                </w:rPr>
                <w:t>期限</w:t>
              </w:r>
            </w:ins>
          </w:p>
        </w:tc>
        <w:tc>
          <w:tcPr>
            <w:tcW w:w="6971" w:type="dxa"/>
            <w:tcBorders>
              <w:top w:val="nil"/>
              <w:left w:val="nil"/>
              <w:bottom w:val="single" w:color="auto" w:sz="4" w:space="0"/>
              <w:right w:val="single" w:color="auto" w:sz="4" w:space="0"/>
            </w:tcBorders>
            <w:vAlign w:val="center"/>
          </w:tcPr>
          <w:p w14:paraId="74A255DC">
            <w:pPr>
              <w:widowControl/>
              <w:ind w:firstLine="480" w:firstLineChars="200"/>
              <w:rPr>
                <w:ins w:id="30" w:author="朱三强" w:date="2025-09-04T10:27:55Z"/>
                <w:rFonts w:hint="default" w:ascii="Times New Roman" w:hAnsi="Times New Roman" w:eastAsia="仿宋" w:cs="Times New Roman"/>
                <w:sz w:val="24"/>
                <w:szCs w:val="28"/>
                <w:lang w:val="en-US" w:eastAsia="zh-CN"/>
              </w:rPr>
            </w:pPr>
            <w:ins w:id="31" w:author="朱三强" w:date="2025-09-04T10:28:07Z">
              <w:r>
                <w:rPr>
                  <w:rFonts w:hint="eastAsia" w:ascii="Times New Roman" w:hAnsi="Times New Roman" w:eastAsia="仿宋" w:cs="Times New Roman"/>
                  <w:sz w:val="24"/>
                  <w:szCs w:val="28"/>
                  <w:lang w:val="en-US" w:eastAsia="zh-CN"/>
                </w:rPr>
                <w:t>乙方</w:t>
              </w:r>
            </w:ins>
            <w:ins w:id="32" w:author="朱三强" w:date="2025-09-04T10:28:08Z">
              <w:r>
                <w:rPr>
                  <w:rFonts w:hint="eastAsia" w:ascii="Times New Roman" w:hAnsi="Times New Roman" w:eastAsia="仿宋" w:cs="Times New Roman"/>
                  <w:sz w:val="24"/>
                  <w:szCs w:val="28"/>
                  <w:lang w:val="en-US" w:eastAsia="zh-CN"/>
                </w:rPr>
                <w:t>应</w:t>
              </w:r>
            </w:ins>
            <w:ins w:id="33" w:author="朱三强" w:date="2025-09-04T10:28:09Z">
              <w:r>
                <w:rPr>
                  <w:rFonts w:hint="eastAsia" w:ascii="Times New Roman" w:hAnsi="Times New Roman" w:eastAsia="仿宋" w:cs="Times New Roman"/>
                  <w:sz w:val="24"/>
                  <w:szCs w:val="28"/>
                  <w:lang w:val="en-US" w:eastAsia="zh-CN"/>
                </w:rPr>
                <w:t>在</w:t>
              </w:r>
            </w:ins>
            <w:ins w:id="34" w:author="朱三强" w:date="2025-09-04T10:28:21Z">
              <w:r>
                <w:rPr>
                  <w:rFonts w:hint="eastAsia" w:ascii="Times New Roman" w:hAnsi="Times New Roman" w:eastAsia="仿宋" w:cs="Times New Roman"/>
                  <w:sz w:val="24"/>
                  <w:szCs w:val="28"/>
                  <w:lang w:val="en-US" w:eastAsia="zh-CN"/>
                </w:rPr>
                <w:t>本合同</w:t>
              </w:r>
            </w:ins>
            <w:ins w:id="35" w:author="朱三强" w:date="2025-09-04T10:28:22Z">
              <w:r>
                <w:rPr>
                  <w:rFonts w:hint="eastAsia" w:ascii="Times New Roman" w:hAnsi="Times New Roman" w:eastAsia="仿宋" w:cs="Times New Roman"/>
                  <w:sz w:val="24"/>
                  <w:szCs w:val="28"/>
                  <w:lang w:val="en-US" w:eastAsia="zh-CN"/>
                </w:rPr>
                <w:t>签订</w:t>
              </w:r>
            </w:ins>
            <w:ins w:id="36" w:author="朱三强" w:date="2025-09-04T10:28:23Z">
              <w:r>
                <w:rPr>
                  <w:rFonts w:hint="eastAsia" w:ascii="Times New Roman" w:hAnsi="Times New Roman" w:eastAsia="仿宋" w:cs="Times New Roman"/>
                  <w:sz w:val="24"/>
                  <w:szCs w:val="28"/>
                  <w:lang w:val="en-US" w:eastAsia="zh-CN"/>
                </w:rPr>
                <w:t>后</w:t>
              </w:r>
            </w:ins>
            <w:ins w:id="37" w:author="朱三强" w:date="2025-09-04T10:28:28Z">
              <w:r>
                <w:rPr>
                  <w:rFonts w:hint="eastAsia" w:ascii="Times New Roman" w:hAnsi="Times New Roman" w:eastAsia="仿宋" w:cs="Times New Roman"/>
                  <w:sz w:val="24"/>
                  <w:szCs w:val="28"/>
                  <w:lang w:val="en-US" w:eastAsia="zh-CN"/>
                </w:rPr>
                <w:t>【】</w:t>
              </w:r>
            </w:ins>
            <w:ins w:id="38" w:author="朱三强" w:date="2025-09-04T10:28:24Z">
              <w:r>
                <w:rPr>
                  <w:rFonts w:hint="eastAsia" w:ascii="Times New Roman" w:hAnsi="Times New Roman" w:eastAsia="仿宋" w:cs="Times New Roman"/>
                  <w:sz w:val="24"/>
                  <w:szCs w:val="28"/>
                  <w:lang w:val="en-US" w:eastAsia="zh-CN"/>
                </w:rPr>
                <w:t>日</w:t>
              </w:r>
            </w:ins>
            <w:ins w:id="39" w:author="朱三强" w:date="2025-09-04T10:28:30Z">
              <w:r>
                <w:rPr>
                  <w:rFonts w:hint="eastAsia" w:ascii="Times New Roman" w:hAnsi="Times New Roman" w:eastAsia="仿宋" w:cs="Times New Roman"/>
                  <w:sz w:val="24"/>
                  <w:szCs w:val="28"/>
                  <w:lang w:val="en-US" w:eastAsia="zh-CN"/>
                </w:rPr>
                <w:t>内</w:t>
              </w:r>
            </w:ins>
            <w:ins w:id="40" w:author="朱三强" w:date="2025-09-04T10:28:33Z">
              <w:r>
                <w:rPr>
                  <w:rFonts w:hint="eastAsia" w:ascii="Times New Roman" w:hAnsi="Times New Roman" w:eastAsia="仿宋" w:cs="Times New Roman"/>
                  <w:sz w:val="24"/>
                  <w:szCs w:val="28"/>
                  <w:lang w:val="en-US" w:eastAsia="zh-CN"/>
                </w:rPr>
                <w:t>完成</w:t>
              </w:r>
            </w:ins>
            <w:ins w:id="41" w:author="朱三强" w:date="2025-09-04T10:28:37Z">
              <w:r>
                <w:rPr>
                  <w:rFonts w:hint="eastAsia" w:ascii="Times New Roman" w:hAnsi="Times New Roman" w:eastAsia="仿宋" w:cs="Times New Roman"/>
                  <w:sz w:val="24"/>
                  <w:szCs w:val="28"/>
                  <w:lang w:val="en-US" w:eastAsia="zh-CN"/>
                </w:rPr>
                <w:t>项目</w:t>
              </w:r>
            </w:ins>
            <w:ins w:id="42" w:author="朱三强" w:date="2025-09-04T10:28:38Z">
              <w:r>
                <w:rPr>
                  <w:rFonts w:hint="eastAsia" w:ascii="Times New Roman" w:hAnsi="Times New Roman" w:eastAsia="仿宋" w:cs="Times New Roman"/>
                  <w:sz w:val="24"/>
                  <w:szCs w:val="28"/>
                  <w:lang w:val="en-US" w:eastAsia="zh-CN"/>
                </w:rPr>
                <w:t>改造，</w:t>
              </w:r>
            </w:ins>
            <w:ins w:id="43" w:author="朱三强" w:date="2025-09-04T10:28:44Z">
              <w:r>
                <w:rPr>
                  <w:rFonts w:hint="eastAsia" w:ascii="Times New Roman" w:hAnsi="Times New Roman" w:eastAsia="仿宋" w:cs="Times New Roman"/>
                  <w:sz w:val="24"/>
                  <w:szCs w:val="28"/>
                  <w:lang w:val="en-US" w:eastAsia="zh-CN"/>
                </w:rPr>
                <w:t>交付</w:t>
              </w:r>
            </w:ins>
            <w:ins w:id="44" w:author="朱三强" w:date="2025-09-04T10:28:47Z">
              <w:r>
                <w:rPr>
                  <w:rFonts w:hint="eastAsia" w:ascii="Times New Roman" w:hAnsi="Times New Roman" w:eastAsia="仿宋" w:cs="Times New Roman"/>
                  <w:sz w:val="24"/>
                  <w:szCs w:val="28"/>
                  <w:lang w:val="en-US" w:eastAsia="zh-CN"/>
                </w:rPr>
                <w:t>改造</w:t>
              </w:r>
            </w:ins>
            <w:ins w:id="45" w:author="朱三强" w:date="2025-09-04T10:29:04Z">
              <w:r>
                <w:rPr>
                  <w:rFonts w:hint="eastAsia" w:ascii="Times New Roman" w:hAnsi="Times New Roman" w:eastAsia="仿宋" w:cs="Times New Roman"/>
                  <w:sz w:val="24"/>
                  <w:szCs w:val="28"/>
                  <w:lang w:val="en-US" w:eastAsia="zh-CN"/>
                </w:rPr>
                <w:t>成果</w:t>
              </w:r>
            </w:ins>
            <w:ins w:id="46" w:author="朱三强" w:date="2025-09-04T10:29:06Z">
              <w:r>
                <w:rPr>
                  <w:rFonts w:hint="eastAsia" w:ascii="Times New Roman" w:hAnsi="Times New Roman" w:eastAsia="仿宋" w:cs="Times New Roman"/>
                  <w:sz w:val="24"/>
                  <w:szCs w:val="28"/>
                  <w:lang w:val="en-US" w:eastAsia="zh-CN"/>
                </w:rPr>
                <w:t>。</w:t>
              </w:r>
            </w:ins>
          </w:p>
        </w:tc>
      </w:tr>
      <w:tr w14:paraId="6B324BA7">
        <w:tblPrEx>
          <w:tblCellMar>
            <w:top w:w="0" w:type="dxa"/>
            <w:left w:w="108" w:type="dxa"/>
            <w:bottom w:w="0" w:type="dxa"/>
            <w:right w:w="108" w:type="dxa"/>
          </w:tblCellMar>
        </w:tblPrEx>
        <w:trPr>
          <w:trHeight w:val="569" w:hRule="atLeast"/>
        </w:trPr>
        <w:tc>
          <w:tcPr>
            <w:tcW w:w="1887" w:type="dxa"/>
            <w:tcBorders>
              <w:top w:val="nil"/>
              <w:left w:val="single" w:color="auto" w:sz="4" w:space="0"/>
              <w:bottom w:val="single" w:color="auto" w:sz="4" w:space="0"/>
              <w:right w:val="single" w:color="auto" w:sz="4" w:space="0"/>
            </w:tcBorders>
            <w:vAlign w:val="center"/>
          </w:tcPr>
          <w:p w14:paraId="2C0E06D0">
            <w:pPr>
              <w:widowControl/>
              <w:jc w:val="center"/>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维保期</w:t>
            </w:r>
          </w:p>
        </w:tc>
        <w:tc>
          <w:tcPr>
            <w:tcW w:w="6971" w:type="dxa"/>
            <w:tcBorders>
              <w:top w:val="nil"/>
              <w:left w:val="nil"/>
              <w:bottom w:val="single" w:color="auto" w:sz="4" w:space="0"/>
              <w:right w:val="single" w:color="auto" w:sz="4" w:space="0"/>
            </w:tcBorders>
            <w:vAlign w:val="center"/>
          </w:tcPr>
          <w:p w14:paraId="31281ECC">
            <w:pPr>
              <w:widowControl/>
              <w:ind w:firstLine="480" w:firstLineChars="200"/>
              <w:rPr>
                <w:rFonts w:ascii="Times New Roman" w:hAnsi="Times New Roman" w:eastAsia="仿宋" w:cs="Times New Roman"/>
                <w:sz w:val="24"/>
                <w:szCs w:val="28"/>
              </w:rPr>
              <w:pPrChange w:id="47" w:author="朱三强" w:date="2025-09-04T10:13:25Z">
                <w:pPr>
                  <w:widowControl/>
                  <w:ind w:firstLine="480" w:firstLineChars="200"/>
                </w:pPr>
              </w:pPrChange>
            </w:pPr>
            <w:ins w:id="48" w:author="朱三强" w:date="2025-09-04T10:29:15Z">
              <w:r>
                <w:rPr>
                  <w:rFonts w:hint="eastAsia" w:ascii="Times New Roman" w:hAnsi="Times New Roman" w:eastAsia="仿宋" w:cs="Times New Roman"/>
                  <w:sz w:val="24"/>
                  <w:szCs w:val="28"/>
                  <w:lang w:val="en-US" w:eastAsia="zh-CN"/>
                </w:rPr>
                <w:t>自</w:t>
              </w:r>
            </w:ins>
            <w:ins w:id="49" w:author="朱三强" w:date="2025-09-04T10:29:18Z">
              <w:r>
                <w:rPr>
                  <w:rFonts w:hint="eastAsia" w:ascii="Times New Roman" w:hAnsi="Times New Roman" w:eastAsia="仿宋" w:cs="Times New Roman"/>
                  <w:sz w:val="24"/>
                  <w:szCs w:val="28"/>
                  <w:lang w:val="en-US" w:eastAsia="zh-CN"/>
                </w:rPr>
                <w:t>甲方</w:t>
              </w:r>
            </w:ins>
            <w:ins w:id="50" w:author="朱三强" w:date="2025-09-04T10:29:23Z">
              <w:r>
                <w:rPr>
                  <w:rFonts w:hint="eastAsia" w:ascii="Times New Roman" w:hAnsi="Times New Roman" w:eastAsia="仿宋" w:cs="Times New Roman"/>
                  <w:sz w:val="24"/>
                  <w:szCs w:val="28"/>
                  <w:lang w:val="en-US" w:eastAsia="zh-CN"/>
                </w:rPr>
                <w:t>确认</w:t>
              </w:r>
            </w:ins>
            <w:ins w:id="51" w:author="朱三强" w:date="2025-09-04T10:29:26Z">
              <w:r>
                <w:rPr>
                  <w:rFonts w:hint="eastAsia" w:ascii="Times New Roman" w:hAnsi="Times New Roman" w:eastAsia="仿宋" w:cs="Times New Roman"/>
                  <w:sz w:val="24"/>
                  <w:szCs w:val="28"/>
                  <w:lang w:val="en-US" w:eastAsia="zh-CN"/>
                </w:rPr>
                <w:t>乙方</w:t>
              </w:r>
            </w:ins>
            <w:ins w:id="52" w:author="朱三强" w:date="2025-09-04T10:29:27Z">
              <w:r>
                <w:rPr>
                  <w:rFonts w:hint="eastAsia" w:ascii="Times New Roman" w:hAnsi="Times New Roman" w:eastAsia="仿宋" w:cs="Times New Roman"/>
                  <w:sz w:val="24"/>
                  <w:szCs w:val="28"/>
                  <w:lang w:val="en-US" w:eastAsia="zh-CN"/>
                </w:rPr>
                <w:t>交付</w:t>
              </w:r>
            </w:ins>
            <w:ins w:id="53" w:author="朱三强" w:date="2025-09-04T10:29:28Z">
              <w:r>
                <w:rPr>
                  <w:rFonts w:hint="eastAsia" w:ascii="Times New Roman" w:hAnsi="Times New Roman" w:eastAsia="仿宋" w:cs="Times New Roman"/>
                  <w:sz w:val="24"/>
                  <w:szCs w:val="28"/>
                  <w:lang w:val="en-US" w:eastAsia="zh-CN"/>
                </w:rPr>
                <w:t>成果</w:t>
              </w:r>
            </w:ins>
            <w:ins w:id="54" w:author="朱三强" w:date="2025-09-04T10:29:29Z">
              <w:r>
                <w:rPr>
                  <w:rFonts w:hint="eastAsia" w:ascii="Times New Roman" w:hAnsi="Times New Roman" w:eastAsia="仿宋" w:cs="Times New Roman"/>
                  <w:sz w:val="24"/>
                  <w:szCs w:val="28"/>
                  <w:lang w:val="en-US" w:eastAsia="zh-CN"/>
                </w:rPr>
                <w:t>之日起</w:t>
              </w:r>
            </w:ins>
            <w:r>
              <w:rPr>
                <w:rFonts w:hint="eastAsia" w:ascii="Times New Roman" w:hAnsi="Times New Roman" w:eastAsia="仿宋" w:cs="Times New Roman"/>
                <w:sz w:val="24"/>
                <w:szCs w:val="28"/>
              </w:rPr>
              <w:t>1年</w:t>
            </w:r>
          </w:p>
        </w:tc>
      </w:tr>
      <w:tr w14:paraId="4ED9A813">
        <w:tblPrEx>
          <w:tblCellMar>
            <w:top w:w="0" w:type="dxa"/>
            <w:left w:w="108" w:type="dxa"/>
            <w:bottom w:w="0" w:type="dxa"/>
            <w:right w:w="108" w:type="dxa"/>
          </w:tblCellMar>
        </w:tblPrEx>
        <w:trPr>
          <w:trHeight w:val="962" w:hRule="atLeast"/>
        </w:trPr>
        <w:tc>
          <w:tcPr>
            <w:tcW w:w="1887" w:type="dxa"/>
            <w:tcBorders>
              <w:top w:val="nil"/>
              <w:left w:val="single" w:color="auto" w:sz="4" w:space="0"/>
              <w:bottom w:val="single" w:color="auto" w:sz="4" w:space="0"/>
              <w:right w:val="single" w:color="auto" w:sz="4" w:space="0"/>
            </w:tcBorders>
            <w:vAlign w:val="center"/>
          </w:tcPr>
          <w:p w14:paraId="4BC6DD4F">
            <w:pPr>
              <w:widowControl/>
              <w:jc w:val="center"/>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项目验收</w:t>
            </w:r>
          </w:p>
        </w:tc>
        <w:tc>
          <w:tcPr>
            <w:tcW w:w="6971" w:type="dxa"/>
            <w:tcBorders>
              <w:top w:val="nil"/>
              <w:left w:val="nil"/>
              <w:bottom w:val="single" w:color="auto" w:sz="4" w:space="0"/>
              <w:right w:val="single" w:color="auto" w:sz="4" w:space="0"/>
            </w:tcBorders>
            <w:vAlign w:val="center"/>
          </w:tcPr>
          <w:p w14:paraId="23C91A5E">
            <w:pPr>
              <w:widowControl/>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乙方软件部署完成、测试后满足附件中《舒适度标准确认单》中舒适度标准要求即为合格。</w:t>
            </w:r>
          </w:p>
          <w:p w14:paraId="2724EE60">
            <w:pPr>
              <w:widowControl/>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以双方签字确认的《舒适度标准确认单》达标为验收标准，以及结算依据。</w:t>
            </w:r>
          </w:p>
        </w:tc>
      </w:tr>
      <w:tr w14:paraId="1F29001D">
        <w:tblPrEx>
          <w:tblCellMar>
            <w:top w:w="0" w:type="dxa"/>
            <w:left w:w="108" w:type="dxa"/>
            <w:bottom w:w="0" w:type="dxa"/>
            <w:right w:w="108" w:type="dxa"/>
          </w:tblCellMar>
        </w:tblPrEx>
        <w:trPr>
          <w:trHeight w:val="1124" w:hRule="atLeast"/>
        </w:trPr>
        <w:tc>
          <w:tcPr>
            <w:tcW w:w="1887" w:type="dxa"/>
            <w:tcBorders>
              <w:top w:val="nil"/>
              <w:left w:val="single" w:color="auto" w:sz="4" w:space="0"/>
              <w:bottom w:val="single" w:color="auto" w:sz="4" w:space="0"/>
              <w:right w:val="single" w:color="auto" w:sz="4" w:space="0"/>
            </w:tcBorders>
            <w:vAlign w:val="center"/>
          </w:tcPr>
          <w:p w14:paraId="651FEA20">
            <w:pPr>
              <w:widowControl/>
              <w:jc w:val="center"/>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结算方式</w:t>
            </w:r>
          </w:p>
        </w:tc>
        <w:tc>
          <w:tcPr>
            <w:tcW w:w="6971" w:type="dxa"/>
            <w:tcBorders>
              <w:top w:val="nil"/>
              <w:left w:val="nil"/>
              <w:bottom w:val="single" w:color="auto" w:sz="4" w:space="0"/>
              <w:right w:val="single" w:color="auto" w:sz="4" w:space="0"/>
            </w:tcBorders>
            <w:vAlign w:val="center"/>
          </w:tcPr>
          <w:p w14:paraId="7926421A">
            <w:pPr>
              <w:widowControl/>
              <w:numPr>
                <w:ilvl w:val="255"/>
                <w:numId w:val="0"/>
              </w:numPr>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合同签订后5个工作日内甲方向乙方</w:t>
            </w:r>
            <w:r>
              <w:rPr>
                <w:rFonts w:hint="eastAsia" w:ascii="Times New Roman" w:hAnsi="Times New Roman" w:eastAsia="仿宋" w:cs="Times New Roman"/>
                <w:sz w:val="24"/>
                <w:szCs w:val="28"/>
                <w:lang w:eastAsia="zh"/>
              </w:rPr>
              <w:t>预付</w:t>
            </w:r>
            <w:r>
              <w:rPr>
                <w:rFonts w:hint="eastAsia" w:ascii="Times New Roman" w:hAnsi="Times New Roman" w:eastAsia="仿宋" w:cs="Times New Roman"/>
                <w:sz w:val="24"/>
                <w:szCs w:val="28"/>
              </w:rPr>
              <w:t>合同额的50%</w:t>
            </w:r>
            <w:r>
              <w:rPr>
                <w:rFonts w:hint="eastAsia" w:ascii="Times New Roman" w:hAnsi="Times New Roman" w:eastAsia="仿宋" w:cs="Times New Roman"/>
                <w:sz w:val="24"/>
                <w:szCs w:val="28"/>
                <w:lang w:eastAsia="zh"/>
              </w:rPr>
              <w:t>。</w:t>
            </w:r>
            <w:r>
              <w:rPr>
                <w:rFonts w:hint="eastAsia" w:ascii="Times New Roman" w:hAnsi="Times New Roman" w:eastAsia="仿宋" w:cs="Times New Roman"/>
                <w:sz w:val="24"/>
                <w:szCs w:val="28"/>
              </w:rPr>
              <w:t>剩余50%</w:t>
            </w:r>
            <w:r>
              <w:rPr>
                <w:rFonts w:hint="eastAsia" w:ascii="Times New Roman" w:hAnsi="Times New Roman" w:eastAsia="仿宋" w:cs="Times New Roman"/>
                <w:sz w:val="24"/>
                <w:szCs w:val="28"/>
                <w:lang w:eastAsia="zh"/>
              </w:rPr>
              <w:t>，双方对舒适度确认之日起5个工作日内支付，</w:t>
            </w:r>
            <w:ins w:id="55" w:author="朱三强" w:date="2025-09-04T10:25:40Z">
              <w:r>
                <w:rPr>
                  <w:rFonts w:hint="eastAsia" w:ascii="Times New Roman" w:hAnsi="Times New Roman" w:eastAsia="仿宋" w:cs="Times New Roman"/>
                  <w:sz w:val="24"/>
                  <w:szCs w:val="28"/>
                  <w:lang w:val="en-US" w:eastAsia="zh-CN"/>
                </w:rPr>
                <w:t>甲方</w:t>
              </w:r>
            </w:ins>
            <w:ins w:id="56" w:author="朱三强" w:date="2025-09-04T10:25:42Z">
              <w:r>
                <w:rPr>
                  <w:rFonts w:hint="eastAsia" w:ascii="Times New Roman" w:hAnsi="Times New Roman" w:eastAsia="仿宋" w:cs="Times New Roman"/>
                  <w:sz w:val="24"/>
                  <w:szCs w:val="28"/>
                  <w:lang w:val="en-US" w:eastAsia="zh-CN"/>
                </w:rPr>
                <w:t>向</w:t>
              </w:r>
            </w:ins>
            <w:ins w:id="57" w:author="朱三强" w:date="2025-09-04T10:25:44Z">
              <w:r>
                <w:rPr>
                  <w:rFonts w:hint="eastAsia" w:ascii="Times New Roman" w:hAnsi="Times New Roman" w:eastAsia="仿宋" w:cs="Times New Roman"/>
                  <w:sz w:val="24"/>
                  <w:szCs w:val="28"/>
                  <w:lang w:val="en-US" w:eastAsia="zh-CN"/>
                </w:rPr>
                <w:t>乙方</w:t>
              </w:r>
            </w:ins>
            <w:ins w:id="58" w:author="朱三强" w:date="2025-09-04T10:25:45Z">
              <w:r>
                <w:rPr>
                  <w:rFonts w:hint="eastAsia" w:ascii="Times New Roman" w:hAnsi="Times New Roman" w:eastAsia="仿宋" w:cs="Times New Roman"/>
                  <w:sz w:val="24"/>
                  <w:szCs w:val="28"/>
                  <w:lang w:val="en-US" w:eastAsia="zh-CN"/>
                </w:rPr>
                <w:t>支付的</w:t>
              </w:r>
            </w:ins>
            <w:ins w:id="59" w:author="朱三强" w:date="2025-09-04T10:25:47Z">
              <w:r>
                <w:rPr>
                  <w:rFonts w:hint="eastAsia" w:ascii="Times New Roman" w:hAnsi="Times New Roman" w:eastAsia="仿宋" w:cs="Times New Roman"/>
                  <w:sz w:val="24"/>
                  <w:szCs w:val="28"/>
                  <w:lang w:val="en-US" w:eastAsia="zh-CN"/>
                </w:rPr>
                <w:t>预付</w:t>
              </w:r>
            </w:ins>
            <w:ins w:id="60" w:author="朱三强" w:date="2025-09-04T10:25:48Z">
              <w:r>
                <w:rPr>
                  <w:rFonts w:hint="eastAsia" w:ascii="Times New Roman" w:hAnsi="Times New Roman" w:eastAsia="仿宋" w:cs="Times New Roman"/>
                  <w:sz w:val="24"/>
                  <w:szCs w:val="28"/>
                  <w:lang w:val="en-US" w:eastAsia="zh-CN"/>
                </w:rPr>
                <w:t>款</w:t>
              </w:r>
            </w:ins>
            <w:ins w:id="61" w:author="朱三强" w:date="2025-09-04T10:25:49Z">
              <w:r>
                <w:rPr>
                  <w:rFonts w:hint="eastAsia" w:ascii="Times New Roman" w:hAnsi="Times New Roman" w:eastAsia="仿宋" w:cs="Times New Roman"/>
                  <w:sz w:val="24"/>
                  <w:szCs w:val="28"/>
                  <w:lang w:val="en-US" w:eastAsia="zh-CN"/>
                </w:rPr>
                <w:t>，</w:t>
              </w:r>
            </w:ins>
            <w:ins w:id="62" w:author="朱三强" w:date="2025-09-04T10:25:50Z">
              <w:r>
                <w:rPr>
                  <w:rFonts w:hint="eastAsia" w:ascii="Times New Roman" w:hAnsi="Times New Roman" w:eastAsia="仿宋" w:cs="Times New Roman"/>
                  <w:sz w:val="24"/>
                  <w:szCs w:val="28"/>
                  <w:lang w:val="en-US" w:eastAsia="zh-CN"/>
                </w:rPr>
                <w:t>在</w:t>
              </w:r>
            </w:ins>
            <w:ins w:id="63" w:author="朱三强" w:date="2025-09-04T10:25:51Z">
              <w:r>
                <w:rPr>
                  <w:rFonts w:hint="eastAsia" w:ascii="Times New Roman" w:hAnsi="Times New Roman" w:eastAsia="仿宋" w:cs="Times New Roman"/>
                  <w:sz w:val="24"/>
                  <w:szCs w:val="28"/>
                  <w:lang w:val="en-US" w:eastAsia="zh-CN"/>
                </w:rPr>
                <w:t>甲方</w:t>
              </w:r>
            </w:ins>
            <w:ins w:id="64" w:author="朱三强" w:date="2025-09-04T10:25:08Z">
              <w:r>
                <w:rPr>
                  <w:rFonts w:hint="eastAsia" w:ascii="Times New Roman" w:hAnsi="Times New Roman" w:eastAsia="仿宋" w:cs="Times New Roman"/>
                  <w:sz w:val="24"/>
                  <w:szCs w:val="28"/>
                  <w:lang w:val="en-US" w:eastAsia="zh-CN"/>
                </w:rPr>
                <w:t>第二次</w:t>
              </w:r>
            </w:ins>
            <w:ins w:id="65" w:author="朱三强" w:date="2025-09-04T10:24:44Z">
              <w:r>
                <w:rPr>
                  <w:rFonts w:hint="eastAsia" w:ascii="Times New Roman" w:hAnsi="Times New Roman" w:eastAsia="仿宋" w:cs="Times New Roman"/>
                  <w:sz w:val="24"/>
                  <w:szCs w:val="28"/>
                  <w:lang w:val="en-US" w:eastAsia="zh-CN"/>
                </w:rPr>
                <w:t>付款</w:t>
              </w:r>
            </w:ins>
            <w:ins w:id="66" w:author="朱三强" w:date="2025-09-04T10:25:54Z">
              <w:r>
                <w:rPr>
                  <w:rFonts w:hint="eastAsia" w:ascii="Times New Roman" w:hAnsi="Times New Roman" w:eastAsia="仿宋" w:cs="Times New Roman"/>
                  <w:sz w:val="24"/>
                  <w:szCs w:val="28"/>
                  <w:lang w:val="en-US" w:eastAsia="zh-CN"/>
                </w:rPr>
                <w:t>后</w:t>
              </w:r>
            </w:ins>
            <w:ins w:id="67" w:author="朱三强" w:date="2025-09-04T10:25:55Z">
              <w:r>
                <w:rPr>
                  <w:rFonts w:hint="eastAsia" w:ascii="Times New Roman" w:hAnsi="Times New Roman" w:eastAsia="仿宋" w:cs="Times New Roman"/>
                  <w:sz w:val="24"/>
                  <w:szCs w:val="28"/>
                  <w:lang w:val="en-US" w:eastAsia="zh-CN"/>
                </w:rPr>
                <w:t>自动</w:t>
              </w:r>
            </w:ins>
            <w:ins w:id="68" w:author="朱三强" w:date="2025-09-04T10:25:57Z">
              <w:r>
                <w:rPr>
                  <w:rFonts w:hint="eastAsia" w:ascii="Times New Roman" w:hAnsi="Times New Roman" w:eastAsia="仿宋" w:cs="Times New Roman"/>
                  <w:sz w:val="24"/>
                  <w:szCs w:val="28"/>
                  <w:lang w:val="en-US" w:eastAsia="zh-CN"/>
                </w:rPr>
                <w:t>转为</w:t>
              </w:r>
            </w:ins>
            <w:ins w:id="69" w:author="朱三强" w:date="2025-09-04T10:26:01Z">
              <w:r>
                <w:rPr>
                  <w:rFonts w:hint="eastAsia" w:ascii="Times New Roman" w:hAnsi="Times New Roman" w:eastAsia="仿宋" w:cs="Times New Roman"/>
                  <w:sz w:val="24"/>
                  <w:szCs w:val="28"/>
                  <w:lang w:val="en-US" w:eastAsia="zh-CN"/>
                </w:rPr>
                <w:t>合同</w:t>
              </w:r>
            </w:ins>
            <w:ins w:id="70" w:author="朱三强" w:date="2025-09-04T10:26:02Z">
              <w:r>
                <w:rPr>
                  <w:rFonts w:hint="eastAsia" w:ascii="Times New Roman" w:hAnsi="Times New Roman" w:eastAsia="仿宋" w:cs="Times New Roman"/>
                  <w:sz w:val="24"/>
                  <w:szCs w:val="28"/>
                  <w:lang w:val="en-US" w:eastAsia="zh-CN"/>
                </w:rPr>
                <w:t>价款</w:t>
              </w:r>
            </w:ins>
            <w:ins w:id="71" w:author="朱三强" w:date="2025-09-04T10:24:45Z">
              <w:r>
                <w:rPr>
                  <w:rFonts w:hint="eastAsia" w:ascii="Times New Roman" w:hAnsi="Times New Roman" w:eastAsia="仿宋" w:cs="Times New Roman"/>
                  <w:sz w:val="24"/>
                  <w:szCs w:val="28"/>
                  <w:lang w:val="en-US" w:eastAsia="zh-CN"/>
                </w:rPr>
                <w:t>，</w:t>
              </w:r>
            </w:ins>
            <w:r>
              <w:rPr>
                <w:rFonts w:hint="eastAsia" w:ascii="Times New Roman" w:hAnsi="Times New Roman" w:eastAsia="仿宋" w:cs="Times New Roman"/>
                <w:sz w:val="24"/>
                <w:szCs w:val="28"/>
              </w:rPr>
              <w:t>乙方</w:t>
            </w:r>
            <w:r>
              <w:rPr>
                <w:rFonts w:hint="eastAsia" w:ascii="Times New Roman" w:hAnsi="Times New Roman" w:eastAsia="仿宋" w:cs="Times New Roman"/>
                <w:sz w:val="24"/>
                <w:szCs w:val="28"/>
                <w:lang w:eastAsia="zh"/>
              </w:rPr>
              <w:t>应</w:t>
            </w:r>
            <w:ins w:id="72" w:author="朱三强" w:date="2025-09-04T10:26:20Z">
              <w:r>
                <w:rPr>
                  <w:rFonts w:hint="eastAsia" w:ascii="Times New Roman" w:hAnsi="Times New Roman" w:eastAsia="仿宋" w:cs="Times New Roman"/>
                  <w:sz w:val="24"/>
                  <w:szCs w:val="28"/>
                  <w:lang w:val="en-US" w:eastAsia="zh-CN"/>
                </w:rPr>
                <w:t>合同</w:t>
              </w:r>
            </w:ins>
            <w:ins w:id="73" w:author="朱三强" w:date="2025-09-04T10:26:25Z">
              <w:r>
                <w:rPr>
                  <w:rFonts w:hint="eastAsia" w:ascii="Times New Roman" w:hAnsi="Times New Roman" w:eastAsia="仿宋" w:cs="Times New Roman"/>
                  <w:sz w:val="24"/>
                  <w:szCs w:val="28"/>
                  <w:lang w:val="en-US" w:eastAsia="zh-CN"/>
                </w:rPr>
                <w:t>总</w:t>
              </w:r>
            </w:ins>
            <w:ins w:id="74" w:author="朱三强" w:date="2025-09-04T10:26:26Z">
              <w:r>
                <w:rPr>
                  <w:rFonts w:hint="eastAsia" w:ascii="Times New Roman" w:hAnsi="Times New Roman" w:eastAsia="仿宋" w:cs="Times New Roman"/>
                  <w:sz w:val="24"/>
                  <w:szCs w:val="28"/>
                  <w:lang w:val="en-US" w:eastAsia="zh-CN"/>
                </w:rPr>
                <w:t>金额</w:t>
              </w:r>
            </w:ins>
            <w:ins w:id="75" w:author="朱三强" w:date="2025-09-04T10:24:49Z">
              <w:r>
                <w:rPr>
                  <w:rFonts w:hint="eastAsia" w:ascii="Times New Roman" w:hAnsi="Times New Roman" w:eastAsia="仿宋" w:cs="Times New Roman"/>
                  <w:sz w:val="24"/>
                  <w:szCs w:val="28"/>
                  <w:lang w:val="en-US" w:eastAsia="zh-CN"/>
                </w:rPr>
                <w:t>向</w:t>
              </w:r>
            </w:ins>
            <w:ins w:id="76" w:author="朱三强" w:date="2025-09-04T10:24:50Z">
              <w:r>
                <w:rPr>
                  <w:rFonts w:hint="eastAsia" w:ascii="Times New Roman" w:hAnsi="Times New Roman" w:eastAsia="仿宋" w:cs="Times New Roman"/>
                  <w:sz w:val="24"/>
                  <w:szCs w:val="28"/>
                  <w:lang w:val="en-US" w:eastAsia="zh-CN"/>
                </w:rPr>
                <w:t>甲方</w:t>
              </w:r>
            </w:ins>
            <w:r>
              <w:rPr>
                <w:rFonts w:hint="eastAsia" w:ascii="Times New Roman" w:hAnsi="Times New Roman" w:eastAsia="仿宋" w:cs="Times New Roman"/>
                <w:sz w:val="24"/>
                <w:szCs w:val="28"/>
              </w:rPr>
              <w:t>开具税率</w:t>
            </w:r>
            <w:r>
              <w:rPr>
                <w:rFonts w:hint="eastAsia" w:ascii="Times New Roman" w:hAnsi="Times New Roman" w:eastAsia="仿宋" w:cs="Times New Roman"/>
                <w:sz w:val="24"/>
                <w:szCs w:val="28"/>
                <w:lang w:eastAsia="zh"/>
              </w:rPr>
              <w:t>为（</w:t>
            </w:r>
            <w:r>
              <w:rPr>
                <w:rFonts w:hint="eastAsia" w:ascii="Times New Roman" w:hAnsi="Times New Roman" w:eastAsia="仿宋" w:cs="Times New Roman"/>
                <w:sz w:val="24"/>
                <w:szCs w:val="28"/>
              </w:rPr>
              <w:t>6%</w:t>
            </w:r>
            <w:r>
              <w:rPr>
                <w:rFonts w:hint="eastAsia" w:ascii="Times New Roman" w:hAnsi="Times New Roman" w:eastAsia="仿宋" w:cs="Times New Roman"/>
                <w:sz w:val="24"/>
                <w:szCs w:val="28"/>
                <w:lang w:eastAsia="zh"/>
              </w:rPr>
              <w:t>）</w:t>
            </w:r>
            <w:r>
              <w:rPr>
                <w:rFonts w:hint="eastAsia" w:ascii="Times New Roman" w:hAnsi="Times New Roman" w:eastAsia="仿宋" w:cs="Times New Roman"/>
                <w:sz w:val="24"/>
                <w:szCs w:val="28"/>
              </w:rPr>
              <w:t>相应发票</w:t>
            </w:r>
            <w:r>
              <w:rPr>
                <w:rFonts w:hint="eastAsia" w:ascii="Times New Roman" w:hAnsi="Times New Roman" w:eastAsia="仿宋" w:cs="Times New Roman"/>
                <w:sz w:val="24"/>
                <w:szCs w:val="28"/>
                <w:lang w:eastAsia="zh"/>
              </w:rPr>
              <w:t>；</w:t>
            </w:r>
          </w:p>
          <w:p w14:paraId="1465C450">
            <w:pPr>
              <w:widowControl/>
              <w:numPr>
                <w:ilvl w:val="255"/>
                <w:numId w:val="0"/>
              </w:numPr>
              <w:ind w:firstLine="480" w:firstLineChars="200"/>
              <w:rPr>
                <w:rFonts w:hint="eastAsia" w:ascii="Times New Roman" w:hAnsi="Times New Roman" w:eastAsia="仿宋" w:cs="Times New Roman"/>
                <w:sz w:val="24"/>
                <w:szCs w:val="28"/>
              </w:rPr>
            </w:pPr>
            <w:r>
              <w:rPr>
                <w:rFonts w:hint="eastAsia" w:ascii="Times New Roman" w:hAnsi="Times New Roman" w:eastAsia="仿宋" w:cs="Times New Roman"/>
                <w:sz w:val="24"/>
                <w:szCs w:val="28"/>
                <w:lang w:eastAsia="zh"/>
              </w:rPr>
              <w:t>如未达到合同约定的舒适度标准，剩余50%不再支付，乙方应在在双方对舒适度确认之日起5个工作日内退还甲方已付的50%</w:t>
            </w:r>
            <w:r>
              <w:rPr>
                <w:rFonts w:hint="eastAsia" w:ascii="Times New Roman" w:hAnsi="Times New Roman" w:eastAsia="仿宋" w:cs="Times New Roman"/>
                <w:sz w:val="24"/>
                <w:szCs w:val="28"/>
              </w:rPr>
              <w:t>。</w:t>
            </w:r>
          </w:p>
        </w:tc>
      </w:tr>
    </w:tbl>
    <w:p w14:paraId="4F4085ED">
      <w:pPr>
        <w:pStyle w:val="2"/>
        <w:spacing w:before="0" w:after="0" w:line="520" w:lineRule="exact"/>
        <w:rPr>
          <w:rFonts w:ascii="Times New Roman" w:hAnsi="Times New Roman" w:eastAsia="黑体" w:cs="Times New Roman"/>
          <w:sz w:val="24"/>
          <w:szCs w:val="24"/>
        </w:rPr>
      </w:pPr>
      <w:r>
        <w:rPr>
          <w:rFonts w:ascii="Times New Roman" w:hAnsi="Times New Roman" w:eastAsia="黑体" w:cs="Times New Roman"/>
          <w:sz w:val="24"/>
          <w:szCs w:val="24"/>
        </w:rPr>
        <w:t>二、</w:t>
      </w:r>
      <w:r>
        <w:rPr>
          <w:rFonts w:hint="eastAsia" w:ascii="Times New Roman" w:hAnsi="Times New Roman" w:eastAsia="黑体" w:cs="Times New Roman"/>
          <w:sz w:val="24"/>
          <w:szCs w:val="24"/>
        </w:rPr>
        <w:t>服务</w:t>
      </w:r>
      <w:r>
        <w:rPr>
          <w:rFonts w:ascii="Times New Roman" w:hAnsi="Times New Roman" w:eastAsia="黑体" w:cs="Times New Roman"/>
          <w:sz w:val="24"/>
          <w:szCs w:val="24"/>
        </w:rPr>
        <w:t>范围</w:t>
      </w:r>
    </w:p>
    <w:p w14:paraId="795EAB43">
      <w:pPr>
        <w:spacing w:line="520" w:lineRule="exact"/>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乙方负责对甲方原有</w:t>
      </w:r>
      <w:r>
        <w:rPr>
          <w:rFonts w:hint="eastAsia" w:ascii="Times New Roman" w:hAnsi="Times New Roman" w:eastAsia="仿宋" w:cs="Times New Roman"/>
          <w:sz w:val="24"/>
          <w:szCs w:val="28"/>
        </w:rPr>
        <w:t>空调末端进行控制。通过平台进行数据采集及逻辑算法部署，实现《舒适度标准确认单》确认的舒适度标准。维保期内承担由此产生的相关维护与系统软件安全运行责任</w:t>
      </w:r>
      <w:r>
        <w:rPr>
          <w:rFonts w:ascii="Times New Roman" w:hAnsi="Times New Roman" w:eastAsia="仿宋" w:cs="Times New Roman"/>
          <w:sz w:val="24"/>
          <w:szCs w:val="28"/>
        </w:rPr>
        <w:t>。</w:t>
      </w:r>
    </w:p>
    <w:p w14:paraId="11CDE175">
      <w:pPr>
        <w:pStyle w:val="2"/>
        <w:spacing w:before="0" w:after="0" w:line="520" w:lineRule="exact"/>
        <w:rPr>
          <w:rFonts w:ascii="Times New Roman" w:hAnsi="Times New Roman" w:eastAsia="黑体" w:cs="Times New Roman"/>
          <w:sz w:val="24"/>
          <w:szCs w:val="24"/>
        </w:rPr>
      </w:pPr>
      <w:r>
        <w:rPr>
          <w:rFonts w:hint="eastAsia" w:ascii="Times New Roman" w:hAnsi="Times New Roman" w:eastAsia="黑体" w:cs="Times New Roman"/>
          <w:sz w:val="24"/>
          <w:szCs w:val="24"/>
        </w:rPr>
        <w:t>三</w:t>
      </w:r>
      <w:r>
        <w:rPr>
          <w:rFonts w:ascii="Times New Roman" w:hAnsi="Times New Roman" w:eastAsia="黑体" w:cs="Times New Roman"/>
          <w:sz w:val="24"/>
          <w:szCs w:val="24"/>
        </w:rPr>
        <w:t>、所有权</w:t>
      </w:r>
    </w:p>
    <w:p w14:paraId="7CBAACB3">
      <w:pPr>
        <w:spacing w:line="520" w:lineRule="exact"/>
        <w:ind w:firstLine="480" w:firstLineChars="200"/>
        <w:rPr>
          <w:rFonts w:ascii="Times New Roman" w:hAnsi="Times New Roman" w:cs="Times New Roman"/>
          <w:sz w:val="24"/>
          <w:szCs w:val="28"/>
        </w:rPr>
      </w:pPr>
      <w:r>
        <w:rPr>
          <w:rFonts w:ascii="Times New Roman" w:hAnsi="Times New Roman" w:eastAsia="仿宋" w:cs="Times New Roman"/>
          <w:sz w:val="24"/>
          <w:szCs w:val="28"/>
        </w:rPr>
        <w:t>甲方付清协议下全部款项之前，本项目下的所有由乙方</w:t>
      </w:r>
      <w:r>
        <w:rPr>
          <w:rFonts w:hint="eastAsia" w:ascii="Times New Roman" w:hAnsi="Times New Roman" w:eastAsia="仿宋" w:cs="Times New Roman"/>
          <w:sz w:val="24"/>
          <w:szCs w:val="28"/>
        </w:rPr>
        <w:t>部署软件</w:t>
      </w:r>
      <w:r>
        <w:rPr>
          <w:rFonts w:ascii="Times New Roman" w:hAnsi="Times New Roman" w:eastAsia="仿宋" w:cs="Times New Roman"/>
          <w:sz w:val="24"/>
          <w:szCs w:val="28"/>
        </w:rPr>
        <w:t>的所有权属于乙方。</w:t>
      </w:r>
      <w:del w:id="77" w:author="安正法务" w:date="2025-09-03T11:34:18Z">
        <w:r>
          <w:rPr>
            <w:rFonts w:ascii="Times New Roman" w:hAnsi="Times New Roman" w:eastAsia="仿宋" w:cs="Times New Roman"/>
            <w:sz w:val="24"/>
            <w:szCs w:val="28"/>
          </w:rPr>
          <w:delText>本合同顺利履行完毕</w:delText>
        </w:r>
      </w:del>
      <w:ins w:id="78" w:author="安正法务" w:date="2025-09-03T11:34:19Z">
        <w:r>
          <w:rPr>
            <w:rFonts w:hint="eastAsia" w:ascii="Times New Roman" w:hAnsi="Times New Roman" w:eastAsia="仿宋" w:cs="Times New Roman"/>
            <w:sz w:val="24"/>
            <w:szCs w:val="28"/>
            <w:lang w:eastAsia="zh"/>
            <w:woUserID w:val="1"/>
          </w:rPr>
          <w:t>甲方付清协议下全部款项</w:t>
        </w:r>
      </w:ins>
      <w:r>
        <w:rPr>
          <w:rFonts w:ascii="Times New Roman" w:hAnsi="Times New Roman" w:eastAsia="仿宋" w:cs="Times New Roman"/>
          <w:sz w:val="24"/>
          <w:szCs w:val="28"/>
        </w:rPr>
        <w:t>后，该等项目</w:t>
      </w:r>
      <w:r>
        <w:rPr>
          <w:rFonts w:hint="eastAsia" w:ascii="Times New Roman" w:hAnsi="Times New Roman" w:eastAsia="仿宋" w:cs="Times New Roman"/>
          <w:sz w:val="24"/>
          <w:szCs w:val="28"/>
        </w:rPr>
        <w:t>软件</w:t>
      </w:r>
      <w:r>
        <w:rPr>
          <w:rFonts w:ascii="Times New Roman" w:hAnsi="Times New Roman" w:eastAsia="仿宋" w:cs="Times New Roman"/>
          <w:sz w:val="24"/>
          <w:szCs w:val="28"/>
        </w:rPr>
        <w:t>的</w:t>
      </w:r>
      <w:ins w:id="79" w:author="安正法务" w:date="2025-09-03T11:34:19Z">
        <w:r>
          <w:rPr>
            <w:rFonts w:hint="eastAsia" w:ascii="Times New Roman" w:hAnsi="Times New Roman" w:eastAsia="仿宋" w:cs="Times New Roman"/>
            <w:sz w:val="24"/>
            <w:szCs w:val="28"/>
            <w:lang w:eastAsia="zh"/>
            <w:woUserID w:val="1"/>
          </w:rPr>
          <w:t>所有权和</w:t>
        </w:r>
      </w:ins>
      <w:r>
        <w:rPr>
          <w:rFonts w:hint="eastAsia" w:ascii="Times New Roman" w:hAnsi="Times New Roman" w:eastAsia="仿宋" w:cs="Times New Roman"/>
          <w:sz w:val="24"/>
          <w:szCs w:val="28"/>
        </w:rPr>
        <w:t>使用</w:t>
      </w:r>
      <w:r>
        <w:rPr>
          <w:rFonts w:ascii="Times New Roman" w:hAnsi="Times New Roman" w:eastAsia="仿宋" w:cs="Times New Roman"/>
          <w:sz w:val="24"/>
          <w:szCs w:val="28"/>
        </w:rPr>
        <w:t>权</w:t>
      </w:r>
      <w:ins w:id="80" w:author="安正法务" w:date="2025-09-03T11:34:19Z">
        <w:r>
          <w:rPr>
            <w:rFonts w:hint="eastAsia" w:ascii="Times New Roman" w:hAnsi="Times New Roman" w:eastAsia="仿宋" w:cs="Times New Roman"/>
            <w:sz w:val="24"/>
            <w:szCs w:val="28"/>
            <w:lang w:eastAsia="zh"/>
            <w:woUserID w:val="1"/>
          </w:rPr>
          <w:t>均</w:t>
        </w:r>
      </w:ins>
      <w:r>
        <w:rPr>
          <w:rFonts w:ascii="Times New Roman" w:hAnsi="Times New Roman" w:eastAsia="仿宋" w:cs="Times New Roman"/>
          <w:sz w:val="24"/>
          <w:szCs w:val="28"/>
        </w:rPr>
        <w:t>转</w:t>
      </w:r>
      <w:r>
        <w:rPr>
          <w:rFonts w:hint="eastAsia" w:ascii="Times New Roman" w:hAnsi="Times New Roman" w:eastAsia="仿宋" w:cs="Times New Roman"/>
          <w:sz w:val="24"/>
          <w:szCs w:val="28"/>
        </w:rPr>
        <w:t>移至</w:t>
      </w:r>
      <w:r>
        <w:rPr>
          <w:rFonts w:ascii="Times New Roman" w:hAnsi="Times New Roman" w:eastAsia="仿宋" w:cs="Times New Roman"/>
          <w:sz w:val="24"/>
          <w:szCs w:val="28"/>
        </w:rPr>
        <w:t>甲方。</w:t>
      </w:r>
    </w:p>
    <w:p w14:paraId="46DAE98E">
      <w:pPr>
        <w:pStyle w:val="2"/>
        <w:spacing w:before="0" w:after="0" w:line="520" w:lineRule="exact"/>
        <w:rPr>
          <w:rFonts w:ascii="Times New Roman" w:hAnsi="Times New Roman" w:eastAsia="黑体" w:cs="Times New Roman"/>
          <w:sz w:val="24"/>
          <w:szCs w:val="24"/>
        </w:rPr>
      </w:pPr>
      <w:r>
        <w:rPr>
          <w:rFonts w:hint="eastAsia" w:ascii="Times New Roman" w:hAnsi="Times New Roman" w:eastAsia="黑体" w:cs="Times New Roman"/>
          <w:sz w:val="24"/>
          <w:szCs w:val="24"/>
        </w:rPr>
        <w:t>四</w:t>
      </w:r>
      <w:r>
        <w:rPr>
          <w:rFonts w:ascii="Times New Roman" w:hAnsi="Times New Roman" w:eastAsia="黑体" w:cs="Times New Roman"/>
          <w:sz w:val="24"/>
          <w:szCs w:val="24"/>
        </w:rPr>
        <w:t>、</w:t>
      </w:r>
      <w:r>
        <w:rPr>
          <w:rFonts w:hint="eastAsia" w:ascii="Times New Roman" w:hAnsi="Times New Roman" w:eastAsia="黑体" w:cs="Times New Roman"/>
          <w:sz w:val="24"/>
          <w:szCs w:val="24"/>
        </w:rPr>
        <w:t>乙方与甲方的责任分工</w:t>
      </w:r>
    </w:p>
    <w:p w14:paraId="6BF49E0B">
      <w:pPr>
        <w:spacing w:line="520" w:lineRule="exact"/>
        <w:ind w:firstLine="480" w:firstLineChars="200"/>
        <w:rPr>
          <w:rFonts w:ascii="Times New Roman" w:hAnsi="Times New Roman" w:eastAsia="仿宋" w:cs="Times New Roman"/>
          <w:sz w:val="24"/>
          <w:szCs w:val="28"/>
          <w:lang w:eastAsia="zh"/>
        </w:rPr>
      </w:pPr>
      <w:r>
        <w:rPr>
          <w:rFonts w:hint="eastAsia" w:ascii="Times New Roman" w:hAnsi="Times New Roman" w:eastAsia="仿宋" w:cs="Times New Roman"/>
          <w:sz w:val="24"/>
          <w:szCs w:val="28"/>
        </w:rPr>
        <w:t>4.1甲方在本合同约定范围内仅为实现本合同的各项约定为唯一目标，因此向乙方开放AHU及VAV相关控制点位及室内实际温度等读取点位（参见附件二）。乙方确保乙方所新增投入的软件系统在安全可控且不对项目统造成负面影响，且仅以实现本合同约定为唯一目的前提下对接现场设备、下达必要的指令、参数。</w:t>
      </w:r>
      <w:r>
        <w:rPr>
          <w:rFonts w:hint="eastAsia" w:ascii="Times New Roman" w:hAnsi="Times New Roman" w:eastAsia="仿宋" w:cs="Times New Roman"/>
          <w:sz w:val="24"/>
          <w:szCs w:val="28"/>
          <w:lang w:eastAsia="zh"/>
        </w:rPr>
        <w:t>如因乙方对接或操作不当导致设备损坏或故障，乙方应负责修复并赔偿由此给</w:t>
      </w:r>
      <w:del w:id="81" w:author="安正法务" w:date="2025-09-03T11:34:22Z">
        <w:r>
          <w:rPr>
            <w:rFonts w:hint="eastAsia" w:ascii="Times New Roman" w:hAnsi="Times New Roman" w:eastAsia="仿宋" w:cs="Times New Roman"/>
            <w:sz w:val="24"/>
            <w:szCs w:val="28"/>
            <w:lang w:eastAsia="zh"/>
          </w:rPr>
          <w:delText>我</w:delText>
        </w:r>
      </w:del>
      <w:ins w:id="82" w:author="安正法务" w:date="2025-09-03T11:34:22Z">
        <w:r>
          <w:rPr>
            <w:rFonts w:hint="eastAsia" w:ascii="Times New Roman" w:hAnsi="Times New Roman" w:eastAsia="仿宋" w:cs="Times New Roman"/>
            <w:sz w:val="24"/>
            <w:szCs w:val="28"/>
            <w:lang w:eastAsia="zh"/>
            <w:woUserID w:val="1"/>
          </w:rPr>
          <w:t>甲</w:t>
        </w:r>
      </w:ins>
      <w:r>
        <w:rPr>
          <w:rFonts w:hint="eastAsia" w:ascii="Times New Roman" w:hAnsi="Times New Roman" w:eastAsia="仿宋" w:cs="Times New Roman"/>
          <w:sz w:val="24"/>
          <w:szCs w:val="28"/>
          <w:lang w:eastAsia="zh"/>
        </w:rPr>
        <w:t>方造成的全部损失。</w:t>
      </w:r>
    </w:p>
    <w:p w14:paraId="3444F207">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4.</w:t>
      </w:r>
      <w:del w:id="83" w:author="安正法务" w:date="2025-09-03T11:34:25Z">
        <w:r>
          <w:rPr>
            <w:rFonts w:hint="eastAsia" w:ascii="Times New Roman" w:hAnsi="Times New Roman" w:eastAsia="仿宋" w:cs="Times New Roman"/>
            <w:sz w:val="24"/>
            <w:szCs w:val="28"/>
          </w:rPr>
          <w:delText>2所有乙</w:delText>
        </w:r>
      </w:del>
      <w:ins w:id="84" w:author="安正法务" w:date="2025-09-03T11:34:26Z">
        <w:r>
          <w:rPr>
            <w:rFonts w:hint="eastAsia" w:ascii="Times New Roman" w:hAnsi="Times New Roman" w:eastAsia="仿宋" w:cs="Times New Roman"/>
            <w:sz w:val="24"/>
            <w:szCs w:val="28"/>
            <w:lang w:eastAsia="zh"/>
            <w:woUserID w:val="1"/>
          </w:rPr>
          <w:t>2乙</w:t>
        </w:r>
      </w:ins>
      <w:r>
        <w:rPr>
          <w:rFonts w:hint="eastAsia" w:ascii="Times New Roman" w:hAnsi="Times New Roman" w:eastAsia="仿宋" w:cs="Times New Roman"/>
          <w:sz w:val="24"/>
          <w:szCs w:val="28"/>
        </w:rPr>
        <w:t>方下达</w:t>
      </w:r>
      <w:ins w:id="85" w:author="安正法务" w:date="2025-09-03T11:34:26Z">
        <w:r>
          <w:rPr>
            <w:rFonts w:hint="eastAsia" w:ascii="Times New Roman" w:hAnsi="Times New Roman" w:eastAsia="仿宋" w:cs="Times New Roman"/>
            <w:sz w:val="24"/>
            <w:szCs w:val="28"/>
            <w:lang w:eastAsia="zh"/>
            <w:woUserID w:val="1"/>
          </w:rPr>
          <w:t>的</w:t>
        </w:r>
      </w:ins>
      <w:r>
        <w:rPr>
          <w:rFonts w:hint="eastAsia" w:ascii="Times New Roman" w:hAnsi="Times New Roman" w:eastAsia="仿宋" w:cs="Times New Roman"/>
          <w:sz w:val="24"/>
          <w:szCs w:val="28"/>
        </w:rPr>
        <w:t>指令、参数均保证限定在</w:t>
      </w:r>
      <w:del w:id="86" w:author="安正法务" w:date="2025-09-03T11:34:27Z">
        <w:r>
          <w:rPr>
            <w:rFonts w:hint="eastAsia" w:ascii="Times New Roman" w:hAnsi="Times New Roman" w:eastAsia="仿宋" w:cs="Times New Roman"/>
            <w:sz w:val="24"/>
            <w:szCs w:val="28"/>
          </w:rPr>
          <w:delText>所有</w:delText>
        </w:r>
      </w:del>
      <w:r>
        <w:rPr>
          <w:rFonts w:hint="eastAsia" w:ascii="Times New Roman" w:hAnsi="Times New Roman" w:eastAsia="仿宋" w:cs="Times New Roman"/>
          <w:sz w:val="24"/>
          <w:szCs w:val="28"/>
        </w:rPr>
        <w:t>被控软硬件设备的原运行参数范围或设备要求的范围内。若乙方下达任何指令或参数超出上述限定范围引起现场系统运行故障，由乙方承担全部责任。</w:t>
      </w:r>
    </w:p>
    <w:p w14:paraId="67505A34">
      <w:pPr>
        <w:pStyle w:val="2"/>
        <w:spacing w:before="0" w:after="0" w:line="520" w:lineRule="exact"/>
        <w:rPr>
          <w:rFonts w:ascii="Times New Roman" w:hAnsi="Times New Roman" w:eastAsia="黑体" w:cs="Times New Roman"/>
          <w:sz w:val="24"/>
          <w:szCs w:val="24"/>
        </w:rPr>
      </w:pPr>
      <w:r>
        <w:rPr>
          <w:rFonts w:hint="eastAsia" w:ascii="Times New Roman" w:hAnsi="Times New Roman" w:eastAsia="黑体" w:cs="Times New Roman"/>
          <w:sz w:val="24"/>
          <w:szCs w:val="24"/>
        </w:rPr>
        <w:t>五</w:t>
      </w:r>
      <w:r>
        <w:rPr>
          <w:rFonts w:ascii="Times New Roman" w:hAnsi="Times New Roman" w:eastAsia="黑体" w:cs="Times New Roman"/>
          <w:sz w:val="24"/>
          <w:szCs w:val="24"/>
        </w:rPr>
        <w:t>、甲方的</w:t>
      </w:r>
      <w:r>
        <w:rPr>
          <w:rFonts w:hint="eastAsia" w:ascii="Times New Roman" w:hAnsi="Times New Roman" w:eastAsia="黑体" w:cs="Times New Roman"/>
          <w:sz w:val="24"/>
          <w:szCs w:val="24"/>
        </w:rPr>
        <w:t>权</w:t>
      </w:r>
      <w:del w:id="87" w:author="安正法务" w:date="2025-09-03T11:34:29Z">
        <w:r>
          <w:rPr>
            <w:rFonts w:hint="eastAsia" w:ascii="Times New Roman" w:hAnsi="Times New Roman" w:eastAsia="黑体" w:cs="Times New Roman"/>
            <w:sz w:val="24"/>
            <w:szCs w:val="24"/>
          </w:rPr>
          <w:delText>力</w:delText>
        </w:r>
      </w:del>
      <w:ins w:id="88" w:author="安正法务" w:date="2025-09-03T11:34:29Z">
        <w:r>
          <w:rPr>
            <w:rFonts w:hint="eastAsia" w:ascii="Times New Roman" w:hAnsi="Times New Roman" w:eastAsia="黑体" w:cs="Times New Roman"/>
            <w:sz w:val="24"/>
            <w:szCs w:val="24"/>
            <w:lang w:eastAsia="zh"/>
            <w:woUserID w:val="1"/>
          </w:rPr>
          <w:t>利</w:t>
        </w:r>
      </w:ins>
      <w:r>
        <w:rPr>
          <w:rFonts w:ascii="Times New Roman" w:hAnsi="Times New Roman" w:eastAsia="黑体" w:cs="Times New Roman"/>
          <w:sz w:val="24"/>
          <w:szCs w:val="24"/>
        </w:rPr>
        <w:t>和义务</w:t>
      </w:r>
    </w:p>
    <w:p w14:paraId="10A17621">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5</w:t>
      </w:r>
      <w:r>
        <w:rPr>
          <w:rFonts w:ascii="Times New Roman" w:hAnsi="Times New Roman" w:eastAsia="仿宋" w:cs="Times New Roman"/>
          <w:sz w:val="24"/>
          <w:szCs w:val="28"/>
        </w:rPr>
        <w:t xml:space="preserve">.1 </w:t>
      </w:r>
      <w:r>
        <w:rPr>
          <w:rFonts w:hint="eastAsia" w:ascii="Times New Roman" w:hAnsi="Times New Roman" w:eastAsia="仿宋" w:cs="Times New Roman"/>
          <w:sz w:val="24"/>
          <w:szCs w:val="28"/>
        </w:rPr>
        <w:t>若因乙方参数下发错误，超出安全限定，甲方有权追究乙方责任。</w:t>
      </w:r>
    </w:p>
    <w:p w14:paraId="30BF3552">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5.2</w:t>
      </w:r>
      <w:r>
        <w:rPr>
          <w:rFonts w:ascii="Times New Roman" w:hAnsi="Times New Roman" w:eastAsia="仿宋" w:cs="Times New Roman"/>
          <w:sz w:val="24"/>
          <w:szCs w:val="28"/>
        </w:rPr>
        <w:t xml:space="preserve"> 甲方应当按照本合同的</w:t>
      </w:r>
      <w:r>
        <w:rPr>
          <w:rFonts w:hint="eastAsia" w:ascii="Times New Roman" w:hAnsi="Times New Roman" w:eastAsia="仿宋" w:cs="Times New Roman"/>
          <w:sz w:val="24"/>
          <w:szCs w:val="28"/>
          <w:lang w:eastAsia="zh"/>
        </w:rPr>
        <w:t>约定</w:t>
      </w:r>
      <w:r>
        <w:rPr>
          <w:rFonts w:ascii="Times New Roman" w:hAnsi="Times New Roman" w:eastAsia="仿宋" w:cs="Times New Roman"/>
          <w:sz w:val="24"/>
          <w:szCs w:val="28"/>
        </w:rPr>
        <w:t>按时向乙方支付</w:t>
      </w:r>
      <w:r>
        <w:rPr>
          <w:rFonts w:hint="eastAsia" w:ascii="Times New Roman" w:hAnsi="Times New Roman" w:eastAsia="仿宋" w:cs="Times New Roman"/>
          <w:sz w:val="24"/>
          <w:szCs w:val="28"/>
        </w:rPr>
        <w:t>费用</w:t>
      </w:r>
      <w:r>
        <w:rPr>
          <w:rFonts w:ascii="Times New Roman" w:hAnsi="Times New Roman" w:eastAsia="仿宋" w:cs="Times New Roman"/>
          <w:sz w:val="24"/>
          <w:szCs w:val="28"/>
        </w:rPr>
        <w:t>。</w:t>
      </w:r>
    </w:p>
    <w:p w14:paraId="197B6551">
      <w:pPr>
        <w:pStyle w:val="2"/>
        <w:spacing w:before="0" w:after="0" w:line="520" w:lineRule="exact"/>
        <w:rPr>
          <w:rFonts w:ascii="Times New Roman" w:hAnsi="Times New Roman" w:eastAsia="黑体" w:cs="Times New Roman"/>
          <w:sz w:val="24"/>
          <w:szCs w:val="24"/>
        </w:rPr>
      </w:pPr>
      <w:r>
        <w:rPr>
          <w:rFonts w:hint="eastAsia" w:ascii="Times New Roman" w:hAnsi="Times New Roman" w:eastAsia="黑体" w:cs="Times New Roman"/>
          <w:sz w:val="24"/>
          <w:szCs w:val="24"/>
        </w:rPr>
        <w:t>六</w:t>
      </w:r>
      <w:r>
        <w:rPr>
          <w:rFonts w:ascii="Times New Roman" w:hAnsi="Times New Roman" w:eastAsia="黑体" w:cs="Times New Roman"/>
          <w:sz w:val="24"/>
          <w:szCs w:val="24"/>
        </w:rPr>
        <w:t>、乙方的</w:t>
      </w:r>
      <w:r>
        <w:rPr>
          <w:rFonts w:hint="eastAsia" w:ascii="Times New Roman" w:hAnsi="Times New Roman" w:eastAsia="黑体" w:cs="Times New Roman"/>
          <w:sz w:val="24"/>
          <w:szCs w:val="24"/>
        </w:rPr>
        <w:t>权</w:t>
      </w:r>
      <w:del w:id="89" w:author="安正法务" w:date="2025-09-03T11:34:33Z">
        <w:r>
          <w:rPr>
            <w:rFonts w:hint="eastAsia" w:ascii="Times New Roman" w:hAnsi="Times New Roman" w:eastAsia="黑体" w:cs="Times New Roman"/>
            <w:sz w:val="24"/>
            <w:szCs w:val="24"/>
          </w:rPr>
          <w:delText>力</w:delText>
        </w:r>
      </w:del>
      <w:ins w:id="90" w:author="安正法务" w:date="2025-09-03T11:34:33Z">
        <w:r>
          <w:rPr>
            <w:rFonts w:hint="eastAsia" w:ascii="Times New Roman" w:hAnsi="Times New Roman" w:eastAsia="黑体" w:cs="Times New Roman"/>
            <w:sz w:val="24"/>
            <w:szCs w:val="24"/>
            <w:lang w:eastAsia="zh"/>
            <w:woUserID w:val="1"/>
          </w:rPr>
          <w:t>利</w:t>
        </w:r>
      </w:ins>
      <w:r>
        <w:rPr>
          <w:rFonts w:ascii="Times New Roman" w:hAnsi="Times New Roman" w:eastAsia="黑体" w:cs="Times New Roman"/>
          <w:sz w:val="24"/>
          <w:szCs w:val="24"/>
        </w:rPr>
        <w:t>和义务</w:t>
      </w:r>
    </w:p>
    <w:p w14:paraId="2DEA916B">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6</w:t>
      </w:r>
      <w:r>
        <w:rPr>
          <w:rFonts w:ascii="Times New Roman" w:hAnsi="Times New Roman" w:eastAsia="仿宋" w:cs="Times New Roman"/>
          <w:sz w:val="24"/>
          <w:szCs w:val="28"/>
        </w:rPr>
        <w:t xml:space="preserve">.1 </w:t>
      </w:r>
      <w:r>
        <w:rPr>
          <w:rFonts w:hint="eastAsia" w:ascii="Times New Roman" w:hAnsi="Times New Roman" w:eastAsia="仿宋" w:cs="Times New Roman"/>
          <w:sz w:val="24"/>
          <w:szCs w:val="28"/>
        </w:rPr>
        <w:t>按照合同约定获取相应建设费用。</w:t>
      </w:r>
    </w:p>
    <w:p w14:paraId="1AD98A2B">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6</w:t>
      </w:r>
      <w:r>
        <w:rPr>
          <w:rFonts w:ascii="Times New Roman" w:hAnsi="Times New Roman" w:eastAsia="仿宋" w:cs="Times New Roman"/>
          <w:sz w:val="24"/>
          <w:szCs w:val="28"/>
        </w:rPr>
        <w:t xml:space="preserve">.2 </w:t>
      </w:r>
      <w:r>
        <w:rPr>
          <w:rFonts w:hint="eastAsia" w:ascii="Times New Roman" w:hAnsi="Times New Roman" w:eastAsia="仿宋" w:cs="Times New Roman"/>
          <w:sz w:val="24"/>
          <w:szCs w:val="28"/>
        </w:rPr>
        <w:t>承担因乙方设备、参数错误给甲方造成的损失。</w:t>
      </w:r>
    </w:p>
    <w:p w14:paraId="1C1444E6">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6.3 维保期内负责本合同约定的所有乙方投入的软硬件设备的正常运行与运营维护。</w:t>
      </w:r>
    </w:p>
    <w:p w14:paraId="64CFD774">
      <w:pPr>
        <w:pStyle w:val="2"/>
        <w:spacing w:before="0" w:after="0" w:line="520" w:lineRule="exact"/>
        <w:rPr>
          <w:rFonts w:ascii="Times New Roman" w:hAnsi="Times New Roman" w:eastAsia="黑体" w:cs="Times New Roman"/>
          <w:sz w:val="24"/>
          <w:szCs w:val="24"/>
        </w:rPr>
      </w:pPr>
      <w:r>
        <w:rPr>
          <w:rFonts w:hint="eastAsia" w:ascii="Times New Roman" w:hAnsi="Times New Roman" w:eastAsia="黑体" w:cs="Times New Roman"/>
          <w:sz w:val="24"/>
          <w:szCs w:val="24"/>
        </w:rPr>
        <w:t>七</w:t>
      </w:r>
      <w:r>
        <w:rPr>
          <w:rFonts w:ascii="Times New Roman" w:hAnsi="Times New Roman" w:eastAsia="黑体" w:cs="Times New Roman"/>
          <w:sz w:val="24"/>
          <w:szCs w:val="24"/>
        </w:rPr>
        <w:t>、合同的变更、解除和终止</w:t>
      </w:r>
    </w:p>
    <w:p w14:paraId="14896512">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7</w:t>
      </w:r>
      <w:r>
        <w:rPr>
          <w:rFonts w:ascii="Times New Roman" w:hAnsi="Times New Roman" w:eastAsia="仿宋" w:cs="Times New Roman"/>
          <w:sz w:val="24"/>
          <w:szCs w:val="28"/>
        </w:rPr>
        <w:t>.1 对本合同及其附件的修改，必须经甲、乙双方签署书面协议才能生效。</w:t>
      </w:r>
    </w:p>
    <w:p w14:paraId="75F7148A">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7</w:t>
      </w:r>
      <w:r>
        <w:rPr>
          <w:rFonts w:ascii="Times New Roman" w:hAnsi="Times New Roman" w:eastAsia="仿宋" w:cs="Times New Roman"/>
          <w:sz w:val="24"/>
          <w:szCs w:val="28"/>
        </w:rPr>
        <w:t>.2 由于不可抗力致使合同无法履行，可以提前解除合同。如果不可抗力事件不足以导致合同无法履行，甲、乙双方应根据其对合同履行的影响程度确定延期履行或部分免除责任。</w:t>
      </w:r>
    </w:p>
    <w:p w14:paraId="69BBECB2">
      <w:pPr>
        <w:spacing w:line="520" w:lineRule="exact"/>
        <w:ind w:firstLine="480" w:firstLineChars="200"/>
        <w:rPr>
          <w:rFonts w:hint="eastAsia" w:ascii="Times New Roman" w:hAnsi="Times New Roman" w:eastAsia="仿宋" w:cs="Times New Roman"/>
          <w:sz w:val="24"/>
          <w:szCs w:val="28"/>
          <w:lang w:eastAsia="zh"/>
          <w:woUserID w:val="1"/>
        </w:rPr>
      </w:pPr>
      <w:r>
        <w:rPr>
          <w:rFonts w:hint="eastAsia" w:ascii="Times New Roman" w:hAnsi="Times New Roman" w:eastAsia="仿宋" w:cs="Times New Roman"/>
          <w:sz w:val="24"/>
          <w:szCs w:val="28"/>
        </w:rPr>
        <w:t>7</w:t>
      </w:r>
      <w:r>
        <w:rPr>
          <w:rFonts w:ascii="Times New Roman" w:hAnsi="Times New Roman" w:eastAsia="仿宋" w:cs="Times New Roman"/>
          <w:sz w:val="24"/>
          <w:szCs w:val="28"/>
        </w:rPr>
        <w:t xml:space="preserve">.3 </w:t>
      </w:r>
      <w:del w:id="91" w:author="安正法务" w:date="2025-09-03T11:34:36Z">
        <w:r>
          <w:rPr>
            <w:rFonts w:ascii="Times New Roman" w:hAnsi="Times New Roman" w:eastAsia="仿宋" w:cs="Times New Roman"/>
            <w:sz w:val="24"/>
            <w:szCs w:val="28"/>
          </w:rPr>
          <w:delText>一方拒不履行其在先义务，则另一方有权暂停履行在后义务。一方</w:delText>
        </w:r>
      </w:del>
      <w:ins w:id="92" w:author="安正法务" w:date="2025-09-03T11:34:36Z">
        <w:r>
          <w:rPr>
            <w:rFonts w:hint="eastAsia" w:ascii="Times New Roman" w:hAnsi="Times New Roman" w:eastAsia="仿宋" w:cs="Times New Roman"/>
            <w:sz w:val="24"/>
            <w:szCs w:val="28"/>
            <w:lang w:eastAsia="zh"/>
            <w:woUserID w:val="1"/>
          </w:rPr>
          <w:t>乙方</w:t>
        </w:r>
      </w:ins>
      <w:r>
        <w:rPr>
          <w:rFonts w:ascii="Times New Roman" w:hAnsi="Times New Roman" w:eastAsia="仿宋" w:cs="Times New Roman"/>
          <w:sz w:val="24"/>
          <w:szCs w:val="28"/>
        </w:rPr>
        <w:t>拒不履行合同义务导致合同无法继续履行</w:t>
      </w:r>
      <w:ins w:id="93" w:author="朱三强" w:date="2025-09-04T10:30:03Z">
        <w:r>
          <w:rPr>
            <w:rFonts w:hint="eastAsia" w:ascii="Times New Roman" w:hAnsi="Times New Roman" w:eastAsia="仿宋" w:cs="Times New Roman"/>
            <w:sz w:val="24"/>
            <w:szCs w:val="28"/>
            <w:lang w:val="en-US" w:eastAsia="zh-CN"/>
          </w:rPr>
          <w:t>或</w:t>
        </w:r>
      </w:ins>
      <w:ins w:id="94" w:author="朱三强" w:date="2025-09-04T10:30:05Z">
        <w:r>
          <w:rPr>
            <w:rFonts w:hint="eastAsia" w:ascii="Times New Roman" w:hAnsi="Times New Roman" w:eastAsia="仿宋" w:cs="Times New Roman"/>
            <w:sz w:val="24"/>
            <w:szCs w:val="28"/>
            <w:lang w:val="en-US" w:eastAsia="zh-CN"/>
          </w:rPr>
          <w:t>延迟</w:t>
        </w:r>
      </w:ins>
      <w:ins w:id="95" w:author="朱三强" w:date="2025-09-04T10:30:09Z">
        <w:r>
          <w:rPr>
            <w:rFonts w:hint="eastAsia" w:ascii="Times New Roman" w:hAnsi="Times New Roman" w:eastAsia="仿宋" w:cs="Times New Roman"/>
            <w:sz w:val="24"/>
            <w:szCs w:val="28"/>
            <w:lang w:val="en-US" w:eastAsia="zh-CN"/>
          </w:rPr>
          <w:t>提交</w:t>
        </w:r>
      </w:ins>
      <w:ins w:id="96" w:author="朱三强" w:date="2025-09-04T10:30:10Z">
        <w:r>
          <w:rPr>
            <w:rFonts w:hint="eastAsia" w:ascii="Times New Roman" w:hAnsi="Times New Roman" w:eastAsia="仿宋" w:cs="Times New Roman"/>
            <w:sz w:val="24"/>
            <w:szCs w:val="28"/>
            <w:lang w:val="en-US" w:eastAsia="zh-CN"/>
          </w:rPr>
          <w:t>成果</w:t>
        </w:r>
      </w:ins>
      <w:ins w:id="97" w:author="朱三强" w:date="2025-09-04T10:30:12Z">
        <w:r>
          <w:rPr>
            <w:rFonts w:hint="eastAsia" w:ascii="Times New Roman" w:hAnsi="Times New Roman" w:eastAsia="仿宋" w:cs="Times New Roman"/>
            <w:sz w:val="24"/>
            <w:szCs w:val="28"/>
            <w:lang w:val="en-US" w:eastAsia="zh-CN"/>
          </w:rPr>
          <w:t>超过</w:t>
        </w:r>
      </w:ins>
      <w:ins w:id="98" w:author="朱三强" w:date="2025-09-04T10:30:18Z">
        <w:r>
          <w:rPr>
            <w:rFonts w:hint="eastAsia" w:ascii="Times New Roman" w:hAnsi="Times New Roman" w:eastAsia="仿宋" w:cs="Times New Roman"/>
            <w:sz w:val="24"/>
            <w:szCs w:val="28"/>
            <w:lang w:val="en-US" w:eastAsia="zh-CN"/>
          </w:rPr>
          <w:t>10</w:t>
        </w:r>
      </w:ins>
      <w:ins w:id="99" w:author="朱三强" w:date="2025-09-04T10:30:19Z">
        <w:r>
          <w:rPr>
            <w:rFonts w:hint="eastAsia" w:ascii="Times New Roman" w:hAnsi="Times New Roman" w:eastAsia="仿宋" w:cs="Times New Roman"/>
            <w:sz w:val="24"/>
            <w:szCs w:val="28"/>
            <w:lang w:val="en-US" w:eastAsia="zh-CN"/>
          </w:rPr>
          <w:t>日，</w:t>
        </w:r>
      </w:ins>
      <w:ins w:id="100" w:author="朱三强" w:date="2025-09-04T10:30:20Z">
        <w:r>
          <w:rPr>
            <w:rFonts w:hint="eastAsia" w:ascii="Times New Roman" w:hAnsi="Times New Roman" w:eastAsia="仿宋" w:cs="Times New Roman"/>
            <w:sz w:val="24"/>
            <w:szCs w:val="28"/>
            <w:lang w:val="en-US" w:eastAsia="zh-CN"/>
          </w:rPr>
          <w:t>经甲方</w:t>
        </w:r>
      </w:ins>
      <w:ins w:id="101" w:author="朱三强" w:date="2025-09-04T10:30:22Z">
        <w:r>
          <w:rPr>
            <w:rFonts w:hint="eastAsia" w:ascii="Times New Roman" w:hAnsi="Times New Roman" w:eastAsia="仿宋" w:cs="Times New Roman"/>
            <w:sz w:val="24"/>
            <w:szCs w:val="28"/>
            <w:lang w:val="en-US" w:eastAsia="zh-CN"/>
          </w:rPr>
          <w:t>催告</w:t>
        </w:r>
      </w:ins>
      <w:ins w:id="102" w:author="朱三强" w:date="2025-09-04T10:30:23Z">
        <w:r>
          <w:rPr>
            <w:rFonts w:hint="eastAsia" w:ascii="Times New Roman" w:hAnsi="Times New Roman" w:eastAsia="仿宋" w:cs="Times New Roman"/>
            <w:sz w:val="24"/>
            <w:szCs w:val="28"/>
            <w:lang w:val="en-US" w:eastAsia="zh-CN"/>
          </w:rPr>
          <w:t>后</w:t>
        </w:r>
      </w:ins>
      <w:ins w:id="103" w:author="朱三强" w:date="2025-09-04T10:30:26Z">
        <w:r>
          <w:rPr>
            <w:rFonts w:hint="eastAsia" w:ascii="Times New Roman" w:hAnsi="Times New Roman" w:eastAsia="仿宋" w:cs="Times New Roman"/>
            <w:sz w:val="24"/>
            <w:szCs w:val="28"/>
            <w:lang w:val="en-US" w:eastAsia="zh-CN"/>
          </w:rPr>
          <w:t>仍未</w:t>
        </w:r>
      </w:ins>
      <w:ins w:id="104" w:author="朱三强" w:date="2025-09-04T10:30:27Z">
        <w:r>
          <w:rPr>
            <w:rFonts w:hint="eastAsia" w:ascii="Times New Roman" w:hAnsi="Times New Roman" w:eastAsia="仿宋" w:cs="Times New Roman"/>
            <w:sz w:val="24"/>
            <w:szCs w:val="28"/>
            <w:lang w:val="en-US" w:eastAsia="zh-CN"/>
          </w:rPr>
          <w:t>提交的</w:t>
        </w:r>
      </w:ins>
      <w:del w:id="105" w:author="朱三强" w:date="2025-09-04T10:30:00Z">
        <w:r>
          <w:rPr>
            <w:rFonts w:ascii="Times New Roman" w:hAnsi="Times New Roman" w:eastAsia="仿宋" w:cs="Times New Roman"/>
            <w:sz w:val="24"/>
            <w:szCs w:val="28"/>
          </w:rPr>
          <w:delText>的</w:delText>
        </w:r>
      </w:del>
      <w:r>
        <w:rPr>
          <w:rFonts w:ascii="Times New Roman" w:hAnsi="Times New Roman" w:eastAsia="仿宋" w:cs="Times New Roman"/>
          <w:sz w:val="24"/>
          <w:szCs w:val="28"/>
        </w:rPr>
        <w:t>，</w:t>
      </w:r>
      <w:del w:id="106" w:author="安正法务" w:date="2025-09-03T11:34:36Z">
        <w:r>
          <w:rPr>
            <w:rFonts w:ascii="Times New Roman" w:hAnsi="Times New Roman" w:eastAsia="仿宋" w:cs="Times New Roman"/>
            <w:sz w:val="24"/>
            <w:szCs w:val="28"/>
          </w:rPr>
          <w:delText>另一</w:delText>
        </w:r>
      </w:del>
      <w:ins w:id="107" w:author="安正法务" w:date="2025-09-03T11:34:37Z">
        <w:r>
          <w:rPr>
            <w:rFonts w:hint="eastAsia" w:ascii="Times New Roman" w:hAnsi="Times New Roman" w:eastAsia="仿宋" w:cs="Times New Roman"/>
            <w:sz w:val="24"/>
            <w:szCs w:val="28"/>
            <w:lang w:eastAsia="zh"/>
            <w:woUserID w:val="1"/>
          </w:rPr>
          <w:t>甲</w:t>
        </w:r>
      </w:ins>
      <w:r>
        <w:rPr>
          <w:rFonts w:ascii="Times New Roman" w:hAnsi="Times New Roman" w:eastAsia="仿宋" w:cs="Times New Roman"/>
          <w:sz w:val="24"/>
          <w:szCs w:val="28"/>
        </w:rPr>
        <w:t>方有权解除合同。</w:t>
      </w:r>
      <w:ins w:id="108" w:author="朱三强" w:date="2025-09-04T10:30:39Z">
        <w:r>
          <w:rPr>
            <w:rFonts w:hint="eastAsia" w:ascii="Times New Roman" w:hAnsi="Times New Roman" w:eastAsia="仿宋" w:cs="Times New Roman"/>
            <w:sz w:val="24"/>
            <w:szCs w:val="28"/>
            <w:lang w:val="en-US" w:eastAsia="zh-CN"/>
          </w:rPr>
          <w:t>甲方</w:t>
        </w:r>
      </w:ins>
      <w:ins w:id="109" w:author="朱三强" w:date="2025-09-04T10:30:41Z">
        <w:r>
          <w:rPr>
            <w:rFonts w:hint="eastAsia" w:ascii="Times New Roman" w:hAnsi="Times New Roman" w:eastAsia="仿宋" w:cs="Times New Roman"/>
            <w:sz w:val="24"/>
            <w:szCs w:val="28"/>
            <w:lang w:val="en-US" w:eastAsia="zh-CN"/>
          </w:rPr>
          <w:t>解除</w:t>
        </w:r>
      </w:ins>
      <w:ins w:id="110" w:author="朱三强" w:date="2025-09-04T10:30:42Z">
        <w:r>
          <w:rPr>
            <w:rFonts w:hint="eastAsia" w:ascii="Times New Roman" w:hAnsi="Times New Roman" w:eastAsia="仿宋" w:cs="Times New Roman"/>
            <w:sz w:val="24"/>
            <w:szCs w:val="28"/>
            <w:lang w:val="en-US" w:eastAsia="zh-CN"/>
          </w:rPr>
          <w:t>合同的，</w:t>
        </w:r>
      </w:ins>
      <w:ins w:id="111" w:author="朱三强" w:date="2025-09-04T10:30:43Z">
        <w:r>
          <w:rPr>
            <w:rFonts w:hint="eastAsia" w:ascii="Times New Roman" w:hAnsi="Times New Roman" w:eastAsia="仿宋" w:cs="Times New Roman"/>
            <w:sz w:val="24"/>
            <w:szCs w:val="28"/>
            <w:lang w:val="en-US" w:eastAsia="zh-CN"/>
          </w:rPr>
          <w:t>乙方</w:t>
        </w:r>
      </w:ins>
      <w:ins w:id="112" w:author="朱三强" w:date="2025-09-04T10:30:44Z">
        <w:r>
          <w:rPr>
            <w:rFonts w:hint="eastAsia" w:ascii="Times New Roman" w:hAnsi="Times New Roman" w:eastAsia="仿宋" w:cs="Times New Roman"/>
            <w:sz w:val="24"/>
            <w:szCs w:val="28"/>
            <w:lang w:val="en-US" w:eastAsia="zh-CN"/>
          </w:rPr>
          <w:t>应</w:t>
        </w:r>
      </w:ins>
      <w:ins w:id="113" w:author="朱三强" w:date="2025-09-04T10:30:45Z">
        <w:r>
          <w:rPr>
            <w:rFonts w:hint="eastAsia" w:ascii="Times New Roman" w:hAnsi="Times New Roman" w:eastAsia="仿宋" w:cs="Times New Roman"/>
            <w:sz w:val="24"/>
            <w:szCs w:val="28"/>
            <w:lang w:val="en-US" w:eastAsia="zh-CN"/>
          </w:rPr>
          <w:t>退还</w:t>
        </w:r>
      </w:ins>
      <w:ins w:id="114" w:author="朱三强" w:date="2025-09-04T10:30:48Z">
        <w:r>
          <w:rPr>
            <w:rFonts w:hint="eastAsia" w:ascii="Times New Roman" w:hAnsi="Times New Roman" w:eastAsia="仿宋" w:cs="Times New Roman"/>
            <w:sz w:val="24"/>
            <w:szCs w:val="28"/>
            <w:lang w:val="en-US" w:eastAsia="zh-CN"/>
          </w:rPr>
          <w:t>甲方</w:t>
        </w:r>
      </w:ins>
      <w:ins w:id="115" w:author="朱三强" w:date="2025-09-04T10:30:49Z">
        <w:r>
          <w:rPr>
            <w:rFonts w:hint="eastAsia" w:ascii="Times New Roman" w:hAnsi="Times New Roman" w:eastAsia="仿宋" w:cs="Times New Roman"/>
            <w:sz w:val="24"/>
            <w:szCs w:val="28"/>
            <w:lang w:val="en-US" w:eastAsia="zh-CN"/>
          </w:rPr>
          <w:t>全部已付</w:t>
        </w:r>
      </w:ins>
      <w:ins w:id="116" w:author="朱三强" w:date="2025-09-04T10:30:51Z">
        <w:r>
          <w:rPr>
            <w:rFonts w:hint="eastAsia" w:ascii="Times New Roman" w:hAnsi="Times New Roman" w:eastAsia="仿宋" w:cs="Times New Roman"/>
            <w:sz w:val="24"/>
            <w:szCs w:val="28"/>
            <w:lang w:val="en-US" w:eastAsia="zh-CN"/>
          </w:rPr>
          <w:t>款项，</w:t>
        </w:r>
      </w:ins>
      <w:ins w:id="117" w:author="朱三强" w:date="2025-09-04T10:30:53Z">
        <w:r>
          <w:rPr>
            <w:rFonts w:hint="eastAsia" w:ascii="Times New Roman" w:hAnsi="Times New Roman" w:eastAsia="仿宋" w:cs="Times New Roman"/>
            <w:sz w:val="24"/>
            <w:szCs w:val="28"/>
            <w:lang w:val="en-US" w:eastAsia="zh-CN"/>
          </w:rPr>
          <w:t>并</w:t>
        </w:r>
      </w:ins>
      <w:ins w:id="118" w:author="朱三强" w:date="2025-09-04T10:30:54Z">
        <w:r>
          <w:rPr>
            <w:rFonts w:hint="eastAsia" w:ascii="Times New Roman" w:hAnsi="Times New Roman" w:eastAsia="仿宋" w:cs="Times New Roman"/>
            <w:sz w:val="24"/>
            <w:szCs w:val="28"/>
            <w:lang w:val="en-US" w:eastAsia="zh-CN"/>
          </w:rPr>
          <w:t>按</w:t>
        </w:r>
      </w:ins>
      <w:ins w:id="119" w:author="朱三强" w:date="2025-09-04T10:30:55Z">
        <w:r>
          <w:rPr>
            <w:rFonts w:hint="eastAsia" w:ascii="Times New Roman" w:hAnsi="Times New Roman" w:eastAsia="仿宋" w:cs="Times New Roman"/>
            <w:sz w:val="24"/>
            <w:szCs w:val="28"/>
            <w:lang w:val="en-US" w:eastAsia="zh-CN"/>
          </w:rPr>
          <w:t>合同</w:t>
        </w:r>
      </w:ins>
      <w:ins w:id="120" w:author="朱三强" w:date="2025-09-04T10:30:57Z">
        <w:r>
          <w:rPr>
            <w:rFonts w:hint="eastAsia" w:ascii="Times New Roman" w:hAnsi="Times New Roman" w:eastAsia="仿宋" w:cs="Times New Roman"/>
            <w:sz w:val="24"/>
            <w:szCs w:val="28"/>
            <w:lang w:val="en-US" w:eastAsia="zh-CN"/>
          </w:rPr>
          <w:t>总金额的</w:t>
        </w:r>
      </w:ins>
      <w:ins w:id="121" w:author="朱三强" w:date="2025-09-04T10:30:58Z">
        <w:r>
          <w:rPr>
            <w:rFonts w:hint="eastAsia" w:ascii="Times New Roman" w:hAnsi="Times New Roman" w:eastAsia="仿宋" w:cs="Times New Roman"/>
            <w:sz w:val="24"/>
            <w:szCs w:val="28"/>
            <w:lang w:val="en-US" w:eastAsia="zh-CN"/>
          </w:rPr>
          <w:t>20</w:t>
        </w:r>
      </w:ins>
      <w:ins w:id="122" w:author="朱三强" w:date="2025-09-04T10:30:59Z">
        <w:r>
          <w:rPr>
            <w:rFonts w:hint="eastAsia" w:ascii="Times New Roman" w:hAnsi="Times New Roman" w:eastAsia="仿宋" w:cs="Times New Roman"/>
            <w:sz w:val="24"/>
            <w:szCs w:val="28"/>
            <w:lang w:val="en-US" w:eastAsia="zh-CN"/>
          </w:rPr>
          <w:t>%</w:t>
        </w:r>
      </w:ins>
      <w:ins w:id="123" w:author="朱三强" w:date="2025-09-04T10:31:03Z">
        <w:r>
          <w:rPr>
            <w:rFonts w:hint="eastAsia" w:ascii="Times New Roman" w:hAnsi="Times New Roman" w:eastAsia="仿宋" w:cs="Times New Roman"/>
            <w:sz w:val="24"/>
            <w:szCs w:val="28"/>
            <w:lang w:val="en-US" w:eastAsia="zh-CN"/>
          </w:rPr>
          <w:t>向</w:t>
        </w:r>
      </w:ins>
      <w:ins w:id="124" w:author="朱三强" w:date="2025-09-04T10:31:10Z">
        <w:r>
          <w:rPr>
            <w:rFonts w:hint="eastAsia" w:ascii="Times New Roman" w:hAnsi="Times New Roman" w:eastAsia="仿宋" w:cs="Times New Roman"/>
            <w:sz w:val="24"/>
            <w:szCs w:val="28"/>
            <w:lang w:val="en-US" w:eastAsia="zh-CN"/>
          </w:rPr>
          <w:t>甲方</w:t>
        </w:r>
      </w:ins>
      <w:ins w:id="125" w:author="朱三强" w:date="2025-09-04T10:31:11Z">
        <w:r>
          <w:rPr>
            <w:rFonts w:hint="eastAsia" w:ascii="Times New Roman" w:hAnsi="Times New Roman" w:eastAsia="仿宋" w:cs="Times New Roman"/>
            <w:sz w:val="24"/>
            <w:szCs w:val="28"/>
            <w:lang w:val="en-US" w:eastAsia="zh-CN"/>
          </w:rPr>
          <w:t>支付</w:t>
        </w:r>
      </w:ins>
      <w:ins w:id="126" w:author="朱三强" w:date="2025-09-04T10:31:12Z">
        <w:r>
          <w:rPr>
            <w:rFonts w:hint="eastAsia" w:ascii="Times New Roman" w:hAnsi="Times New Roman" w:eastAsia="仿宋" w:cs="Times New Roman"/>
            <w:sz w:val="24"/>
            <w:szCs w:val="28"/>
            <w:lang w:val="en-US" w:eastAsia="zh-CN"/>
          </w:rPr>
          <w:t>违约金</w:t>
        </w:r>
      </w:ins>
      <w:ins w:id="127" w:author="安正法务" w:date="2025-09-03T11:34:37Z">
        <w:del w:id="128" w:author="朱三强" w:date="2025-09-04T10:31:07Z">
          <w:r>
            <w:rPr>
              <w:rFonts w:hint="eastAsia" w:ascii="Times New Roman" w:hAnsi="Times New Roman" w:eastAsia="仿宋" w:cs="Times New Roman"/>
              <w:sz w:val="24"/>
              <w:szCs w:val="28"/>
              <w:lang w:eastAsia="zh"/>
              <w:woUserID w:val="1"/>
            </w:rPr>
            <w:delText>若乙方连续三个月扣款超过10%，甲方有权单方解除合同；若乙方出现重大违约，甲方可立即终止合同</w:delText>
          </w:r>
        </w:del>
      </w:ins>
      <w:ins w:id="129" w:author="安正法务" w:date="2025-09-03T11:34:37Z">
        <w:r>
          <w:rPr>
            <w:rFonts w:hint="eastAsia" w:ascii="Times New Roman" w:hAnsi="Times New Roman" w:eastAsia="仿宋" w:cs="Times New Roman"/>
            <w:sz w:val="24"/>
            <w:szCs w:val="28"/>
            <w:lang w:eastAsia="zh"/>
            <w:woUserID w:val="1"/>
          </w:rPr>
          <w:t>。</w:t>
        </w:r>
      </w:ins>
    </w:p>
    <w:p w14:paraId="697457DB">
      <w:pPr>
        <w:spacing w:line="520" w:lineRule="exact"/>
        <w:ind w:firstLine="480" w:firstLineChars="200"/>
        <w:rPr>
          <w:del w:id="130" w:author="朱三强" w:date="2025-09-04T10:31:24Z"/>
          <w:rFonts w:ascii="Times New Roman" w:hAnsi="Times New Roman" w:eastAsia="仿宋" w:cs="Times New Roman"/>
          <w:sz w:val="24"/>
          <w:szCs w:val="28"/>
        </w:rPr>
      </w:pPr>
      <w:del w:id="131" w:author="朱三强" w:date="2025-09-04T10:31:24Z">
        <w:r>
          <w:rPr>
            <w:rFonts w:hint="eastAsia" w:ascii="Times New Roman" w:hAnsi="Times New Roman" w:eastAsia="仿宋" w:cs="Times New Roman"/>
            <w:sz w:val="24"/>
            <w:szCs w:val="28"/>
          </w:rPr>
          <w:delText>7</w:delText>
        </w:r>
      </w:del>
      <w:del w:id="132" w:author="朱三强" w:date="2025-09-04T10:31:24Z">
        <w:r>
          <w:rPr>
            <w:rFonts w:ascii="Times New Roman" w:hAnsi="Times New Roman" w:eastAsia="仿宋" w:cs="Times New Roman"/>
            <w:sz w:val="24"/>
            <w:szCs w:val="28"/>
          </w:rPr>
          <w:delText>.4 本合同最后签字之后满九十天未实际履行，任何一方均可终止本合同的履行。</w:delText>
        </w:r>
      </w:del>
    </w:p>
    <w:p w14:paraId="2F5B5BAE">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7</w:t>
      </w:r>
      <w:r>
        <w:rPr>
          <w:rFonts w:ascii="Times New Roman" w:hAnsi="Times New Roman" w:eastAsia="仿宋" w:cs="Times New Roman"/>
          <w:sz w:val="24"/>
          <w:szCs w:val="28"/>
        </w:rPr>
        <w:t>.</w:t>
      </w:r>
      <w:del w:id="133" w:author="朱三强" w:date="2025-09-04T10:31:26Z">
        <w:r>
          <w:rPr>
            <w:rFonts w:hint="default" w:ascii="Times New Roman" w:hAnsi="Times New Roman" w:eastAsia="仿宋" w:cs="Times New Roman"/>
            <w:sz w:val="24"/>
            <w:szCs w:val="28"/>
            <w:lang w:val="en-US"/>
          </w:rPr>
          <w:delText>5</w:delText>
        </w:r>
      </w:del>
      <w:ins w:id="134" w:author="朱三强" w:date="2025-09-04T10:31:26Z">
        <w:r>
          <w:rPr>
            <w:rFonts w:hint="eastAsia" w:ascii="Times New Roman" w:hAnsi="Times New Roman" w:eastAsia="仿宋" w:cs="Times New Roman"/>
            <w:sz w:val="24"/>
            <w:szCs w:val="28"/>
            <w:lang w:val="en-US" w:eastAsia="zh-CN"/>
          </w:rPr>
          <w:t>4</w:t>
        </w:r>
      </w:ins>
      <w:r>
        <w:rPr>
          <w:rFonts w:ascii="Times New Roman" w:hAnsi="Times New Roman" w:eastAsia="仿宋" w:cs="Times New Roman"/>
          <w:sz w:val="24"/>
          <w:szCs w:val="28"/>
        </w:rPr>
        <w:t xml:space="preserve"> 在本合同有效期内甲方被关闭或撤销、停产或停业、转产或与其它单位合并或分立，则本合同对发生此种变化后的甲方或其继承者仍然有效。发生此种情况时，甲方应事先告知有关当事方，并将此条件列入新的实体之中。如果当事方不能接受此种条件，则由甲方应在此变化发生前，按本合同规定购买本项目。乙方自行决定拆除所装设备。</w:t>
      </w:r>
    </w:p>
    <w:p w14:paraId="5ED8E3FF">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7</w:t>
      </w:r>
      <w:r>
        <w:rPr>
          <w:rFonts w:ascii="Times New Roman" w:hAnsi="Times New Roman" w:eastAsia="仿宋" w:cs="Times New Roman"/>
          <w:sz w:val="24"/>
          <w:szCs w:val="28"/>
        </w:rPr>
        <w:t>.</w:t>
      </w:r>
      <w:del w:id="135" w:author="朱三强" w:date="2025-09-04T10:31:33Z">
        <w:r>
          <w:rPr>
            <w:rFonts w:hint="default" w:ascii="Times New Roman" w:hAnsi="Times New Roman" w:eastAsia="仿宋" w:cs="Times New Roman"/>
            <w:sz w:val="24"/>
            <w:szCs w:val="28"/>
            <w:lang w:val="en-US"/>
          </w:rPr>
          <w:delText>6</w:delText>
        </w:r>
      </w:del>
      <w:ins w:id="136" w:author="朱三强" w:date="2025-09-04T10:31:33Z">
        <w:r>
          <w:rPr>
            <w:rFonts w:hint="eastAsia" w:ascii="Times New Roman" w:hAnsi="Times New Roman" w:eastAsia="仿宋" w:cs="Times New Roman"/>
            <w:sz w:val="24"/>
            <w:szCs w:val="28"/>
            <w:lang w:val="en-US" w:eastAsia="zh-CN"/>
          </w:rPr>
          <w:t>5</w:t>
        </w:r>
      </w:ins>
      <w:r>
        <w:rPr>
          <w:rFonts w:ascii="Times New Roman" w:hAnsi="Times New Roman" w:eastAsia="仿宋" w:cs="Times New Roman"/>
          <w:sz w:val="24"/>
          <w:szCs w:val="28"/>
        </w:rPr>
        <w:t xml:space="preserve"> 如果甲方发生破产而导致本合同终止，本项目资产不属于破产财产范围。</w:t>
      </w:r>
    </w:p>
    <w:p w14:paraId="41AF99E9">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7</w:t>
      </w:r>
      <w:r>
        <w:rPr>
          <w:rFonts w:ascii="Times New Roman" w:hAnsi="Times New Roman" w:eastAsia="仿宋" w:cs="Times New Roman"/>
          <w:sz w:val="24"/>
          <w:szCs w:val="28"/>
        </w:rPr>
        <w:t>.</w:t>
      </w:r>
      <w:del w:id="137" w:author="朱三强" w:date="2025-09-04T10:31:37Z">
        <w:r>
          <w:rPr>
            <w:rFonts w:hint="default" w:ascii="Times New Roman" w:hAnsi="Times New Roman" w:eastAsia="仿宋" w:cs="Times New Roman"/>
            <w:sz w:val="24"/>
            <w:szCs w:val="28"/>
            <w:lang w:val="en-US"/>
          </w:rPr>
          <w:delText>7</w:delText>
        </w:r>
      </w:del>
      <w:ins w:id="138" w:author="朱三强" w:date="2025-09-04T10:31:37Z">
        <w:r>
          <w:rPr>
            <w:rFonts w:hint="eastAsia" w:ascii="Times New Roman" w:hAnsi="Times New Roman" w:eastAsia="仿宋" w:cs="Times New Roman"/>
            <w:sz w:val="24"/>
            <w:szCs w:val="28"/>
            <w:lang w:val="en-US" w:eastAsia="zh-CN"/>
          </w:rPr>
          <w:t>6</w:t>
        </w:r>
      </w:ins>
      <w:bookmarkStart w:id="0" w:name="_GoBack"/>
      <w:bookmarkEnd w:id="0"/>
      <w:r>
        <w:rPr>
          <w:rFonts w:ascii="Times New Roman" w:hAnsi="Times New Roman" w:eastAsia="仿宋" w:cs="Times New Roman"/>
          <w:sz w:val="24"/>
          <w:szCs w:val="28"/>
        </w:rPr>
        <w:t xml:space="preserve"> 本合同的解除不影响任意一方根据本合同或者相关的法律法规向对方寻求赔偿的权利，也不影响一方在本合同解除前到期的付款义务的履行。</w:t>
      </w:r>
    </w:p>
    <w:p w14:paraId="1704EE03">
      <w:pPr>
        <w:pStyle w:val="2"/>
        <w:spacing w:before="0" w:after="0" w:line="520" w:lineRule="exact"/>
        <w:rPr>
          <w:rFonts w:ascii="Times New Roman" w:hAnsi="Times New Roman" w:eastAsia="黑体" w:cs="Times New Roman"/>
          <w:sz w:val="24"/>
          <w:szCs w:val="24"/>
        </w:rPr>
      </w:pPr>
      <w:r>
        <w:rPr>
          <w:rFonts w:hint="eastAsia" w:ascii="Times New Roman" w:hAnsi="Times New Roman" w:eastAsia="黑体" w:cs="Times New Roman"/>
          <w:sz w:val="24"/>
          <w:szCs w:val="24"/>
        </w:rPr>
        <w:t>8</w:t>
      </w:r>
      <w:r>
        <w:rPr>
          <w:rFonts w:ascii="Times New Roman" w:hAnsi="Times New Roman" w:eastAsia="黑体" w:cs="Times New Roman"/>
          <w:sz w:val="24"/>
          <w:szCs w:val="24"/>
        </w:rPr>
        <w:t>、违约责任</w:t>
      </w:r>
    </w:p>
    <w:p w14:paraId="4098DA80">
      <w:pPr>
        <w:spacing w:line="360" w:lineRule="auto"/>
        <w:ind w:firstLine="420"/>
        <w:rPr>
          <w:rFonts w:ascii="Times New Roman" w:hAnsi="Times New Roman" w:eastAsia="仿宋" w:cs="Times New Roman"/>
          <w:sz w:val="24"/>
          <w:szCs w:val="28"/>
        </w:rPr>
      </w:pPr>
      <w:r>
        <w:rPr>
          <w:rFonts w:hint="eastAsia" w:ascii="Times New Roman" w:hAnsi="Times New Roman" w:eastAsia="仿宋" w:cs="Times New Roman"/>
          <w:sz w:val="24"/>
          <w:szCs w:val="28"/>
        </w:rPr>
        <w:t xml:space="preserve">8.1 </w:t>
      </w:r>
      <w:del w:id="139" w:author="安正法务" w:date="2025-09-03T11:34:40Z">
        <w:r>
          <w:rPr>
            <w:rFonts w:hint="eastAsia" w:ascii="Times New Roman" w:hAnsi="Times New Roman" w:eastAsia="仿宋" w:cs="Times New Roman"/>
            <w:sz w:val="24"/>
            <w:szCs w:val="28"/>
          </w:rPr>
          <w:delText>如</w:delText>
        </w:r>
      </w:del>
      <w:del w:id="140" w:author="安正法务" w:date="2025-09-03T11:34:40Z">
        <w:r>
          <w:rPr>
            <w:rFonts w:hint="eastAsia" w:ascii="Times New Roman" w:hAnsi="Times New Roman" w:eastAsia="仿宋" w:cs="Times New Roman"/>
            <w:sz w:val="24"/>
            <w:szCs w:val="28"/>
            <w:lang w:eastAsia="zh"/>
          </w:rPr>
          <w:delText>达到合同约定的甲方一次性买断条件</w:delText>
        </w:r>
      </w:del>
      <w:ins w:id="141" w:author="安正法务" w:date="2025-09-03T11:34:40Z">
        <w:r>
          <w:rPr>
            <w:rFonts w:hint="eastAsia" w:ascii="Times New Roman" w:hAnsi="Times New Roman" w:eastAsia="仿宋" w:cs="Times New Roman"/>
            <w:sz w:val="24"/>
            <w:szCs w:val="28"/>
            <w:lang w:eastAsia="zh"/>
            <w:woUserID w:val="1"/>
          </w:rPr>
          <w:t>如舒适度确认达标</w:t>
        </w:r>
      </w:ins>
      <w:r>
        <w:rPr>
          <w:rFonts w:hint="eastAsia" w:ascii="Times New Roman" w:hAnsi="Times New Roman" w:eastAsia="仿宋" w:cs="Times New Roman"/>
          <w:sz w:val="24"/>
          <w:szCs w:val="28"/>
          <w:lang w:eastAsia="zh"/>
        </w:rPr>
        <w:t>，</w:t>
      </w:r>
      <w:r>
        <w:rPr>
          <w:rFonts w:hint="eastAsia" w:ascii="Times New Roman" w:hAnsi="Times New Roman" w:eastAsia="仿宋" w:cs="Times New Roman"/>
          <w:sz w:val="24"/>
          <w:szCs w:val="28"/>
        </w:rPr>
        <w:t>甲方无正当理由未按照本合同的约定时间向乙方支付款项，经乙方书面催告后仍未支付的，自书面催告届满之日起按照当期应支付款项的每日</w:t>
      </w:r>
      <w:r>
        <w:rPr>
          <w:rFonts w:hint="eastAsia" w:ascii="Times New Roman" w:hAnsi="Times New Roman" w:eastAsia="仿宋" w:cs="Times New Roman"/>
          <w:sz w:val="24"/>
          <w:szCs w:val="28"/>
          <w:lang w:eastAsia="zh"/>
        </w:rPr>
        <w:t>万分</w:t>
      </w:r>
      <w:r>
        <w:rPr>
          <w:rFonts w:hint="eastAsia" w:ascii="Times New Roman" w:hAnsi="Times New Roman" w:eastAsia="仿宋" w:cs="Times New Roman"/>
          <w:sz w:val="24"/>
          <w:szCs w:val="28"/>
        </w:rPr>
        <w:t>之</w:t>
      </w:r>
      <w:r>
        <w:rPr>
          <w:rFonts w:hint="eastAsia" w:ascii="Times New Roman" w:hAnsi="Times New Roman" w:eastAsia="仿宋" w:cs="Times New Roman"/>
          <w:sz w:val="24"/>
          <w:szCs w:val="28"/>
          <w:lang w:eastAsia="zh"/>
        </w:rPr>
        <w:t>三</w:t>
      </w:r>
      <w:r>
        <w:rPr>
          <w:rFonts w:hint="eastAsia" w:ascii="Times New Roman" w:hAnsi="Times New Roman" w:eastAsia="仿宋" w:cs="Times New Roman"/>
          <w:sz w:val="24"/>
          <w:szCs w:val="28"/>
        </w:rPr>
        <w:t xml:space="preserve">的比率向乙方支付违约金。  </w:t>
      </w:r>
    </w:p>
    <w:p w14:paraId="30B7BECE">
      <w:pPr>
        <w:spacing w:line="360" w:lineRule="auto"/>
        <w:ind w:firstLine="420"/>
        <w:rPr>
          <w:rFonts w:ascii="Times New Roman" w:hAnsi="Times New Roman" w:eastAsia="仿宋" w:cs="Times New Roman"/>
          <w:sz w:val="24"/>
          <w:szCs w:val="28"/>
        </w:rPr>
      </w:pPr>
      <w:r>
        <w:rPr>
          <w:rFonts w:hint="eastAsia" w:ascii="Times New Roman" w:hAnsi="Times New Roman" w:eastAsia="仿宋" w:cs="Times New Roman"/>
          <w:sz w:val="24"/>
          <w:szCs w:val="28"/>
          <w:lang w:eastAsia="zh"/>
        </w:rPr>
        <w:t>8.2如</w:t>
      </w:r>
      <w:ins w:id="142" w:author="安正法务" w:date="2025-09-03T11:34:44Z">
        <w:r>
          <w:rPr>
            <w:rFonts w:hint="eastAsia" w:ascii="Times New Roman" w:hAnsi="Times New Roman" w:eastAsia="仿宋" w:cs="Times New Roman"/>
            <w:sz w:val="24"/>
            <w:szCs w:val="28"/>
            <w:lang w:eastAsia="zh"/>
            <w:woUserID w:val="1"/>
          </w:rPr>
          <w:t>舒适度</w:t>
        </w:r>
      </w:ins>
      <w:r>
        <w:rPr>
          <w:rFonts w:hint="eastAsia" w:ascii="Times New Roman" w:hAnsi="Times New Roman" w:eastAsia="仿宋" w:cs="Times New Roman"/>
          <w:sz w:val="24"/>
          <w:szCs w:val="28"/>
          <w:lang w:eastAsia="zh"/>
        </w:rPr>
        <w:t>未</w:t>
      </w:r>
      <w:ins w:id="143" w:author="安正法务" w:date="2025-09-03T11:34:44Z">
        <w:r>
          <w:rPr>
            <w:rFonts w:hint="eastAsia" w:ascii="Times New Roman" w:hAnsi="Times New Roman" w:eastAsia="仿宋" w:cs="Times New Roman"/>
            <w:sz w:val="24"/>
            <w:szCs w:val="28"/>
            <w:lang w:eastAsia="zh"/>
            <w:woUserID w:val="1"/>
          </w:rPr>
          <w:t>确认</w:t>
        </w:r>
      </w:ins>
      <w:r>
        <w:rPr>
          <w:rFonts w:hint="eastAsia" w:ascii="Times New Roman" w:hAnsi="Times New Roman" w:eastAsia="仿宋" w:cs="Times New Roman"/>
          <w:sz w:val="24"/>
          <w:szCs w:val="28"/>
          <w:lang w:eastAsia="zh"/>
        </w:rPr>
        <w:t>达</w:t>
      </w:r>
      <w:del w:id="144" w:author="安正法务" w:date="2025-09-03T11:34:44Z">
        <w:r>
          <w:rPr>
            <w:rFonts w:hint="eastAsia" w:ascii="Times New Roman" w:hAnsi="Times New Roman" w:eastAsia="仿宋" w:cs="Times New Roman"/>
            <w:sz w:val="24"/>
            <w:szCs w:val="28"/>
            <w:lang w:eastAsia="zh"/>
          </w:rPr>
          <w:delText>到合同约定的甲方一次性买断条件</w:delText>
        </w:r>
      </w:del>
      <w:ins w:id="145" w:author="安正法务" w:date="2025-09-03T11:34:44Z">
        <w:r>
          <w:rPr>
            <w:rFonts w:hint="eastAsia" w:ascii="Times New Roman" w:hAnsi="Times New Roman" w:eastAsia="仿宋" w:cs="Times New Roman"/>
            <w:sz w:val="24"/>
            <w:szCs w:val="28"/>
            <w:lang w:eastAsia="zh"/>
            <w:woUserID w:val="1"/>
          </w:rPr>
          <w:t>标</w:t>
        </w:r>
      </w:ins>
      <w:r>
        <w:rPr>
          <w:rFonts w:hint="eastAsia" w:ascii="Times New Roman" w:hAnsi="Times New Roman" w:eastAsia="仿宋" w:cs="Times New Roman"/>
          <w:sz w:val="24"/>
          <w:szCs w:val="28"/>
          <w:lang w:eastAsia="zh"/>
        </w:rPr>
        <w:t>，乙方</w:t>
      </w:r>
      <w:r>
        <w:rPr>
          <w:rFonts w:hint="eastAsia" w:ascii="Times New Roman" w:hAnsi="Times New Roman" w:eastAsia="仿宋" w:cs="Times New Roman"/>
          <w:sz w:val="24"/>
          <w:szCs w:val="28"/>
        </w:rPr>
        <w:t>无正当理由未按照本合同的约定时间</w:t>
      </w:r>
      <w:r>
        <w:rPr>
          <w:rFonts w:hint="eastAsia" w:ascii="Times New Roman" w:hAnsi="Times New Roman" w:eastAsia="仿宋" w:cs="Times New Roman"/>
          <w:sz w:val="24"/>
          <w:szCs w:val="28"/>
          <w:lang w:eastAsia="zh"/>
        </w:rPr>
        <w:t>退还甲方预付款项的</w:t>
      </w:r>
      <w:r>
        <w:rPr>
          <w:rFonts w:hint="eastAsia" w:ascii="Times New Roman" w:hAnsi="Times New Roman" w:eastAsia="仿宋" w:cs="Times New Roman"/>
          <w:sz w:val="24"/>
          <w:szCs w:val="28"/>
        </w:rPr>
        <w:t>，经</w:t>
      </w:r>
      <w:r>
        <w:rPr>
          <w:rFonts w:hint="eastAsia" w:ascii="Times New Roman" w:hAnsi="Times New Roman" w:eastAsia="仿宋" w:cs="Times New Roman"/>
          <w:sz w:val="24"/>
          <w:szCs w:val="28"/>
          <w:lang w:eastAsia="zh"/>
        </w:rPr>
        <w:t>甲方</w:t>
      </w:r>
      <w:r>
        <w:rPr>
          <w:rFonts w:hint="eastAsia" w:ascii="Times New Roman" w:hAnsi="Times New Roman" w:eastAsia="仿宋" w:cs="Times New Roman"/>
          <w:sz w:val="24"/>
          <w:szCs w:val="28"/>
        </w:rPr>
        <w:t>书面催告后仍未支付的，自书面催告届满之日起按照</w:t>
      </w:r>
      <w:r>
        <w:rPr>
          <w:rFonts w:hint="eastAsia" w:ascii="Times New Roman" w:hAnsi="Times New Roman" w:eastAsia="仿宋" w:cs="Times New Roman"/>
          <w:sz w:val="24"/>
          <w:szCs w:val="28"/>
          <w:lang w:eastAsia="zh"/>
        </w:rPr>
        <w:t>甲方已支付款项</w:t>
      </w:r>
      <w:r>
        <w:rPr>
          <w:rFonts w:hint="eastAsia" w:ascii="Times New Roman" w:hAnsi="Times New Roman" w:eastAsia="仿宋" w:cs="Times New Roman"/>
          <w:sz w:val="24"/>
          <w:szCs w:val="28"/>
        </w:rPr>
        <w:t>的每日</w:t>
      </w:r>
      <w:r>
        <w:rPr>
          <w:rFonts w:hint="eastAsia" w:ascii="Times New Roman" w:hAnsi="Times New Roman" w:eastAsia="仿宋" w:cs="Times New Roman"/>
          <w:sz w:val="24"/>
          <w:szCs w:val="28"/>
          <w:lang w:eastAsia="zh"/>
        </w:rPr>
        <w:t>万分</w:t>
      </w:r>
      <w:r>
        <w:rPr>
          <w:rFonts w:hint="eastAsia" w:ascii="Times New Roman" w:hAnsi="Times New Roman" w:eastAsia="仿宋" w:cs="Times New Roman"/>
          <w:sz w:val="24"/>
          <w:szCs w:val="28"/>
        </w:rPr>
        <w:t>之</w:t>
      </w:r>
      <w:r>
        <w:rPr>
          <w:rFonts w:hint="eastAsia" w:ascii="Times New Roman" w:hAnsi="Times New Roman" w:eastAsia="仿宋" w:cs="Times New Roman"/>
          <w:sz w:val="24"/>
          <w:szCs w:val="28"/>
          <w:lang w:eastAsia="zh"/>
        </w:rPr>
        <w:t>三</w:t>
      </w:r>
      <w:r>
        <w:rPr>
          <w:rFonts w:hint="eastAsia" w:ascii="Times New Roman" w:hAnsi="Times New Roman" w:eastAsia="仿宋" w:cs="Times New Roman"/>
          <w:sz w:val="24"/>
          <w:szCs w:val="28"/>
        </w:rPr>
        <w:t>的比率向</w:t>
      </w:r>
      <w:r>
        <w:rPr>
          <w:rFonts w:hint="eastAsia" w:ascii="Times New Roman" w:hAnsi="Times New Roman" w:eastAsia="仿宋" w:cs="Times New Roman"/>
          <w:sz w:val="24"/>
          <w:szCs w:val="28"/>
          <w:lang w:eastAsia="zh"/>
        </w:rPr>
        <w:t>甲方</w:t>
      </w:r>
      <w:r>
        <w:rPr>
          <w:rFonts w:hint="eastAsia" w:ascii="Times New Roman" w:hAnsi="Times New Roman" w:eastAsia="仿宋" w:cs="Times New Roman"/>
          <w:sz w:val="24"/>
          <w:szCs w:val="28"/>
        </w:rPr>
        <w:t xml:space="preserve">支付违约金。  </w:t>
      </w:r>
    </w:p>
    <w:p w14:paraId="43034847">
      <w:pPr>
        <w:spacing w:line="360" w:lineRule="auto"/>
        <w:ind w:left="210" w:leftChars="100" w:firstLine="240" w:firstLineChars="100"/>
        <w:rPr>
          <w:rFonts w:ascii="Times New Roman" w:hAnsi="Times New Roman" w:eastAsia="仿宋" w:cs="Times New Roman"/>
          <w:sz w:val="24"/>
          <w:szCs w:val="28"/>
        </w:rPr>
      </w:pPr>
      <w:r>
        <w:rPr>
          <w:rFonts w:hint="eastAsia" w:ascii="Times New Roman" w:hAnsi="Times New Roman" w:eastAsia="仿宋" w:cs="Times New Roman"/>
          <w:sz w:val="24"/>
          <w:szCs w:val="28"/>
        </w:rPr>
        <w:t>8</w:t>
      </w:r>
      <w:r>
        <w:rPr>
          <w:rFonts w:ascii="Times New Roman" w:hAnsi="Times New Roman" w:eastAsia="仿宋" w:cs="Times New Roman"/>
          <w:sz w:val="24"/>
          <w:szCs w:val="28"/>
        </w:rPr>
        <w:t>.</w:t>
      </w:r>
      <w:r>
        <w:rPr>
          <w:rFonts w:hint="eastAsia" w:ascii="Times New Roman" w:hAnsi="Times New Roman" w:eastAsia="仿宋" w:cs="Times New Roman"/>
          <w:sz w:val="24"/>
          <w:szCs w:val="28"/>
          <w:lang w:eastAsia="zh"/>
        </w:rPr>
        <w:t>3</w:t>
      </w:r>
      <w:r>
        <w:rPr>
          <w:rFonts w:hint="eastAsia" w:ascii="Times New Roman" w:hAnsi="Times New Roman" w:eastAsia="仿宋" w:cs="Times New Roman"/>
          <w:sz w:val="24"/>
          <w:szCs w:val="28"/>
        </w:rPr>
        <w:t>对于乙方提交需甲方确认的近似日对比节能率测试确认表，甲方原则上应在五个工作日内确认，并进行项目验收签订验收单。</w:t>
      </w:r>
    </w:p>
    <w:p w14:paraId="39F89D17">
      <w:pPr>
        <w:spacing w:line="360" w:lineRule="auto"/>
        <w:ind w:left="210" w:leftChars="100" w:firstLine="240" w:firstLineChars="100"/>
        <w:rPr>
          <w:rFonts w:ascii="Times New Roman" w:hAnsi="Times New Roman" w:eastAsia="仿宋" w:cs="Times New Roman"/>
          <w:sz w:val="24"/>
          <w:szCs w:val="28"/>
        </w:rPr>
      </w:pPr>
      <w:r>
        <w:rPr>
          <w:rFonts w:hint="eastAsia" w:ascii="Times New Roman" w:hAnsi="Times New Roman" w:eastAsia="仿宋" w:cs="Times New Roman"/>
          <w:sz w:val="24"/>
          <w:szCs w:val="28"/>
        </w:rPr>
        <w:t>8.</w:t>
      </w:r>
      <w:r>
        <w:rPr>
          <w:rFonts w:hint="eastAsia" w:ascii="Times New Roman" w:hAnsi="Times New Roman" w:eastAsia="仿宋" w:cs="Times New Roman"/>
          <w:sz w:val="24"/>
          <w:szCs w:val="28"/>
          <w:lang w:eastAsia="zh"/>
        </w:rPr>
        <w:t>4</w:t>
      </w:r>
      <w:r>
        <w:rPr>
          <w:rFonts w:hint="eastAsia" w:ascii="Times New Roman" w:hAnsi="Times New Roman" w:eastAsia="仿宋" w:cs="Times New Roman"/>
          <w:sz w:val="24"/>
          <w:szCs w:val="28"/>
        </w:rPr>
        <w:t xml:space="preserve"> 一方违约后，另一方应采取适当措施，防止损失的扩大，否则不能就扩大部分的损失要求赔偿。  </w:t>
      </w:r>
    </w:p>
    <w:p w14:paraId="11AF4B3B">
      <w:pPr>
        <w:spacing w:line="360" w:lineRule="auto"/>
        <w:ind w:firstLine="420"/>
        <w:rPr>
          <w:rFonts w:ascii="Times New Roman" w:hAnsi="Times New Roman" w:eastAsia="仿宋" w:cs="Times New Roman"/>
          <w:sz w:val="24"/>
          <w:szCs w:val="28"/>
        </w:rPr>
      </w:pPr>
      <w:r>
        <w:rPr>
          <w:rFonts w:hint="eastAsia" w:ascii="Times New Roman" w:hAnsi="Times New Roman" w:eastAsia="仿宋" w:cs="Times New Roman"/>
          <w:sz w:val="24"/>
          <w:szCs w:val="28"/>
        </w:rPr>
        <w:t>8</w:t>
      </w:r>
      <w:r>
        <w:rPr>
          <w:rFonts w:ascii="Times New Roman" w:hAnsi="Times New Roman" w:eastAsia="仿宋" w:cs="Times New Roman"/>
          <w:sz w:val="24"/>
          <w:szCs w:val="28"/>
        </w:rPr>
        <w:t>.</w:t>
      </w:r>
      <w:r>
        <w:rPr>
          <w:rFonts w:hint="eastAsia" w:ascii="Times New Roman" w:hAnsi="Times New Roman" w:eastAsia="仿宋" w:cs="Times New Roman"/>
          <w:sz w:val="24"/>
          <w:szCs w:val="28"/>
          <w:lang w:eastAsia="zh"/>
        </w:rPr>
        <w:t>5</w:t>
      </w:r>
      <w:r>
        <w:rPr>
          <w:rFonts w:hint="eastAsia" w:ascii="Times New Roman" w:hAnsi="Times New Roman" w:eastAsia="仿宋" w:cs="Times New Roman"/>
          <w:sz w:val="24"/>
          <w:szCs w:val="28"/>
        </w:rPr>
        <w:t>合同一方不履行合同义务、履行合同义务不符合约定或者违反合同项下所作保证的， 应向对方承担继续履行、采取补救措施或者赔偿损失等违约责任。</w:t>
      </w:r>
    </w:p>
    <w:p w14:paraId="0CE5E20A">
      <w:pPr>
        <w:spacing w:line="360" w:lineRule="auto"/>
        <w:ind w:firstLine="420"/>
        <w:rPr>
          <w:rFonts w:ascii="Times New Roman" w:hAnsi="Times New Roman" w:eastAsia="仿宋" w:cs="Times New Roman"/>
          <w:sz w:val="24"/>
          <w:szCs w:val="28"/>
        </w:rPr>
      </w:pPr>
      <w:r>
        <w:rPr>
          <w:rFonts w:hint="eastAsia" w:ascii="Times New Roman" w:hAnsi="Times New Roman" w:eastAsia="仿宋" w:cs="Times New Roman"/>
          <w:sz w:val="24"/>
          <w:szCs w:val="28"/>
        </w:rPr>
        <w:t>8.</w:t>
      </w:r>
      <w:r>
        <w:rPr>
          <w:rFonts w:hint="eastAsia" w:ascii="Times New Roman" w:hAnsi="Times New Roman" w:eastAsia="仿宋" w:cs="Times New Roman"/>
          <w:sz w:val="24"/>
          <w:szCs w:val="28"/>
          <w:lang w:eastAsia="zh"/>
        </w:rPr>
        <w:t>6</w:t>
      </w:r>
      <w:r>
        <w:rPr>
          <w:rFonts w:hint="eastAsia" w:ascii="Times New Roman" w:hAnsi="Times New Roman" w:eastAsia="仿宋" w:cs="Times New Roman"/>
          <w:sz w:val="24"/>
          <w:szCs w:val="28"/>
        </w:rPr>
        <w:t>乙方未经许可、批准或同意建设所产生的后果由乙方承担，因此给甲方造成的损失（包括但不限于人员投入、费用等）由乙方承担。</w:t>
      </w:r>
    </w:p>
    <w:p w14:paraId="6A1D57AC">
      <w:pPr>
        <w:spacing w:line="360" w:lineRule="auto"/>
        <w:ind w:firstLine="420"/>
        <w:rPr>
          <w:rFonts w:ascii="Times New Roman" w:hAnsi="Times New Roman" w:eastAsia="仿宋" w:cs="Times New Roman"/>
          <w:sz w:val="24"/>
          <w:szCs w:val="28"/>
        </w:rPr>
      </w:pPr>
      <w:r>
        <w:rPr>
          <w:rFonts w:hint="eastAsia" w:ascii="Times New Roman" w:hAnsi="Times New Roman" w:eastAsia="仿宋" w:cs="Times New Roman"/>
          <w:sz w:val="24"/>
          <w:szCs w:val="28"/>
        </w:rPr>
        <w:t>8.</w:t>
      </w:r>
      <w:r>
        <w:rPr>
          <w:rFonts w:hint="eastAsia" w:ascii="Times New Roman" w:hAnsi="Times New Roman" w:eastAsia="仿宋" w:cs="Times New Roman"/>
          <w:sz w:val="24"/>
          <w:szCs w:val="28"/>
          <w:lang w:eastAsia="zh"/>
        </w:rPr>
        <w:t>7</w:t>
      </w:r>
      <w:r>
        <w:rPr>
          <w:rFonts w:ascii="Times New Roman" w:hAnsi="Times New Roman" w:eastAsia="仿宋" w:cs="Times New Roman"/>
          <w:sz w:val="24"/>
          <w:szCs w:val="28"/>
        </w:rPr>
        <w:t>因乙方设备故障导致断电等影响甲方运行的情况，甲方因此造成的损失（包括但不限于甲方客户的索赔等）乙方应承担全部责任</w:t>
      </w:r>
      <w:r>
        <w:rPr>
          <w:rFonts w:hint="eastAsia" w:ascii="Times New Roman" w:hAnsi="Times New Roman" w:eastAsia="仿宋" w:cs="Times New Roman"/>
          <w:sz w:val="24"/>
          <w:szCs w:val="28"/>
        </w:rPr>
        <w:t>。</w:t>
      </w:r>
    </w:p>
    <w:p w14:paraId="10203789">
      <w:pPr>
        <w:pStyle w:val="2"/>
        <w:spacing w:before="0" w:after="0" w:line="520" w:lineRule="exact"/>
        <w:rPr>
          <w:rFonts w:ascii="Times New Roman" w:hAnsi="Times New Roman" w:eastAsia="黑体" w:cs="Times New Roman"/>
          <w:sz w:val="24"/>
          <w:szCs w:val="24"/>
        </w:rPr>
      </w:pPr>
      <w:r>
        <w:rPr>
          <w:rFonts w:hint="eastAsia" w:ascii="Times New Roman" w:hAnsi="Times New Roman" w:eastAsia="黑体" w:cs="Times New Roman"/>
          <w:sz w:val="24"/>
          <w:szCs w:val="24"/>
        </w:rPr>
        <w:t>九</w:t>
      </w:r>
      <w:r>
        <w:rPr>
          <w:rFonts w:ascii="Times New Roman" w:hAnsi="Times New Roman" w:eastAsia="黑体" w:cs="Times New Roman"/>
          <w:sz w:val="24"/>
          <w:szCs w:val="24"/>
        </w:rPr>
        <w:t>、争议的解决</w:t>
      </w:r>
    </w:p>
    <w:p w14:paraId="3EFF3725">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9</w:t>
      </w:r>
      <w:r>
        <w:rPr>
          <w:rFonts w:ascii="Times New Roman" w:hAnsi="Times New Roman" w:eastAsia="仿宋" w:cs="Times New Roman"/>
          <w:sz w:val="24"/>
          <w:szCs w:val="28"/>
        </w:rPr>
        <w:t>.1凡因本合同引起的或与本合同有关的任何争议，双方应友好协商解决。协商不成，</w:t>
      </w:r>
      <w:r>
        <w:rPr>
          <w:rFonts w:hint="eastAsia" w:ascii="Times New Roman" w:hAnsi="Times New Roman" w:eastAsia="仿宋" w:cs="Times New Roman"/>
          <w:sz w:val="24"/>
          <w:szCs w:val="28"/>
        </w:rPr>
        <w:t>向</w:t>
      </w:r>
      <w:r>
        <w:rPr>
          <w:rFonts w:hint="eastAsia" w:ascii="Times New Roman" w:hAnsi="Times New Roman" w:eastAsia="仿宋" w:cs="Times New Roman"/>
          <w:sz w:val="24"/>
          <w:szCs w:val="28"/>
          <w:lang w:eastAsia="zh"/>
        </w:rPr>
        <w:t>项目</w:t>
      </w:r>
      <w:r>
        <w:rPr>
          <w:rFonts w:hint="eastAsia" w:ascii="Times New Roman" w:hAnsi="Times New Roman" w:eastAsia="仿宋" w:cs="Times New Roman"/>
          <w:sz w:val="24"/>
          <w:szCs w:val="28"/>
        </w:rPr>
        <w:t>所在地</w:t>
      </w:r>
      <w:r>
        <w:rPr>
          <w:rFonts w:ascii="Times New Roman" w:hAnsi="Times New Roman" w:eastAsia="仿宋" w:cs="Times New Roman"/>
          <w:sz w:val="24"/>
          <w:szCs w:val="28"/>
        </w:rPr>
        <w:t>法院提起诉讼。诉讼费由败诉方承担。</w:t>
      </w:r>
    </w:p>
    <w:p w14:paraId="5FF35F01">
      <w:pPr>
        <w:spacing w:line="520" w:lineRule="exact"/>
        <w:ind w:firstLine="480" w:firstLineChars="200"/>
        <w:rPr>
          <w:rFonts w:ascii="Times New Roman" w:hAnsi="Times New Roman" w:eastAsia="仿宋" w:cs="Times New Roman"/>
          <w:sz w:val="24"/>
          <w:szCs w:val="28"/>
        </w:rPr>
      </w:pPr>
      <w:r>
        <w:rPr>
          <w:rFonts w:hint="eastAsia" w:ascii="Times New Roman" w:hAnsi="Times New Roman" w:eastAsia="仿宋" w:cs="Times New Roman"/>
          <w:sz w:val="24"/>
          <w:szCs w:val="28"/>
        </w:rPr>
        <w:t>9</w:t>
      </w:r>
      <w:r>
        <w:rPr>
          <w:rFonts w:ascii="Times New Roman" w:hAnsi="Times New Roman" w:eastAsia="仿宋" w:cs="Times New Roman"/>
          <w:sz w:val="24"/>
          <w:szCs w:val="28"/>
        </w:rPr>
        <w:t>.2 本合同在诉讼过程中，除双方有争议正在进行诉讼的部分之外，其它部分应继续履行。</w:t>
      </w:r>
    </w:p>
    <w:p w14:paraId="69222621">
      <w:pPr>
        <w:pStyle w:val="2"/>
        <w:spacing w:before="0" w:after="0" w:line="520" w:lineRule="exact"/>
        <w:rPr>
          <w:rFonts w:ascii="Times New Roman" w:hAnsi="Times New Roman" w:eastAsia="黑体" w:cs="Times New Roman"/>
          <w:sz w:val="24"/>
          <w:szCs w:val="24"/>
        </w:rPr>
      </w:pPr>
      <w:r>
        <w:rPr>
          <w:rFonts w:ascii="Times New Roman" w:hAnsi="Times New Roman" w:eastAsia="黑体" w:cs="Times New Roman"/>
          <w:sz w:val="24"/>
          <w:szCs w:val="24"/>
        </w:rPr>
        <w:t>十、合同生效及其他</w:t>
      </w:r>
    </w:p>
    <w:p w14:paraId="5E1DB972">
      <w:pPr>
        <w:spacing w:line="520" w:lineRule="exact"/>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1</w:t>
      </w:r>
      <w:r>
        <w:rPr>
          <w:rFonts w:hint="eastAsia" w:ascii="Times New Roman" w:hAnsi="Times New Roman" w:eastAsia="仿宋" w:cs="Times New Roman"/>
          <w:sz w:val="24"/>
          <w:szCs w:val="28"/>
        </w:rPr>
        <w:t>0</w:t>
      </w:r>
      <w:r>
        <w:rPr>
          <w:rFonts w:ascii="Times New Roman" w:hAnsi="Times New Roman" w:eastAsia="仿宋" w:cs="Times New Roman"/>
          <w:sz w:val="24"/>
          <w:szCs w:val="28"/>
        </w:rPr>
        <w:t>.1 本合同附件是属于本合同不可分割的组成部分，与本合同具有同等法律效力，本合同附件与本合同如有不一致之处，以本合同为准。</w:t>
      </w:r>
    </w:p>
    <w:p w14:paraId="3560351D">
      <w:pPr>
        <w:spacing w:line="520" w:lineRule="exact"/>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1</w:t>
      </w:r>
      <w:r>
        <w:rPr>
          <w:rFonts w:hint="eastAsia" w:ascii="Times New Roman" w:hAnsi="Times New Roman" w:eastAsia="仿宋" w:cs="Times New Roman"/>
          <w:sz w:val="24"/>
          <w:szCs w:val="28"/>
        </w:rPr>
        <w:t>0</w:t>
      </w:r>
      <w:r>
        <w:rPr>
          <w:rFonts w:ascii="Times New Roman" w:hAnsi="Times New Roman" w:eastAsia="仿宋" w:cs="Times New Roman"/>
          <w:sz w:val="24"/>
          <w:szCs w:val="28"/>
        </w:rPr>
        <w:t>.2 本合同未尽事宜，双方经友好协商后可另行签订补充协议。</w:t>
      </w:r>
    </w:p>
    <w:p w14:paraId="57D9411F">
      <w:pPr>
        <w:spacing w:line="520" w:lineRule="exact"/>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1</w:t>
      </w:r>
      <w:r>
        <w:rPr>
          <w:rFonts w:hint="eastAsia" w:ascii="Times New Roman" w:hAnsi="Times New Roman" w:eastAsia="仿宋" w:cs="Times New Roman"/>
          <w:sz w:val="24"/>
          <w:szCs w:val="28"/>
        </w:rPr>
        <w:t>0</w:t>
      </w:r>
      <w:r>
        <w:rPr>
          <w:rFonts w:ascii="Times New Roman" w:hAnsi="Times New Roman" w:eastAsia="仿宋" w:cs="Times New Roman"/>
          <w:sz w:val="24"/>
          <w:szCs w:val="28"/>
        </w:rPr>
        <w:t>.3 本合同自双方签</w:t>
      </w:r>
      <w:ins w:id="146" w:author="安正法务" w:date="2025-09-03T11:34:48Z">
        <w:r>
          <w:rPr>
            <w:rFonts w:hint="eastAsia" w:ascii="Times New Roman" w:hAnsi="Times New Roman" w:eastAsia="仿宋" w:cs="Times New Roman"/>
            <w:sz w:val="24"/>
            <w:szCs w:val="28"/>
            <w:lang w:eastAsia="zh"/>
            <w:woUserID w:val="1"/>
          </w:rPr>
          <w:t>名或盖</w:t>
        </w:r>
      </w:ins>
      <w:r>
        <w:rPr>
          <w:rFonts w:ascii="Times New Roman" w:hAnsi="Times New Roman" w:eastAsia="仿宋" w:cs="Times New Roman"/>
          <w:sz w:val="24"/>
          <w:szCs w:val="28"/>
        </w:rPr>
        <w:t>章之日起生效，本合同一式</w:t>
      </w:r>
      <w:r>
        <w:rPr>
          <w:rFonts w:ascii="Times New Roman" w:hAnsi="Times New Roman" w:eastAsia="仿宋" w:cs="Times New Roman"/>
          <w:sz w:val="24"/>
          <w:szCs w:val="28"/>
          <w:u w:val="single"/>
        </w:rPr>
        <w:t xml:space="preserve"> </w:t>
      </w:r>
      <w:r>
        <w:rPr>
          <w:rFonts w:hint="eastAsia" w:ascii="Times New Roman" w:hAnsi="Times New Roman" w:eastAsia="仿宋" w:cs="Times New Roman"/>
          <w:sz w:val="24"/>
          <w:szCs w:val="28"/>
          <w:u w:val="single"/>
        </w:rPr>
        <w:t xml:space="preserve">肆 </w:t>
      </w:r>
      <w:r>
        <w:rPr>
          <w:rFonts w:ascii="Times New Roman" w:hAnsi="Times New Roman" w:eastAsia="仿宋" w:cs="Times New Roman"/>
          <w:sz w:val="24"/>
          <w:szCs w:val="28"/>
        </w:rPr>
        <w:t>份，甲、乙</w:t>
      </w:r>
      <w:r>
        <w:rPr>
          <w:rFonts w:hint="eastAsia" w:ascii="Times New Roman" w:hAnsi="Times New Roman" w:eastAsia="仿宋" w:cs="Times New Roman"/>
          <w:sz w:val="24"/>
          <w:szCs w:val="28"/>
        </w:rPr>
        <w:t>双</w:t>
      </w:r>
      <w:r>
        <w:rPr>
          <w:rFonts w:ascii="Times New Roman" w:hAnsi="Times New Roman" w:eastAsia="仿宋" w:cs="Times New Roman"/>
          <w:sz w:val="24"/>
          <w:szCs w:val="28"/>
        </w:rPr>
        <w:t>方各执</w:t>
      </w:r>
      <w:r>
        <w:rPr>
          <w:rFonts w:ascii="Times New Roman" w:hAnsi="Times New Roman" w:eastAsia="仿宋" w:cs="Times New Roman"/>
          <w:sz w:val="24"/>
          <w:szCs w:val="28"/>
          <w:u w:val="single"/>
        </w:rPr>
        <w:t xml:space="preserve"> </w:t>
      </w:r>
      <w:r>
        <w:rPr>
          <w:rFonts w:hint="eastAsia" w:ascii="Times New Roman" w:hAnsi="Times New Roman" w:eastAsia="仿宋" w:cs="Times New Roman"/>
          <w:sz w:val="24"/>
          <w:szCs w:val="28"/>
          <w:u w:val="single"/>
        </w:rPr>
        <w:t>贰</w:t>
      </w:r>
      <w:r>
        <w:rPr>
          <w:rFonts w:ascii="Times New Roman" w:hAnsi="Times New Roman" w:eastAsia="仿宋" w:cs="Times New Roman"/>
          <w:sz w:val="24"/>
          <w:szCs w:val="28"/>
        </w:rPr>
        <w:t>份，具有同等法律效力</w:t>
      </w:r>
      <w:r>
        <w:rPr>
          <w:rFonts w:hint="eastAsia" w:ascii="Times New Roman" w:hAnsi="Times New Roman" w:eastAsia="仿宋" w:cs="Times New Roman"/>
          <w:sz w:val="24"/>
          <w:szCs w:val="28"/>
        </w:rPr>
        <w:t>。</w:t>
      </w:r>
    </w:p>
    <w:p w14:paraId="4455E7AC">
      <w:pPr>
        <w:spacing w:line="520" w:lineRule="exact"/>
        <w:ind w:firstLine="480" w:firstLineChars="200"/>
        <w:rPr>
          <w:rFonts w:ascii="Times New Roman" w:hAnsi="Times New Roman" w:eastAsia="仿宋" w:cs="Times New Roman"/>
          <w:sz w:val="24"/>
          <w:szCs w:val="28"/>
        </w:rPr>
      </w:pPr>
    </w:p>
    <w:p w14:paraId="740AD617">
      <w:pPr>
        <w:spacing w:line="520" w:lineRule="exact"/>
        <w:ind w:firstLine="480" w:firstLineChars="200"/>
        <w:rPr>
          <w:rFonts w:hint="eastAsia" w:ascii="Times New Roman" w:hAnsi="Times New Roman" w:eastAsia="仿宋" w:cs="Times New Roman"/>
          <w:sz w:val="24"/>
          <w:szCs w:val="28"/>
        </w:rPr>
      </w:pPr>
    </w:p>
    <w:p w14:paraId="5106367E">
      <w:pPr>
        <w:spacing w:line="300" w:lineRule="auto"/>
        <w:ind w:firstLine="482" w:firstLineChars="200"/>
        <w:rPr>
          <w:rFonts w:ascii="Times New Roman" w:hAnsi="Times New Roman" w:eastAsia="仿宋" w:cs="Times New Roman"/>
          <w:sz w:val="24"/>
          <w:szCs w:val="28"/>
        </w:rPr>
      </w:pPr>
      <w:r>
        <w:rPr>
          <w:rFonts w:ascii="Times New Roman" w:hAnsi="Times New Roman" w:eastAsia="仿宋" w:cs="Times New Roman"/>
          <w:b/>
          <w:bCs/>
          <w:sz w:val="24"/>
          <w:szCs w:val="28"/>
        </w:rPr>
        <w:t>甲方（盖章）：</w:t>
      </w:r>
      <w:r>
        <w:rPr>
          <w:rFonts w:ascii="Times New Roman" w:hAnsi="Times New Roman" w:eastAsia="仿宋" w:cs="Times New Roman"/>
          <w:sz w:val="24"/>
          <w:szCs w:val="28"/>
        </w:rPr>
        <w:t xml:space="preserve">                </w:t>
      </w:r>
    </w:p>
    <w:p w14:paraId="290EEF01">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 xml:space="preserve">法定代表人                     </w:t>
      </w:r>
    </w:p>
    <w:p w14:paraId="3CF3AF3D">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或授权代表：</w:t>
      </w:r>
      <w:r>
        <w:rPr>
          <w:rFonts w:ascii="Times New Roman" w:hAnsi="Times New Roman" w:eastAsia="仿宋" w:cs="Times New Roman"/>
          <w:sz w:val="24"/>
          <w:szCs w:val="28"/>
        </w:rPr>
        <w:t xml:space="preserve">                </w:t>
      </w:r>
    </w:p>
    <w:p w14:paraId="6B9681A3">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 xml:space="preserve">开户银行：                     </w:t>
      </w:r>
    </w:p>
    <w:p w14:paraId="07F83930">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 xml:space="preserve">税号：                       </w:t>
      </w:r>
    </w:p>
    <w:p w14:paraId="4A11A2F2">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签约地点</w:t>
      </w:r>
      <w:r>
        <w:rPr>
          <w:rFonts w:hint="eastAsia" w:ascii="Times New Roman" w:hAnsi="Times New Roman" w:eastAsia="仿宋" w:cs="Times New Roman"/>
          <w:b/>
          <w:bCs/>
          <w:sz w:val="24"/>
          <w:szCs w:val="28"/>
        </w:rPr>
        <w:t xml:space="preserve">           </w:t>
      </w:r>
      <w:r>
        <w:rPr>
          <w:rFonts w:ascii="Times New Roman" w:hAnsi="Times New Roman" w:eastAsia="仿宋" w:cs="Times New Roman"/>
          <w:b/>
          <w:bCs/>
          <w:sz w:val="24"/>
          <w:szCs w:val="28"/>
        </w:rPr>
        <w:t xml:space="preserve">         </w:t>
      </w:r>
    </w:p>
    <w:p w14:paraId="21A4EE77">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 xml:space="preserve">签约时间:     年  月  日       </w:t>
      </w:r>
    </w:p>
    <w:p w14:paraId="4F5D08D2">
      <w:pPr>
        <w:spacing w:line="300" w:lineRule="auto"/>
        <w:ind w:firstLine="482" w:firstLineChars="200"/>
        <w:rPr>
          <w:rFonts w:ascii="Times New Roman" w:hAnsi="Times New Roman" w:eastAsia="仿宋" w:cs="Times New Roman"/>
          <w:b/>
          <w:bCs/>
          <w:sz w:val="24"/>
          <w:szCs w:val="28"/>
        </w:rPr>
      </w:pPr>
    </w:p>
    <w:p w14:paraId="46ECEC40">
      <w:pPr>
        <w:spacing w:line="300" w:lineRule="auto"/>
        <w:ind w:firstLine="482" w:firstLineChars="200"/>
        <w:rPr>
          <w:rFonts w:ascii="Times New Roman" w:hAnsi="Times New Roman" w:eastAsia="仿宋" w:cs="Times New Roman"/>
          <w:b/>
          <w:bCs/>
          <w:sz w:val="24"/>
          <w:szCs w:val="28"/>
        </w:rPr>
      </w:pPr>
    </w:p>
    <w:p w14:paraId="114280B2">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乙方（盖章）：</w:t>
      </w:r>
    </w:p>
    <w:p w14:paraId="75A73EA3">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 xml:space="preserve">法定代表人                    </w:t>
      </w:r>
    </w:p>
    <w:p w14:paraId="2C1AE1CF">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或授权代表：</w:t>
      </w:r>
      <w:r>
        <w:rPr>
          <w:rFonts w:ascii="Times New Roman" w:hAnsi="Times New Roman" w:eastAsia="仿宋" w:cs="Times New Roman"/>
          <w:sz w:val="24"/>
          <w:szCs w:val="28"/>
        </w:rPr>
        <w:t xml:space="preserve">                  </w:t>
      </w:r>
    </w:p>
    <w:p w14:paraId="1E559FF0">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 xml:space="preserve">开户银行：                     </w:t>
      </w:r>
    </w:p>
    <w:p w14:paraId="55E57694">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 xml:space="preserve">税号：                       </w:t>
      </w:r>
    </w:p>
    <w:p w14:paraId="1B54D835">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签约地点：</w:t>
      </w:r>
      <w:r>
        <w:rPr>
          <w:rFonts w:hint="eastAsia" w:ascii="Times New Roman" w:hAnsi="Times New Roman" w:eastAsia="仿宋" w:cs="Times New Roman"/>
          <w:b/>
          <w:bCs/>
          <w:sz w:val="24"/>
          <w:szCs w:val="28"/>
        </w:rPr>
        <w:t xml:space="preserve">            </w:t>
      </w:r>
      <w:r>
        <w:rPr>
          <w:rFonts w:ascii="Times New Roman" w:hAnsi="Times New Roman" w:eastAsia="仿宋" w:cs="Times New Roman"/>
          <w:b/>
          <w:bCs/>
          <w:sz w:val="24"/>
          <w:szCs w:val="28"/>
        </w:rPr>
        <w:t xml:space="preserve">         </w:t>
      </w:r>
    </w:p>
    <w:p w14:paraId="3B8CA6D2">
      <w:pPr>
        <w:spacing w:line="300" w:lineRule="auto"/>
        <w:ind w:firstLine="482" w:firstLineChars="200"/>
        <w:rPr>
          <w:rFonts w:ascii="Times New Roman" w:hAnsi="Times New Roman" w:eastAsia="仿宋" w:cs="Times New Roman"/>
          <w:b/>
          <w:bCs/>
          <w:sz w:val="24"/>
          <w:szCs w:val="28"/>
        </w:rPr>
      </w:pPr>
      <w:r>
        <w:rPr>
          <w:rFonts w:ascii="Times New Roman" w:hAnsi="Times New Roman" w:eastAsia="仿宋" w:cs="Times New Roman"/>
          <w:b/>
          <w:bCs/>
          <w:sz w:val="24"/>
          <w:szCs w:val="28"/>
        </w:rPr>
        <w:t xml:space="preserve">签约时间:     年  月  日       </w:t>
      </w:r>
      <w:r>
        <w:rPr>
          <w:rFonts w:hint="eastAsia" w:ascii="Times New Roman" w:hAnsi="Times New Roman" w:eastAsia="仿宋" w:cs="Times New Roman"/>
          <w:b/>
          <w:bCs/>
          <w:sz w:val="24"/>
          <w:szCs w:val="28"/>
        </w:rPr>
        <w:t xml:space="preserve">      </w:t>
      </w:r>
      <w:r>
        <w:rPr>
          <w:rFonts w:ascii="Times New Roman" w:hAnsi="Times New Roman" w:eastAsia="仿宋" w:cs="Times New Roman"/>
          <w:b/>
          <w:bCs/>
          <w:sz w:val="24"/>
          <w:szCs w:val="28"/>
        </w:rPr>
        <w:t xml:space="preserve">         </w:t>
      </w:r>
    </w:p>
    <w:p w14:paraId="756D9791">
      <w:pPr>
        <w:spacing w:line="300" w:lineRule="auto"/>
        <w:jc w:val="left"/>
        <w:rPr>
          <w:rFonts w:ascii="Times New Roman" w:hAnsi="Times New Roman" w:eastAsia="宋体" w:cs="Times New Roman"/>
          <w:b/>
          <w:bCs/>
          <w:sz w:val="44"/>
          <w:szCs w:val="48"/>
        </w:rPr>
        <w:sectPr>
          <w:footerReference r:id="rId8" w:type="default"/>
          <w:pgSz w:w="11906" w:h="16838"/>
          <w:pgMar w:top="1440" w:right="1800" w:bottom="1440" w:left="1800" w:header="964" w:footer="1134" w:gutter="0"/>
          <w:pgNumType w:fmt="numberInDash" w:start="1"/>
          <w:cols w:space="720" w:num="1"/>
          <w:titlePg/>
          <w:docGrid w:type="lines" w:linePitch="312" w:charSpace="0"/>
        </w:sectPr>
      </w:pPr>
    </w:p>
    <w:p w14:paraId="272A9AB0">
      <w:pPr>
        <w:spacing w:line="300" w:lineRule="auto"/>
        <w:jc w:val="left"/>
        <w:rPr>
          <w:rFonts w:hint="eastAsia" w:ascii="仿宋" w:hAnsi="仿宋" w:eastAsia="仿宋" w:cs="Times New Roman"/>
          <w:b/>
          <w:bCs/>
          <w:sz w:val="28"/>
          <w:szCs w:val="32"/>
        </w:rPr>
      </w:pPr>
      <w:r>
        <w:rPr>
          <w:rFonts w:hint="eastAsia" w:ascii="仿宋" w:hAnsi="仿宋" w:eastAsia="仿宋" w:cs="Times New Roman"/>
          <w:b/>
          <w:bCs/>
          <w:sz w:val="28"/>
          <w:szCs w:val="32"/>
        </w:rPr>
        <w:t>附件一：舒适度标准确认单</w:t>
      </w:r>
    </w:p>
    <w:tbl>
      <w:tblPr>
        <w:tblStyle w:val="18"/>
        <w:tblW w:w="14645" w:type="dxa"/>
        <w:tblInd w:w="0" w:type="dxa"/>
        <w:tblLayout w:type="autofit"/>
        <w:tblCellMar>
          <w:top w:w="0" w:type="dxa"/>
          <w:left w:w="108" w:type="dxa"/>
          <w:bottom w:w="0" w:type="dxa"/>
          <w:right w:w="108" w:type="dxa"/>
        </w:tblCellMar>
      </w:tblPr>
      <w:tblGrid>
        <w:gridCol w:w="1325"/>
        <w:gridCol w:w="1377"/>
        <w:gridCol w:w="1274"/>
        <w:gridCol w:w="1433"/>
        <w:gridCol w:w="1274"/>
        <w:gridCol w:w="1274"/>
        <w:gridCol w:w="1433"/>
        <w:gridCol w:w="795"/>
        <w:gridCol w:w="797"/>
        <w:gridCol w:w="796"/>
        <w:gridCol w:w="922"/>
        <w:gridCol w:w="970"/>
        <w:gridCol w:w="975"/>
      </w:tblGrid>
      <w:tr w14:paraId="012E1254">
        <w:tblPrEx>
          <w:tblCellMar>
            <w:top w:w="0" w:type="dxa"/>
            <w:left w:w="108" w:type="dxa"/>
            <w:bottom w:w="0" w:type="dxa"/>
            <w:right w:w="108" w:type="dxa"/>
          </w:tblCellMar>
        </w:tblPrEx>
        <w:trPr>
          <w:trHeight w:val="90" w:hRule="atLeast"/>
        </w:trPr>
        <w:tc>
          <w:tcPr>
            <w:tcW w:w="14645" w:type="dxa"/>
            <w:gridSpan w:val="13"/>
            <w:tcBorders>
              <w:top w:val="single" w:color="auto" w:sz="4" w:space="0"/>
              <w:left w:val="single" w:color="auto" w:sz="4" w:space="0"/>
              <w:bottom w:val="single" w:color="auto" w:sz="4" w:space="0"/>
              <w:right w:val="single" w:color="000000" w:sz="4" w:space="0"/>
            </w:tcBorders>
            <w:noWrap/>
            <w:vAlign w:val="center"/>
          </w:tcPr>
          <w:p w14:paraId="2F4B9208">
            <w:pPr>
              <w:widowControl/>
              <w:jc w:val="center"/>
              <w:rPr>
                <w:rFonts w:hint="eastAsia" w:ascii="仿宋" w:hAnsi="仿宋" w:eastAsia="仿宋" w:cs="宋体"/>
                <w:b/>
                <w:bCs/>
                <w:color w:val="000000"/>
                <w:kern w:val="0"/>
                <w:sz w:val="32"/>
                <w:szCs w:val="32"/>
              </w:rPr>
            </w:pPr>
            <w:r>
              <w:rPr>
                <w:rFonts w:hint="eastAsia" w:ascii="仿宋" w:hAnsi="仿宋" w:eastAsia="仿宋" w:cs="宋体"/>
                <w:b/>
                <w:bCs/>
                <w:color w:val="000000"/>
                <w:kern w:val="0"/>
                <w:sz w:val="28"/>
                <w:szCs w:val="28"/>
              </w:rPr>
              <w:t>舒适度标准确认单</w:t>
            </w:r>
          </w:p>
        </w:tc>
      </w:tr>
      <w:tr w14:paraId="699AF969">
        <w:tblPrEx>
          <w:tblCellMar>
            <w:top w:w="0" w:type="dxa"/>
            <w:left w:w="108" w:type="dxa"/>
            <w:bottom w:w="0" w:type="dxa"/>
            <w:right w:w="108" w:type="dxa"/>
          </w:tblCellMar>
        </w:tblPrEx>
        <w:trPr>
          <w:trHeight w:val="193" w:hRule="atLeast"/>
        </w:trPr>
        <w:tc>
          <w:tcPr>
            <w:tcW w:w="2702" w:type="dxa"/>
            <w:gridSpan w:val="2"/>
            <w:tcBorders>
              <w:top w:val="single" w:color="auto" w:sz="4" w:space="0"/>
              <w:left w:val="single" w:color="auto" w:sz="4" w:space="0"/>
              <w:bottom w:val="single" w:color="auto" w:sz="4" w:space="0"/>
              <w:right w:val="single" w:color="auto" w:sz="4" w:space="0"/>
            </w:tcBorders>
            <w:vAlign w:val="center"/>
          </w:tcPr>
          <w:p w14:paraId="4BC0D924">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确认内容</w:t>
            </w:r>
          </w:p>
        </w:tc>
        <w:tc>
          <w:tcPr>
            <w:tcW w:w="11943" w:type="dxa"/>
            <w:gridSpan w:val="11"/>
            <w:tcBorders>
              <w:top w:val="single" w:color="auto" w:sz="4" w:space="0"/>
              <w:left w:val="nil"/>
              <w:bottom w:val="single" w:color="auto" w:sz="4" w:space="0"/>
              <w:right w:val="single" w:color="auto" w:sz="4" w:space="0"/>
            </w:tcBorders>
            <w:vAlign w:val="center"/>
          </w:tcPr>
          <w:p w14:paraId="40572108">
            <w:pPr>
              <w:widowControl/>
              <w:jc w:val="both"/>
              <w:rPr>
                <w:rFonts w:hint="eastAsia" w:ascii="仿宋" w:hAnsi="仿宋" w:eastAsia="仿宋" w:cs="宋体"/>
                <w:b/>
                <w:bCs/>
                <w:color w:val="000000"/>
                <w:kern w:val="0"/>
                <w:sz w:val="22"/>
                <w:lang w:eastAsia="zh"/>
                <w:woUserID w:val="1"/>
              </w:rPr>
              <w:pPrChange w:id="147" w:author="朱三强" w:date="2025-09-04T10:16:13Z">
                <w:pPr>
                  <w:widowControl/>
                  <w:jc w:val="center"/>
                </w:pPr>
              </w:pPrChange>
            </w:pPr>
            <w:r>
              <w:rPr>
                <w:rFonts w:hint="eastAsia" w:ascii="仿宋" w:hAnsi="仿宋" w:eastAsia="仿宋" w:cs="宋体"/>
                <w:b/>
                <w:bCs/>
                <w:color w:val="000000"/>
                <w:kern w:val="0"/>
                <w:sz w:val="22"/>
              </w:rPr>
              <w:t>制冷系统舒适性温度标准：根据平均温度偏差±0.5℃（环境温度不超过26℃）</w:t>
            </w:r>
            <w:ins w:id="148" w:author="安正法务" w:date="2025-09-03T11:34:51Z">
              <w:r>
                <w:rPr>
                  <w:rFonts w:hint="eastAsia" w:ascii="仿宋" w:hAnsi="仿宋" w:eastAsia="仿宋" w:cs="宋体"/>
                  <w:b/>
                  <w:bCs/>
                  <w:color w:val="000000"/>
                  <w:kern w:val="0"/>
                  <w:sz w:val="22"/>
                  <w:lang w:eastAsia="zh"/>
                  <w:woUserID w:val="1"/>
                </w:rPr>
                <w:t>，双方约定采用[具体测量设备及品牌]进行温度测量，并以[测量次数及时间间隔]的测量数据平均值作为判断依据。</w:t>
              </w:r>
            </w:ins>
          </w:p>
        </w:tc>
      </w:tr>
      <w:tr w14:paraId="33425834">
        <w:tblPrEx>
          <w:tblCellMar>
            <w:top w:w="0" w:type="dxa"/>
            <w:left w:w="108" w:type="dxa"/>
            <w:bottom w:w="0" w:type="dxa"/>
            <w:right w:w="108" w:type="dxa"/>
          </w:tblCellMar>
        </w:tblPrEx>
        <w:trPr>
          <w:trHeight w:val="193" w:hRule="atLeast"/>
        </w:trPr>
        <w:tc>
          <w:tcPr>
            <w:tcW w:w="1325" w:type="dxa"/>
            <w:vMerge w:val="restart"/>
            <w:tcBorders>
              <w:top w:val="nil"/>
              <w:left w:val="single" w:color="auto" w:sz="4" w:space="0"/>
              <w:bottom w:val="single" w:color="auto" w:sz="4" w:space="0"/>
              <w:right w:val="single" w:color="auto" w:sz="4" w:space="0"/>
            </w:tcBorders>
            <w:vAlign w:val="center"/>
          </w:tcPr>
          <w:p w14:paraId="795F1240">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日期</w:t>
            </w:r>
          </w:p>
        </w:tc>
        <w:tc>
          <w:tcPr>
            <w:tcW w:w="13320" w:type="dxa"/>
            <w:gridSpan w:val="12"/>
            <w:tcBorders>
              <w:top w:val="single" w:color="auto" w:sz="4" w:space="0"/>
              <w:left w:val="nil"/>
              <w:bottom w:val="single" w:color="auto" w:sz="4" w:space="0"/>
              <w:right w:val="single" w:color="auto" w:sz="4" w:space="0"/>
            </w:tcBorders>
            <w:vAlign w:val="center"/>
          </w:tcPr>
          <w:p w14:paraId="4F4C0AAC">
            <w:pPr>
              <w:widowControl/>
              <w:jc w:val="center"/>
              <w:rPr>
                <w:rFonts w:hint="eastAsia" w:ascii="仿宋" w:hAnsi="仿宋" w:eastAsia="仿宋" w:cs="宋体"/>
                <w:b/>
                <w:bCs/>
                <w:color w:val="000000"/>
                <w:kern w:val="0"/>
                <w:sz w:val="22"/>
              </w:rPr>
            </w:pPr>
            <w:r>
              <w:rPr>
                <w:rFonts w:hint="eastAsia" w:ascii="仿宋" w:hAnsi="仿宋" w:eastAsia="仿宋" w:cs="宋体"/>
                <w:b/>
                <w:bCs/>
                <w:color w:val="000000"/>
                <w:kern w:val="0"/>
                <w:sz w:val="22"/>
              </w:rPr>
              <w:t>当天区域平均温度(℃)</w:t>
            </w:r>
          </w:p>
        </w:tc>
      </w:tr>
      <w:tr w14:paraId="5FAFE67D">
        <w:tblPrEx>
          <w:tblCellMar>
            <w:top w:w="0" w:type="dxa"/>
            <w:left w:w="108" w:type="dxa"/>
            <w:bottom w:w="0" w:type="dxa"/>
            <w:right w:w="108" w:type="dxa"/>
          </w:tblCellMar>
        </w:tblPrEx>
        <w:trPr>
          <w:trHeight w:val="188" w:hRule="atLeast"/>
        </w:trPr>
        <w:tc>
          <w:tcPr>
            <w:tcW w:w="1325" w:type="dxa"/>
            <w:vMerge w:val="continue"/>
            <w:tcBorders>
              <w:top w:val="nil"/>
              <w:left w:val="single" w:color="auto" w:sz="4" w:space="0"/>
              <w:bottom w:val="single" w:color="auto" w:sz="4" w:space="0"/>
              <w:right w:val="single" w:color="auto" w:sz="4" w:space="0"/>
            </w:tcBorders>
            <w:vAlign w:val="center"/>
          </w:tcPr>
          <w:p w14:paraId="133E9610">
            <w:pPr>
              <w:widowControl/>
              <w:jc w:val="left"/>
              <w:rPr>
                <w:rFonts w:hint="eastAsia" w:ascii="仿宋" w:hAnsi="仿宋" w:eastAsia="仿宋" w:cs="宋体"/>
                <w:b/>
                <w:bCs/>
                <w:color w:val="000000"/>
                <w:kern w:val="0"/>
                <w:sz w:val="22"/>
              </w:rPr>
            </w:pPr>
          </w:p>
        </w:tc>
        <w:tc>
          <w:tcPr>
            <w:tcW w:w="1377" w:type="dxa"/>
            <w:tcBorders>
              <w:top w:val="nil"/>
              <w:left w:val="nil"/>
              <w:bottom w:val="single" w:color="auto" w:sz="4" w:space="0"/>
              <w:right w:val="single" w:color="auto" w:sz="4" w:space="0"/>
            </w:tcBorders>
            <w:noWrap/>
            <w:vAlign w:val="center"/>
          </w:tcPr>
          <w:p w14:paraId="630FAF1D">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6BBDDA6D">
            <w:pPr>
              <w:widowControl/>
              <w:jc w:val="center"/>
              <w:rPr>
                <w:rFonts w:hint="eastAsia" w:ascii="仿宋" w:hAnsi="仿宋" w:eastAsia="仿宋" w:cs="宋体"/>
                <w:b/>
                <w:bCs/>
                <w:color w:val="000000"/>
                <w:kern w:val="0"/>
                <w:sz w:val="13"/>
                <w:szCs w:val="13"/>
              </w:rPr>
            </w:pPr>
          </w:p>
        </w:tc>
        <w:tc>
          <w:tcPr>
            <w:tcW w:w="1433" w:type="dxa"/>
            <w:tcBorders>
              <w:top w:val="nil"/>
              <w:left w:val="nil"/>
              <w:bottom w:val="single" w:color="auto" w:sz="4" w:space="0"/>
              <w:right w:val="single" w:color="auto" w:sz="4" w:space="0"/>
            </w:tcBorders>
            <w:noWrap/>
            <w:vAlign w:val="center"/>
          </w:tcPr>
          <w:p w14:paraId="6D718134">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3676A09A">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7FFBFF65">
            <w:pPr>
              <w:widowControl/>
              <w:jc w:val="center"/>
              <w:rPr>
                <w:rFonts w:hint="eastAsia" w:ascii="仿宋" w:hAnsi="仿宋" w:eastAsia="仿宋" w:cs="宋体"/>
                <w:b/>
                <w:bCs/>
                <w:color w:val="000000"/>
                <w:kern w:val="0"/>
                <w:sz w:val="13"/>
                <w:szCs w:val="13"/>
              </w:rPr>
            </w:pPr>
          </w:p>
        </w:tc>
        <w:tc>
          <w:tcPr>
            <w:tcW w:w="1433" w:type="dxa"/>
            <w:tcBorders>
              <w:top w:val="nil"/>
              <w:left w:val="nil"/>
              <w:bottom w:val="single" w:color="auto" w:sz="4" w:space="0"/>
              <w:right w:val="single" w:color="auto" w:sz="4" w:space="0"/>
            </w:tcBorders>
            <w:noWrap/>
            <w:vAlign w:val="center"/>
          </w:tcPr>
          <w:p w14:paraId="0181C287">
            <w:pPr>
              <w:widowControl/>
              <w:jc w:val="center"/>
              <w:rPr>
                <w:rFonts w:hint="eastAsia" w:ascii="仿宋" w:hAnsi="仿宋" w:eastAsia="仿宋" w:cs="宋体"/>
                <w:b/>
                <w:bCs/>
                <w:color w:val="000000"/>
                <w:kern w:val="0"/>
                <w:sz w:val="13"/>
                <w:szCs w:val="13"/>
              </w:rPr>
            </w:pPr>
          </w:p>
        </w:tc>
        <w:tc>
          <w:tcPr>
            <w:tcW w:w="795" w:type="dxa"/>
            <w:tcBorders>
              <w:top w:val="nil"/>
              <w:left w:val="nil"/>
              <w:bottom w:val="single" w:color="auto" w:sz="4" w:space="0"/>
              <w:right w:val="single" w:color="auto" w:sz="4" w:space="0"/>
            </w:tcBorders>
            <w:noWrap/>
            <w:vAlign w:val="center"/>
          </w:tcPr>
          <w:p w14:paraId="6A1059D5">
            <w:pPr>
              <w:widowControl/>
              <w:jc w:val="center"/>
              <w:rPr>
                <w:rFonts w:hint="eastAsia" w:ascii="仿宋" w:hAnsi="仿宋" w:eastAsia="仿宋" w:cs="宋体"/>
                <w:b/>
                <w:bCs/>
                <w:color w:val="000000"/>
                <w:kern w:val="0"/>
                <w:sz w:val="13"/>
                <w:szCs w:val="13"/>
              </w:rPr>
            </w:pPr>
          </w:p>
        </w:tc>
        <w:tc>
          <w:tcPr>
            <w:tcW w:w="797" w:type="dxa"/>
            <w:tcBorders>
              <w:top w:val="nil"/>
              <w:left w:val="nil"/>
              <w:bottom w:val="single" w:color="auto" w:sz="4" w:space="0"/>
              <w:right w:val="single" w:color="auto" w:sz="4" w:space="0"/>
            </w:tcBorders>
            <w:noWrap/>
            <w:vAlign w:val="center"/>
          </w:tcPr>
          <w:p w14:paraId="10532157">
            <w:pPr>
              <w:widowControl/>
              <w:jc w:val="center"/>
              <w:rPr>
                <w:rFonts w:hint="eastAsia" w:ascii="仿宋" w:hAnsi="仿宋" w:eastAsia="仿宋" w:cs="宋体"/>
                <w:b/>
                <w:bCs/>
                <w:color w:val="000000"/>
                <w:kern w:val="0"/>
                <w:sz w:val="13"/>
                <w:szCs w:val="13"/>
              </w:rPr>
            </w:pPr>
          </w:p>
        </w:tc>
        <w:tc>
          <w:tcPr>
            <w:tcW w:w="796" w:type="dxa"/>
            <w:tcBorders>
              <w:top w:val="nil"/>
              <w:left w:val="nil"/>
              <w:bottom w:val="single" w:color="auto" w:sz="4" w:space="0"/>
              <w:right w:val="single" w:color="auto" w:sz="4" w:space="0"/>
            </w:tcBorders>
            <w:noWrap/>
            <w:vAlign w:val="center"/>
          </w:tcPr>
          <w:p w14:paraId="6032C731">
            <w:pPr>
              <w:widowControl/>
              <w:jc w:val="center"/>
              <w:rPr>
                <w:rFonts w:hint="eastAsia" w:ascii="仿宋" w:hAnsi="仿宋" w:eastAsia="仿宋" w:cs="宋体"/>
                <w:b/>
                <w:bCs/>
                <w:color w:val="000000"/>
                <w:kern w:val="0"/>
                <w:sz w:val="13"/>
                <w:szCs w:val="13"/>
              </w:rPr>
            </w:pPr>
          </w:p>
        </w:tc>
        <w:tc>
          <w:tcPr>
            <w:tcW w:w="922" w:type="dxa"/>
            <w:tcBorders>
              <w:top w:val="nil"/>
              <w:left w:val="nil"/>
              <w:bottom w:val="single" w:color="auto" w:sz="4" w:space="0"/>
              <w:right w:val="single" w:color="auto" w:sz="4" w:space="0"/>
            </w:tcBorders>
            <w:noWrap/>
            <w:vAlign w:val="center"/>
          </w:tcPr>
          <w:p w14:paraId="171092AC">
            <w:pPr>
              <w:widowControl/>
              <w:jc w:val="center"/>
              <w:rPr>
                <w:rFonts w:hint="eastAsia" w:ascii="仿宋" w:hAnsi="仿宋" w:eastAsia="仿宋" w:cs="宋体"/>
                <w:b/>
                <w:bCs/>
                <w:color w:val="000000"/>
                <w:kern w:val="0"/>
                <w:sz w:val="13"/>
                <w:szCs w:val="13"/>
              </w:rPr>
            </w:pPr>
          </w:p>
        </w:tc>
        <w:tc>
          <w:tcPr>
            <w:tcW w:w="970" w:type="dxa"/>
            <w:tcBorders>
              <w:top w:val="nil"/>
              <w:left w:val="nil"/>
              <w:bottom w:val="single" w:color="auto" w:sz="4" w:space="0"/>
              <w:right w:val="single" w:color="auto" w:sz="4" w:space="0"/>
            </w:tcBorders>
            <w:noWrap/>
            <w:vAlign w:val="center"/>
          </w:tcPr>
          <w:p w14:paraId="71D78B3A">
            <w:pPr>
              <w:widowControl/>
              <w:jc w:val="center"/>
              <w:rPr>
                <w:rFonts w:hint="eastAsia" w:ascii="仿宋" w:hAnsi="仿宋" w:eastAsia="仿宋" w:cs="宋体"/>
                <w:b/>
                <w:bCs/>
                <w:color w:val="000000"/>
                <w:kern w:val="0"/>
                <w:sz w:val="13"/>
                <w:szCs w:val="13"/>
              </w:rPr>
            </w:pPr>
          </w:p>
        </w:tc>
        <w:tc>
          <w:tcPr>
            <w:tcW w:w="975" w:type="dxa"/>
            <w:tcBorders>
              <w:top w:val="nil"/>
              <w:left w:val="nil"/>
              <w:bottom w:val="single" w:color="auto" w:sz="4" w:space="0"/>
              <w:right w:val="single" w:color="auto" w:sz="4" w:space="0"/>
            </w:tcBorders>
            <w:noWrap/>
            <w:vAlign w:val="center"/>
          </w:tcPr>
          <w:p w14:paraId="7505197E">
            <w:pPr>
              <w:widowControl/>
              <w:jc w:val="center"/>
              <w:rPr>
                <w:rFonts w:hint="eastAsia" w:ascii="仿宋" w:hAnsi="仿宋" w:eastAsia="仿宋" w:cs="宋体"/>
                <w:b/>
                <w:bCs/>
                <w:color w:val="000000"/>
                <w:kern w:val="0"/>
                <w:sz w:val="13"/>
                <w:szCs w:val="13"/>
              </w:rPr>
            </w:pPr>
          </w:p>
        </w:tc>
      </w:tr>
      <w:tr w14:paraId="1BD30F7A">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7A2A4304">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4259E916">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0E4FDBEB">
            <w:pPr>
              <w:widowControl/>
              <w:jc w:val="center"/>
              <w:rPr>
                <w:rFonts w:hint="eastAsia" w:ascii="仿宋" w:hAnsi="仿宋" w:eastAsia="仿宋" w:cs="宋体"/>
                <w:b/>
                <w:bCs/>
                <w:color w:val="000000"/>
                <w:kern w:val="0"/>
                <w:sz w:val="13"/>
                <w:szCs w:val="13"/>
              </w:rPr>
            </w:pPr>
          </w:p>
        </w:tc>
        <w:tc>
          <w:tcPr>
            <w:tcW w:w="1433" w:type="dxa"/>
            <w:tcBorders>
              <w:top w:val="nil"/>
              <w:left w:val="nil"/>
              <w:bottom w:val="single" w:color="auto" w:sz="4" w:space="0"/>
              <w:right w:val="single" w:color="auto" w:sz="4" w:space="0"/>
            </w:tcBorders>
            <w:noWrap/>
            <w:vAlign w:val="center"/>
          </w:tcPr>
          <w:p w14:paraId="28B48191">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2FDB5E2F">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0DB907FF">
            <w:pPr>
              <w:widowControl/>
              <w:jc w:val="center"/>
              <w:rPr>
                <w:rFonts w:hint="eastAsia" w:ascii="仿宋" w:hAnsi="仿宋" w:eastAsia="仿宋" w:cs="宋体"/>
                <w:b/>
                <w:bCs/>
                <w:color w:val="000000"/>
                <w:kern w:val="0"/>
                <w:sz w:val="13"/>
                <w:szCs w:val="13"/>
              </w:rPr>
            </w:pPr>
          </w:p>
        </w:tc>
        <w:tc>
          <w:tcPr>
            <w:tcW w:w="1433" w:type="dxa"/>
            <w:tcBorders>
              <w:top w:val="nil"/>
              <w:left w:val="nil"/>
              <w:bottom w:val="single" w:color="auto" w:sz="4" w:space="0"/>
              <w:right w:val="single" w:color="auto" w:sz="4" w:space="0"/>
            </w:tcBorders>
            <w:noWrap/>
            <w:vAlign w:val="center"/>
          </w:tcPr>
          <w:p w14:paraId="0E7469BA">
            <w:pPr>
              <w:widowControl/>
              <w:jc w:val="center"/>
              <w:rPr>
                <w:rFonts w:hint="eastAsia" w:ascii="仿宋" w:hAnsi="仿宋" w:eastAsia="仿宋" w:cs="宋体"/>
                <w:b/>
                <w:bCs/>
                <w:color w:val="000000"/>
                <w:kern w:val="0"/>
                <w:sz w:val="13"/>
                <w:szCs w:val="13"/>
              </w:rPr>
            </w:pPr>
          </w:p>
        </w:tc>
        <w:tc>
          <w:tcPr>
            <w:tcW w:w="795" w:type="dxa"/>
            <w:tcBorders>
              <w:top w:val="nil"/>
              <w:left w:val="nil"/>
              <w:bottom w:val="single" w:color="auto" w:sz="4" w:space="0"/>
              <w:right w:val="single" w:color="auto" w:sz="4" w:space="0"/>
            </w:tcBorders>
            <w:noWrap/>
            <w:vAlign w:val="center"/>
          </w:tcPr>
          <w:p w14:paraId="2308BEDE">
            <w:pPr>
              <w:widowControl/>
              <w:jc w:val="center"/>
              <w:rPr>
                <w:rFonts w:hint="eastAsia" w:ascii="仿宋" w:hAnsi="仿宋" w:eastAsia="仿宋" w:cs="宋体"/>
                <w:b/>
                <w:bCs/>
                <w:color w:val="000000"/>
                <w:kern w:val="0"/>
                <w:sz w:val="13"/>
                <w:szCs w:val="13"/>
              </w:rPr>
            </w:pPr>
          </w:p>
        </w:tc>
        <w:tc>
          <w:tcPr>
            <w:tcW w:w="797" w:type="dxa"/>
            <w:tcBorders>
              <w:top w:val="nil"/>
              <w:left w:val="nil"/>
              <w:bottom w:val="single" w:color="auto" w:sz="4" w:space="0"/>
              <w:right w:val="single" w:color="auto" w:sz="4" w:space="0"/>
            </w:tcBorders>
            <w:noWrap/>
            <w:vAlign w:val="center"/>
          </w:tcPr>
          <w:p w14:paraId="218F0A44">
            <w:pPr>
              <w:widowControl/>
              <w:jc w:val="center"/>
              <w:rPr>
                <w:rFonts w:hint="eastAsia" w:ascii="仿宋" w:hAnsi="仿宋" w:eastAsia="仿宋" w:cs="宋体"/>
                <w:b/>
                <w:bCs/>
                <w:color w:val="000000"/>
                <w:kern w:val="0"/>
                <w:sz w:val="13"/>
                <w:szCs w:val="13"/>
              </w:rPr>
            </w:pPr>
          </w:p>
        </w:tc>
        <w:tc>
          <w:tcPr>
            <w:tcW w:w="796" w:type="dxa"/>
            <w:tcBorders>
              <w:top w:val="nil"/>
              <w:left w:val="nil"/>
              <w:bottom w:val="single" w:color="auto" w:sz="4" w:space="0"/>
              <w:right w:val="single" w:color="auto" w:sz="4" w:space="0"/>
            </w:tcBorders>
            <w:noWrap/>
            <w:vAlign w:val="center"/>
          </w:tcPr>
          <w:p w14:paraId="07898E5A">
            <w:pPr>
              <w:widowControl/>
              <w:jc w:val="center"/>
              <w:rPr>
                <w:rFonts w:hint="eastAsia" w:ascii="仿宋" w:hAnsi="仿宋" w:eastAsia="仿宋" w:cs="宋体"/>
                <w:b/>
                <w:bCs/>
                <w:color w:val="000000"/>
                <w:kern w:val="0"/>
                <w:sz w:val="13"/>
                <w:szCs w:val="13"/>
              </w:rPr>
            </w:pPr>
          </w:p>
        </w:tc>
        <w:tc>
          <w:tcPr>
            <w:tcW w:w="922" w:type="dxa"/>
            <w:tcBorders>
              <w:top w:val="nil"/>
              <w:left w:val="nil"/>
              <w:bottom w:val="single" w:color="auto" w:sz="4" w:space="0"/>
              <w:right w:val="single" w:color="auto" w:sz="4" w:space="0"/>
            </w:tcBorders>
            <w:noWrap/>
            <w:vAlign w:val="center"/>
          </w:tcPr>
          <w:p w14:paraId="4326B649">
            <w:pPr>
              <w:widowControl/>
              <w:jc w:val="center"/>
              <w:rPr>
                <w:rFonts w:hint="eastAsia" w:ascii="仿宋" w:hAnsi="仿宋" w:eastAsia="仿宋" w:cs="宋体"/>
                <w:b/>
                <w:bCs/>
                <w:color w:val="000000"/>
                <w:kern w:val="0"/>
                <w:sz w:val="13"/>
                <w:szCs w:val="13"/>
              </w:rPr>
            </w:pPr>
          </w:p>
        </w:tc>
        <w:tc>
          <w:tcPr>
            <w:tcW w:w="970" w:type="dxa"/>
            <w:tcBorders>
              <w:top w:val="nil"/>
              <w:left w:val="nil"/>
              <w:bottom w:val="single" w:color="auto" w:sz="4" w:space="0"/>
              <w:right w:val="single" w:color="auto" w:sz="4" w:space="0"/>
            </w:tcBorders>
            <w:noWrap/>
            <w:vAlign w:val="center"/>
          </w:tcPr>
          <w:p w14:paraId="3F2BF313">
            <w:pPr>
              <w:widowControl/>
              <w:jc w:val="center"/>
              <w:rPr>
                <w:rFonts w:hint="eastAsia" w:ascii="仿宋" w:hAnsi="仿宋" w:eastAsia="仿宋" w:cs="宋体"/>
                <w:b/>
                <w:bCs/>
                <w:color w:val="000000"/>
                <w:kern w:val="0"/>
                <w:sz w:val="13"/>
                <w:szCs w:val="13"/>
              </w:rPr>
            </w:pPr>
          </w:p>
        </w:tc>
        <w:tc>
          <w:tcPr>
            <w:tcW w:w="975" w:type="dxa"/>
            <w:tcBorders>
              <w:top w:val="nil"/>
              <w:left w:val="nil"/>
              <w:bottom w:val="single" w:color="auto" w:sz="4" w:space="0"/>
              <w:right w:val="single" w:color="auto" w:sz="4" w:space="0"/>
            </w:tcBorders>
            <w:noWrap/>
            <w:vAlign w:val="center"/>
          </w:tcPr>
          <w:p w14:paraId="1418F09A">
            <w:pPr>
              <w:widowControl/>
              <w:jc w:val="center"/>
              <w:rPr>
                <w:rFonts w:hint="eastAsia" w:ascii="仿宋" w:hAnsi="仿宋" w:eastAsia="仿宋" w:cs="宋体"/>
                <w:b/>
                <w:bCs/>
                <w:color w:val="000000"/>
                <w:kern w:val="0"/>
                <w:sz w:val="13"/>
                <w:szCs w:val="13"/>
              </w:rPr>
            </w:pPr>
          </w:p>
        </w:tc>
      </w:tr>
      <w:tr w14:paraId="1FA5F2F5">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0B057265">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6B025392">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534D01CC">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4C4ACF64">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6D0318D3">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2ADC4D44">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608CF1DB">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1A275BB1">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72F555D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48E9F576">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527A951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43B6A2C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508F2C5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316D4B6E">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3C666E8E">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40AC175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2508A267">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574B009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73618886">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7FBF725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6E916E2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5C3BE18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0048C32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02737C59">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23761942">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04B3C04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7EE4FA8F">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5F939960">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48F3866A">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417866F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43134FD3">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56EA24AC">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6F8DBE36">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2BC714C1">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0F7402C3">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709AB3B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79EDCBF2">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32B5F9F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0A43B76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62E08EA3">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5BCCEC56">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1715E03C">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3C6FD490">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293A663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40710867">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4B5C33E1">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2B3F1E2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2F736DD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7A4AB8FC">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1FA7857F">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78B92CF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72FF7CD6">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4E650E0F">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15D93A1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4995E8E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6975BC12">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3D48153F">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1163D54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3DF8B70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0992DCB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622A2967">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068334DB">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728F6044">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016CFF14">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4D8244CF">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199688E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3F0FB53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58A856B3">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4D12E8B1">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3E8A59D2">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64BCDC59">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3C5E2C0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03CCFA3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69A8D83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0D7C9373">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7F315CD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23C3C1E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27F2A97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235B047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75C6BD04">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644E2B5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25E200E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6A4A46C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759DE60A">
        <w:tblPrEx>
          <w:tblCellMar>
            <w:top w:w="0" w:type="dxa"/>
            <w:left w:w="108" w:type="dxa"/>
            <w:bottom w:w="0" w:type="dxa"/>
            <w:right w:w="108" w:type="dxa"/>
          </w:tblCellMar>
        </w:tblPrEx>
        <w:trPr>
          <w:trHeight w:val="240" w:hRule="atLeast"/>
        </w:trPr>
        <w:tc>
          <w:tcPr>
            <w:tcW w:w="1325" w:type="dxa"/>
            <w:tcBorders>
              <w:top w:val="nil"/>
              <w:left w:val="single" w:color="auto" w:sz="4" w:space="0"/>
              <w:bottom w:val="single" w:color="auto" w:sz="4" w:space="0"/>
              <w:right w:val="single" w:color="auto" w:sz="4" w:space="0"/>
            </w:tcBorders>
            <w:vAlign w:val="center"/>
          </w:tcPr>
          <w:p w14:paraId="5CA4AE18">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Cs w:val="21"/>
              </w:rPr>
              <w:t>平均温度</w:t>
            </w:r>
          </w:p>
        </w:tc>
        <w:tc>
          <w:tcPr>
            <w:tcW w:w="1377" w:type="dxa"/>
            <w:tcBorders>
              <w:top w:val="nil"/>
              <w:left w:val="nil"/>
              <w:bottom w:val="single" w:color="auto" w:sz="4" w:space="0"/>
              <w:right w:val="single" w:color="auto" w:sz="4" w:space="0"/>
            </w:tcBorders>
            <w:noWrap/>
            <w:vAlign w:val="center"/>
          </w:tcPr>
          <w:p w14:paraId="34B7C2A2">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08B29A9F">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46E26A1A">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770D44F4">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531B38DB">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5660F8E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6139C3D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001A9D4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1810203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3DB0575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311279E7">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2CDB56C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488F0CDA">
        <w:tblPrEx>
          <w:tblCellMar>
            <w:top w:w="0" w:type="dxa"/>
            <w:left w:w="108" w:type="dxa"/>
            <w:bottom w:w="0" w:type="dxa"/>
            <w:right w:w="108" w:type="dxa"/>
          </w:tblCellMar>
        </w:tblPrEx>
        <w:trPr>
          <w:trHeight w:val="193" w:hRule="atLeast"/>
        </w:trPr>
        <w:tc>
          <w:tcPr>
            <w:tcW w:w="1325" w:type="dxa"/>
            <w:vMerge w:val="restart"/>
            <w:tcBorders>
              <w:top w:val="nil"/>
              <w:left w:val="single" w:color="auto" w:sz="4" w:space="0"/>
              <w:bottom w:val="single" w:color="auto" w:sz="4" w:space="0"/>
              <w:right w:val="single" w:color="auto" w:sz="4" w:space="0"/>
            </w:tcBorders>
            <w:vAlign w:val="center"/>
          </w:tcPr>
          <w:p w14:paraId="458EF93B">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日期</w:t>
            </w:r>
          </w:p>
        </w:tc>
        <w:tc>
          <w:tcPr>
            <w:tcW w:w="13320" w:type="dxa"/>
            <w:gridSpan w:val="12"/>
            <w:tcBorders>
              <w:top w:val="single" w:color="auto" w:sz="4" w:space="0"/>
              <w:left w:val="nil"/>
              <w:bottom w:val="single" w:color="auto" w:sz="4" w:space="0"/>
              <w:right w:val="single" w:color="auto" w:sz="4" w:space="0"/>
            </w:tcBorders>
            <w:vAlign w:val="center"/>
          </w:tcPr>
          <w:p w14:paraId="0FA859F0">
            <w:pPr>
              <w:widowControl/>
              <w:jc w:val="center"/>
              <w:rPr>
                <w:rFonts w:hint="eastAsia" w:ascii="仿宋" w:hAnsi="仿宋" w:eastAsia="仿宋" w:cs="宋体"/>
                <w:b/>
                <w:bCs/>
                <w:color w:val="000000"/>
                <w:kern w:val="0"/>
                <w:sz w:val="22"/>
              </w:rPr>
            </w:pPr>
            <w:r>
              <w:rPr>
                <w:rFonts w:hint="eastAsia" w:ascii="仿宋" w:hAnsi="仿宋" w:eastAsia="仿宋" w:cs="宋体"/>
                <w:b/>
                <w:bCs/>
                <w:color w:val="000000"/>
                <w:kern w:val="0"/>
                <w:sz w:val="22"/>
              </w:rPr>
              <w:t>当天区域平均温度(℃)</w:t>
            </w:r>
          </w:p>
        </w:tc>
      </w:tr>
      <w:tr w14:paraId="7ECF7AA2">
        <w:tblPrEx>
          <w:tblCellMar>
            <w:top w:w="0" w:type="dxa"/>
            <w:left w:w="108" w:type="dxa"/>
            <w:bottom w:w="0" w:type="dxa"/>
            <w:right w:w="108" w:type="dxa"/>
          </w:tblCellMar>
        </w:tblPrEx>
        <w:trPr>
          <w:trHeight w:val="188" w:hRule="atLeast"/>
        </w:trPr>
        <w:tc>
          <w:tcPr>
            <w:tcW w:w="1325" w:type="dxa"/>
            <w:vMerge w:val="continue"/>
            <w:tcBorders>
              <w:top w:val="nil"/>
              <w:left w:val="single" w:color="auto" w:sz="4" w:space="0"/>
              <w:bottom w:val="single" w:color="auto" w:sz="4" w:space="0"/>
              <w:right w:val="single" w:color="auto" w:sz="4" w:space="0"/>
            </w:tcBorders>
            <w:vAlign w:val="center"/>
          </w:tcPr>
          <w:p w14:paraId="32ECD7AB">
            <w:pPr>
              <w:widowControl/>
              <w:jc w:val="left"/>
              <w:rPr>
                <w:rFonts w:hint="eastAsia" w:ascii="仿宋" w:hAnsi="仿宋" w:eastAsia="仿宋" w:cs="宋体"/>
                <w:b/>
                <w:bCs/>
                <w:color w:val="000000"/>
                <w:kern w:val="0"/>
                <w:sz w:val="22"/>
              </w:rPr>
            </w:pPr>
          </w:p>
        </w:tc>
        <w:tc>
          <w:tcPr>
            <w:tcW w:w="1377" w:type="dxa"/>
            <w:tcBorders>
              <w:top w:val="nil"/>
              <w:left w:val="nil"/>
              <w:bottom w:val="single" w:color="auto" w:sz="4" w:space="0"/>
              <w:right w:val="single" w:color="auto" w:sz="4" w:space="0"/>
            </w:tcBorders>
            <w:noWrap/>
            <w:vAlign w:val="center"/>
          </w:tcPr>
          <w:p w14:paraId="431A981B">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6E4A2D9B">
            <w:pPr>
              <w:widowControl/>
              <w:jc w:val="center"/>
              <w:rPr>
                <w:rFonts w:hint="eastAsia" w:ascii="仿宋" w:hAnsi="仿宋" w:eastAsia="仿宋" w:cs="宋体"/>
                <w:b/>
                <w:bCs/>
                <w:color w:val="000000"/>
                <w:kern w:val="0"/>
                <w:sz w:val="13"/>
                <w:szCs w:val="13"/>
              </w:rPr>
            </w:pPr>
          </w:p>
        </w:tc>
        <w:tc>
          <w:tcPr>
            <w:tcW w:w="1433" w:type="dxa"/>
            <w:tcBorders>
              <w:top w:val="nil"/>
              <w:left w:val="nil"/>
              <w:bottom w:val="single" w:color="auto" w:sz="4" w:space="0"/>
              <w:right w:val="single" w:color="auto" w:sz="4" w:space="0"/>
            </w:tcBorders>
            <w:noWrap/>
            <w:vAlign w:val="center"/>
          </w:tcPr>
          <w:p w14:paraId="2EC47F6E">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43597CFF">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5B1D1AE7">
            <w:pPr>
              <w:widowControl/>
              <w:jc w:val="center"/>
              <w:rPr>
                <w:rFonts w:hint="eastAsia" w:ascii="仿宋" w:hAnsi="仿宋" w:eastAsia="仿宋" w:cs="宋体"/>
                <w:b/>
                <w:bCs/>
                <w:color w:val="000000"/>
                <w:kern w:val="0"/>
                <w:sz w:val="13"/>
                <w:szCs w:val="13"/>
              </w:rPr>
            </w:pPr>
          </w:p>
        </w:tc>
        <w:tc>
          <w:tcPr>
            <w:tcW w:w="1433" w:type="dxa"/>
            <w:tcBorders>
              <w:top w:val="nil"/>
              <w:left w:val="nil"/>
              <w:bottom w:val="single" w:color="auto" w:sz="4" w:space="0"/>
              <w:right w:val="single" w:color="auto" w:sz="4" w:space="0"/>
            </w:tcBorders>
            <w:noWrap/>
            <w:vAlign w:val="center"/>
          </w:tcPr>
          <w:p w14:paraId="069DE8B6">
            <w:pPr>
              <w:widowControl/>
              <w:jc w:val="center"/>
              <w:rPr>
                <w:rFonts w:hint="eastAsia" w:ascii="仿宋" w:hAnsi="仿宋" w:eastAsia="仿宋" w:cs="宋体"/>
                <w:b/>
                <w:bCs/>
                <w:color w:val="000000"/>
                <w:kern w:val="0"/>
                <w:sz w:val="13"/>
                <w:szCs w:val="13"/>
              </w:rPr>
            </w:pPr>
          </w:p>
        </w:tc>
        <w:tc>
          <w:tcPr>
            <w:tcW w:w="795" w:type="dxa"/>
            <w:tcBorders>
              <w:top w:val="nil"/>
              <w:left w:val="nil"/>
              <w:bottom w:val="single" w:color="auto" w:sz="4" w:space="0"/>
              <w:right w:val="single" w:color="auto" w:sz="4" w:space="0"/>
            </w:tcBorders>
            <w:noWrap/>
            <w:vAlign w:val="center"/>
          </w:tcPr>
          <w:p w14:paraId="72F54AF5">
            <w:pPr>
              <w:widowControl/>
              <w:jc w:val="center"/>
              <w:rPr>
                <w:rFonts w:hint="eastAsia" w:ascii="仿宋" w:hAnsi="仿宋" w:eastAsia="仿宋" w:cs="宋体"/>
                <w:b/>
                <w:bCs/>
                <w:color w:val="000000"/>
                <w:kern w:val="0"/>
                <w:sz w:val="13"/>
                <w:szCs w:val="13"/>
              </w:rPr>
            </w:pPr>
          </w:p>
        </w:tc>
        <w:tc>
          <w:tcPr>
            <w:tcW w:w="797" w:type="dxa"/>
            <w:tcBorders>
              <w:top w:val="nil"/>
              <w:left w:val="nil"/>
              <w:bottom w:val="single" w:color="auto" w:sz="4" w:space="0"/>
              <w:right w:val="single" w:color="auto" w:sz="4" w:space="0"/>
            </w:tcBorders>
            <w:noWrap/>
            <w:vAlign w:val="center"/>
          </w:tcPr>
          <w:p w14:paraId="474985BA">
            <w:pPr>
              <w:widowControl/>
              <w:jc w:val="center"/>
              <w:rPr>
                <w:rFonts w:hint="eastAsia" w:ascii="仿宋" w:hAnsi="仿宋" w:eastAsia="仿宋" w:cs="宋体"/>
                <w:b/>
                <w:bCs/>
                <w:color w:val="000000"/>
                <w:kern w:val="0"/>
                <w:sz w:val="13"/>
                <w:szCs w:val="13"/>
              </w:rPr>
            </w:pPr>
          </w:p>
        </w:tc>
        <w:tc>
          <w:tcPr>
            <w:tcW w:w="796" w:type="dxa"/>
            <w:tcBorders>
              <w:top w:val="nil"/>
              <w:left w:val="nil"/>
              <w:bottom w:val="single" w:color="auto" w:sz="4" w:space="0"/>
              <w:right w:val="single" w:color="auto" w:sz="4" w:space="0"/>
            </w:tcBorders>
            <w:noWrap/>
            <w:vAlign w:val="center"/>
          </w:tcPr>
          <w:p w14:paraId="6A9BF9A0">
            <w:pPr>
              <w:widowControl/>
              <w:jc w:val="center"/>
              <w:rPr>
                <w:rFonts w:hint="eastAsia" w:ascii="仿宋" w:hAnsi="仿宋" w:eastAsia="仿宋" w:cs="宋体"/>
                <w:b/>
                <w:bCs/>
                <w:color w:val="000000"/>
                <w:kern w:val="0"/>
                <w:sz w:val="13"/>
                <w:szCs w:val="13"/>
              </w:rPr>
            </w:pPr>
          </w:p>
        </w:tc>
        <w:tc>
          <w:tcPr>
            <w:tcW w:w="922" w:type="dxa"/>
            <w:tcBorders>
              <w:top w:val="nil"/>
              <w:left w:val="nil"/>
              <w:bottom w:val="single" w:color="auto" w:sz="4" w:space="0"/>
              <w:right w:val="single" w:color="auto" w:sz="4" w:space="0"/>
            </w:tcBorders>
            <w:noWrap/>
            <w:vAlign w:val="center"/>
          </w:tcPr>
          <w:p w14:paraId="7CC44CC8">
            <w:pPr>
              <w:widowControl/>
              <w:jc w:val="center"/>
              <w:rPr>
                <w:rFonts w:hint="eastAsia" w:ascii="仿宋" w:hAnsi="仿宋" w:eastAsia="仿宋" w:cs="宋体"/>
                <w:b/>
                <w:bCs/>
                <w:color w:val="000000"/>
                <w:kern w:val="0"/>
                <w:sz w:val="13"/>
                <w:szCs w:val="13"/>
              </w:rPr>
            </w:pPr>
          </w:p>
        </w:tc>
        <w:tc>
          <w:tcPr>
            <w:tcW w:w="970" w:type="dxa"/>
            <w:tcBorders>
              <w:top w:val="nil"/>
              <w:left w:val="nil"/>
              <w:bottom w:val="single" w:color="auto" w:sz="4" w:space="0"/>
              <w:right w:val="single" w:color="auto" w:sz="4" w:space="0"/>
            </w:tcBorders>
            <w:noWrap/>
            <w:vAlign w:val="center"/>
          </w:tcPr>
          <w:p w14:paraId="11C296CF">
            <w:pPr>
              <w:widowControl/>
              <w:jc w:val="center"/>
              <w:rPr>
                <w:rFonts w:hint="eastAsia" w:ascii="仿宋" w:hAnsi="仿宋" w:eastAsia="仿宋" w:cs="宋体"/>
                <w:b/>
                <w:bCs/>
                <w:color w:val="000000"/>
                <w:kern w:val="0"/>
                <w:sz w:val="13"/>
                <w:szCs w:val="13"/>
              </w:rPr>
            </w:pPr>
          </w:p>
        </w:tc>
        <w:tc>
          <w:tcPr>
            <w:tcW w:w="975" w:type="dxa"/>
            <w:tcBorders>
              <w:top w:val="nil"/>
              <w:left w:val="nil"/>
              <w:bottom w:val="single" w:color="auto" w:sz="4" w:space="0"/>
              <w:right w:val="single" w:color="auto" w:sz="4" w:space="0"/>
            </w:tcBorders>
            <w:noWrap/>
            <w:vAlign w:val="center"/>
          </w:tcPr>
          <w:p w14:paraId="71204A4E">
            <w:pPr>
              <w:widowControl/>
              <w:jc w:val="center"/>
              <w:rPr>
                <w:rFonts w:hint="eastAsia" w:ascii="仿宋" w:hAnsi="仿宋" w:eastAsia="仿宋" w:cs="宋体"/>
                <w:b/>
                <w:bCs/>
                <w:color w:val="000000"/>
                <w:kern w:val="0"/>
                <w:sz w:val="13"/>
                <w:szCs w:val="13"/>
              </w:rPr>
            </w:pPr>
          </w:p>
        </w:tc>
      </w:tr>
      <w:tr w14:paraId="0EA0D3B9">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78A0930E">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43368A2E">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1E5FD790">
            <w:pPr>
              <w:widowControl/>
              <w:jc w:val="center"/>
              <w:rPr>
                <w:rFonts w:hint="eastAsia" w:ascii="仿宋" w:hAnsi="仿宋" w:eastAsia="仿宋" w:cs="宋体"/>
                <w:b/>
                <w:bCs/>
                <w:color w:val="000000"/>
                <w:kern w:val="0"/>
                <w:sz w:val="13"/>
                <w:szCs w:val="13"/>
              </w:rPr>
            </w:pPr>
          </w:p>
        </w:tc>
        <w:tc>
          <w:tcPr>
            <w:tcW w:w="1433" w:type="dxa"/>
            <w:tcBorders>
              <w:top w:val="nil"/>
              <w:left w:val="nil"/>
              <w:bottom w:val="single" w:color="auto" w:sz="4" w:space="0"/>
              <w:right w:val="single" w:color="auto" w:sz="4" w:space="0"/>
            </w:tcBorders>
            <w:noWrap/>
            <w:vAlign w:val="center"/>
          </w:tcPr>
          <w:p w14:paraId="5DDD6269">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111551B4">
            <w:pPr>
              <w:widowControl/>
              <w:jc w:val="center"/>
              <w:rPr>
                <w:rFonts w:hint="eastAsia" w:ascii="仿宋" w:hAnsi="仿宋" w:eastAsia="仿宋" w:cs="宋体"/>
                <w:b/>
                <w:bCs/>
                <w:color w:val="000000"/>
                <w:kern w:val="0"/>
                <w:sz w:val="13"/>
                <w:szCs w:val="13"/>
              </w:rPr>
            </w:pPr>
          </w:p>
        </w:tc>
        <w:tc>
          <w:tcPr>
            <w:tcW w:w="1274" w:type="dxa"/>
            <w:tcBorders>
              <w:top w:val="nil"/>
              <w:left w:val="nil"/>
              <w:bottom w:val="single" w:color="auto" w:sz="4" w:space="0"/>
              <w:right w:val="single" w:color="auto" w:sz="4" w:space="0"/>
            </w:tcBorders>
            <w:noWrap/>
            <w:vAlign w:val="center"/>
          </w:tcPr>
          <w:p w14:paraId="79EC2E05">
            <w:pPr>
              <w:widowControl/>
              <w:jc w:val="center"/>
              <w:rPr>
                <w:rFonts w:hint="eastAsia" w:ascii="仿宋" w:hAnsi="仿宋" w:eastAsia="仿宋" w:cs="宋体"/>
                <w:b/>
                <w:bCs/>
                <w:color w:val="000000"/>
                <w:kern w:val="0"/>
                <w:sz w:val="13"/>
                <w:szCs w:val="13"/>
              </w:rPr>
            </w:pPr>
          </w:p>
        </w:tc>
        <w:tc>
          <w:tcPr>
            <w:tcW w:w="1433" w:type="dxa"/>
            <w:tcBorders>
              <w:top w:val="nil"/>
              <w:left w:val="nil"/>
              <w:bottom w:val="single" w:color="auto" w:sz="4" w:space="0"/>
              <w:right w:val="single" w:color="auto" w:sz="4" w:space="0"/>
            </w:tcBorders>
            <w:noWrap/>
            <w:vAlign w:val="center"/>
          </w:tcPr>
          <w:p w14:paraId="74AE6887">
            <w:pPr>
              <w:widowControl/>
              <w:jc w:val="center"/>
              <w:rPr>
                <w:rFonts w:hint="eastAsia" w:ascii="仿宋" w:hAnsi="仿宋" w:eastAsia="仿宋" w:cs="宋体"/>
                <w:b/>
                <w:bCs/>
                <w:color w:val="000000"/>
                <w:kern w:val="0"/>
                <w:sz w:val="13"/>
                <w:szCs w:val="13"/>
              </w:rPr>
            </w:pPr>
          </w:p>
        </w:tc>
        <w:tc>
          <w:tcPr>
            <w:tcW w:w="795" w:type="dxa"/>
            <w:tcBorders>
              <w:top w:val="nil"/>
              <w:left w:val="nil"/>
              <w:bottom w:val="single" w:color="auto" w:sz="4" w:space="0"/>
              <w:right w:val="single" w:color="auto" w:sz="4" w:space="0"/>
            </w:tcBorders>
            <w:noWrap/>
            <w:vAlign w:val="center"/>
          </w:tcPr>
          <w:p w14:paraId="61ED06D7">
            <w:pPr>
              <w:widowControl/>
              <w:jc w:val="center"/>
              <w:rPr>
                <w:rFonts w:hint="eastAsia" w:ascii="仿宋" w:hAnsi="仿宋" w:eastAsia="仿宋" w:cs="宋体"/>
                <w:b/>
                <w:bCs/>
                <w:color w:val="000000"/>
                <w:kern w:val="0"/>
                <w:sz w:val="13"/>
                <w:szCs w:val="13"/>
              </w:rPr>
            </w:pPr>
          </w:p>
        </w:tc>
        <w:tc>
          <w:tcPr>
            <w:tcW w:w="797" w:type="dxa"/>
            <w:tcBorders>
              <w:top w:val="nil"/>
              <w:left w:val="nil"/>
              <w:bottom w:val="single" w:color="auto" w:sz="4" w:space="0"/>
              <w:right w:val="single" w:color="auto" w:sz="4" w:space="0"/>
            </w:tcBorders>
            <w:noWrap/>
            <w:vAlign w:val="center"/>
          </w:tcPr>
          <w:p w14:paraId="5D2C536D">
            <w:pPr>
              <w:widowControl/>
              <w:jc w:val="center"/>
              <w:rPr>
                <w:rFonts w:hint="eastAsia" w:ascii="仿宋" w:hAnsi="仿宋" w:eastAsia="仿宋" w:cs="宋体"/>
                <w:b/>
                <w:bCs/>
                <w:color w:val="000000"/>
                <w:kern w:val="0"/>
                <w:sz w:val="13"/>
                <w:szCs w:val="13"/>
              </w:rPr>
            </w:pPr>
          </w:p>
        </w:tc>
        <w:tc>
          <w:tcPr>
            <w:tcW w:w="796" w:type="dxa"/>
            <w:tcBorders>
              <w:top w:val="nil"/>
              <w:left w:val="nil"/>
              <w:bottom w:val="single" w:color="auto" w:sz="4" w:space="0"/>
              <w:right w:val="single" w:color="auto" w:sz="4" w:space="0"/>
            </w:tcBorders>
            <w:noWrap/>
            <w:vAlign w:val="center"/>
          </w:tcPr>
          <w:p w14:paraId="088956F7">
            <w:pPr>
              <w:widowControl/>
              <w:jc w:val="center"/>
              <w:rPr>
                <w:rFonts w:hint="eastAsia" w:ascii="仿宋" w:hAnsi="仿宋" w:eastAsia="仿宋" w:cs="宋体"/>
                <w:b/>
                <w:bCs/>
                <w:color w:val="000000"/>
                <w:kern w:val="0"/>
                <w:sz w:val="13"/>
                <w:szCs w:val="13"/>
              </w:rPr>
            </w:pPr>
          </w:p>
        </w:tc>
        <w:tc>
          <w:tcPr>
            <w:tcW w:w="922" w:type="dxa"/>
            <w:tcBorders>
              <w:top w:val="nil"/>
              <w:left w:val="nil"/>
              <w:bottom w:val="single" w:color="auto" w:sz="4" w:space="0"/>
              <w:right w:val="single" w:color="auto" w:sz="4" w:space="0"/>
            </w:tcBorders>
            <w:noWrap/>
            <w:vAlign w:val="center"/>
          </w:tcPr>
          <w:p w14:paraId="17D9F775">
            <w:pPr>
              <w:widowControl/>
              <w:jc w:val="center"/>
              <w:rPr>
                <w:rFonts w:hint="eastAsia" w:ascii="仿宋" w:hAnsi="仿宋" w:eastAsia="仿宋" w:cs="宋体"/>
                <w:b/>
                <w:bCs/>
                <w:color w:val="000000"/>
                <w:kern w:val="0"/>
                <w:sz w:val="13"/>
                <w:szCs w:val="13"/>
              </w:rPr>
            </w:pPr>
          </w:p>
        </w:tc>
        <w:tc>
          <w:tcPr>
            <w:tcW w:w="970" w:type="dxa"/>
            <w:tcBorders>
              <w:top w:val="nil"/>
              <w:left w:val="nil"/>
              <w:bottom w:val="single" w:color="auto" w:sz="4" w:space="0"/>
              <w:right w:val="single" w:color="auto" w:sz="4" w:space="0"/>
            </w:tcBorders>
            <w:noWrap/>
            <w:vAlign w:val="center"/>
          </w:tcPr>
          <w:p w14:paraId="1FF7000C">
            <w:pPr>
              <w:widowControl/>
              <w:jc w:val="center"/>
              <w:rPr>
                <w:rFonts w:hint="eastAsia" w:ascii="仿宋" w:hAnsi="仿宋" w:eastAsia="仿宋" w:cs="宋体"/>
                <w:b/>
                <w:bCs/>
                <w:color w:val="000000"/>
                <w:kern w:val="0"/>
                <w:sz w:val="13"/>
                <w:szCs w:val="13"/>
              </w:rPr>
            </w:pPr>
          </w:p>
        </w:tc>
        <w:tc>
          <w:tcPr>
            <w:tcW w:w="975" w:type="dxa"/>
            <w:tcBorders>
              <w:top w:val="nil"/>
              <w:left w:val="nil"/>
              <w:bottom w:val="single" w:color="auto" w:sz="4" w:space="0"/>
              <w:right w:val="single" w:color="auto" w:sz="4" w:space="0"/>
            </w:tcBorders>
            <w:noWrap/>
            <w:vAlign w:val="center"/>
          </w:tcPr>
          <w:p w14:paraId="61C99D35">
            <w:pPr>
              <w:widowControl/>
              <w:jc w:val="center"/>
              <w:rPr>
                <w:rFonts w:hint="eastAsia" w:ascii="仿宋" w:hAnsi="仿宋" w:eastAsia="仿宋" w:cs="宋体"/>
                <w:b/>
                <w:bCs/>
                <w:color w:val="000000"/>
                <w:kern w:val="0"/>
                <w:sz w:val="13"/>
                <w:szCs w:val="13"/>
              </w:rPr>
            </w:pPr>
          </w:p>
        </w:tc>
      </w:tr>
      <w:tr w14:paraId="3F2A5BBD">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4AE70F09">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1D38BA44">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244E8F0F">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74D2E972">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5A52A0B1">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2EEB7DE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1B497AA2">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6CF2546B">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279D7639">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5ECD2B2B">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7FFDEEE1">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4BC21AE9">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708F292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5EFD43D6">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570E3FB2">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58AE67E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35D5EE4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6B21F074">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10127ED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3099AD57">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129BC04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7C2BCC7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3750C4C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309AF42B">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4395ED96">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69C876C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4A815741">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79DA3756">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35203FCF">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313CC496">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034E86E9">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433" w:type="dxa"/>
            <w:tcBorders>
              <w:top w:val="nil"/>
              <w:left w:val="nil"/>
              <w:bottom w:val="single" w:color="auto" w:sz="4" w:space="0"/>
              <w:right w:val="single" w:color="auto" w:sz="4" w:space="0"/>
            </w:tcBorders>
            <w:noWrap/>
            <w:vAlign w:val="center"/>
          </w:tcPr>
          <w:p w14:paraId="769A5901">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1A557CB2">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5C9D707C">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433" w:type="dxa"/>
            <w:tcBorders>
              <w:top w:val="nil"/>
              <w:left w:val="nil"/>
              <w:bottom w:val="single" w:color="auto" w:sz="4" w:space="0"/>
              <w:right w:val="single" w:color="auto" w:sz="4" w:space="0"/>
            </w:tcBorders>
            <w:noWrap/>
            <w:vAlign w:val="center"/>
          </w:tcPr>
          <w:p w14:paraId="1EF12B40">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5" w:type="dxa"/>
            <w:tcBorders>
              <w:top w:val="nil"/>
              <w:left w:val="nil"/>
              <w:bottom w:val="single" w:color="auto" w:sz="4" w:space="0"/>
              <w:right w:val="single" w:color="auto" w:sz="4" w:space="0"/>
            </w:tcBorders>
            <w:noWrap/>
            <w:vAlign w:val="center"/>
          </w:tcPr>
          <w:p w14:paraId="251506CD">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7" w:type="dxa"/>
            <w:tcBorders>
              <w:top w:val="nil"/>
              <w:left w:val="nil"/>
              <w:bottom w:val="single" w:color="auto" w:sz="4" w:space="0"/>
              <w:right w:val="single" w:color="auto" w:sz="4" w:space="0"/>
            </w:tcBorders>
            <w:noWrap/>
            <w:vAlign w:val="center"/>
          </w:tcPr>
          <w:p w14:paraId="32B2A411">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6" w:type="dxa"/>
            <w:tcBorders>
              <w:top w:val="nil"/>
              <w:left w:val="nil"/>
              <w:bottom w:val="single" w:color="auto" w:sz="4" w:space="0"/>
              <w:right w:val="single" w:color="auto" w:sz="4" w:space="0"/>
            </w:tcBorders>
            <w:noWrap/>
            <w:vAlign w:val="center"/>
          </w:tcPr>
          <w:p w14:paraId="0A4CDF7E">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22" w:type="dxa"/>
            <w:tcBorders>
              <w:top w:val="nil"/>
              <w:left w:val="nil"/>
              <w:bottom w:val="single" w:color="auto" w:sz="4" w:space="0"/>
              <w:right w:val="single" w:color="auto" w:sz="4" w:space="0"/>
            </w:tcBorders>
            <w:noWrap/>
            <w:vAlign w:val="bottom"/>
          </w:tcPr>
          <w:p w14:paraId="4226AAE8">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70" w:type="dxa"/>
            <w:tcBorders>
              <w:top w:val="nil"/>
              <w:left w:val="nil"/>
              <w:bottom w:val="single" w:color="auto" w:sz="4" w:space="0"/>
              <w:right w:val="single" w:color="auto" w:sz="4" w:space="0"/>
            </w:tcBorders>
            <w:noWrap/>
            <w:vAlign w:val="bottom"/>
          </w:tcPr>
          <w:p w14:paraId="607760B8">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75" w:type="dxa"/>
            <w:tcBorders>
              <w:top w:val="nil"/>
              <w:left w:val="nil"/>
              <w:bottom w:val="single" w:color="auto" w:sz="4" w:space="0"/>
              <w:right w:val="single" w:color="auto" w:sz="4" w:space="0"/>
            </w:tcBorders>
            <w:noWrap/>
            <w:vAlign w:val="bottom"/>
          </w:tcPr>
          <w:p w14:paraId="5EC655E6">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r>
      <w:tr w14:paraId="266E1904">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4389D5D4">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19DCFBF6">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4DBACCF4">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433" w:type="dxa"/>
            <w:tcBorders>
              <w:top w:val="nil"/>
              <w:left w:val="nil"/>
              <w:bottom w:val="single" w:color="auto" w:sz="4" w:space="0"/>
              <w:right w:val="single" w:color="auto" w:sz="4" w:space="0"/>
            </w:tcBorders>
            <w:noWrap/>
            <w:vAlign w:val="center"/>
          </w:tcPr>
          <w:p w14:paraId="12559C83">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79620855">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40E68E4E">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433" w:type="dxa"/>
            <w:tcBorders>
              <w:top w:val="nil"/>
              <w:left w:val="nil"/>
              <w:bottom w:val="single" w:color="auto" w:sz="4" w:space="0"/>
              <w:right w:val="single" w:color="auto" w:sz="4" w:space="0"/>
            </w:tcBorders>
            <w:noWrap/>
            <w:vAlign w:val="center"/>
          </w:tcPr>
          <w:p w14:paraId="67EE0FB0">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5" w:type="dxa"/>
            <w:tcBorders>
              <w:top w:val="nil"/>
              <w:left w:val="nil"/>
              <w:bottom w:val="single" w:color="auto" w:sz="4" w:space="0"/>
              <w:right w:val="single" w:color="auto" w:sz="4" w:space="0"/>
            </w:tcBorders>
            <w:noWrap/>
            <w:vAlign w:val="center"/>
          </w:tcPr>
          <w:p w14:paraId="32DCCC79">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7" w:type="dxa"/>
            <w:tcBorders>
              <w:top w:val="nil"/>
              <w:left w:val="nil"/>
              <w:bottom w:val="single" w:color="auto" w:sz="4" w:space="0"/>
              <w:right w:val="single" w:color="auto" w:sz="4" w:space="0"/>
            </w:tcBorders>
            <w:noWrap/>
            <w:vAlign w:val="center"/>
          </w:tcPr>
          <w:p w14:paraId="5B9D0942">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6" w:type="dxa"/>
            <w:tcBorders>
              <w:top w:val="nil"/>
              <w:left w:val="nil"/>
              <w:bottom w:val="single" w:color="auto" w:sz="4" w:space="0"/>
              <w:right w:val="single" w:color="auto" w:sz="4" w:space="0"/>
            </w:tcBorders>
            <w:noWrap/>
            <w:vAlign w:val="center"/>
          </w:tcPr>
          <w:p w14:paraId="327917DF">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22" w:type="dxa"/>
            <w:tcBorders>
              <w:top w:val="nil"/>
              <w:left w:val="nil"/>
              <w:bottom w:val="single" w:color="auto" w:sz="4" w:space="0"/>
              <w:right w:val="single" w:color="auto" w:sz="4" w:space="0"/>
            </w:tcBorders>
            <w:noWrap/>
            <w:vAlign w:val="bottom"/>
          </w:tcPr>
          <w:p w14:paraId="6A959941">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70" w:type="dxa"/>
            <w:tcBorders>
              <w:top w:val="nil"/>
              <w:left w:val="nil"/>
              <w:bottom w:val="single" w:color="auto" w:sz="4" w:space="0"/>
              <w:right w:val="single" w:color="auto" w:sz="4" w:space="0"/>
            </w:tcBorders>
            <w:noWrap/>
            <w:vAlign w:val="bottom"/>
          </w:tcPr>
          <w:p w14:paraId="08254B40">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75" w:type="dxa"/>
            <w:tcBorders>
              <w:top w:val="nil"/>
              <w:left w:val="nil"/>
              <w:bottom w:val="single" w:color="auto" w:sz="4" w:space="0"/>
              <w:right w:val="single" w:color="auto" w:sz="4" w:space="0"/>
            </w:tcBorders>
            <w:noWrap/>
            <w:vAlign w:val="bottom"/>
          </w:tcPr>
          <w:p w14:paraId="19C49AAA">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r>
      <w:tr w14:paraId="7438D6A4">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68C27D33">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1377" w:type="dxa"/>
            <w:tcBorders>
              <w:top w:val="nil"/>
              <w:left w:val="nil"/>
              <w:bottom w:val="single" w:color="auto" w:sz="4" w:space="0"/>
              <w:right w:val="single" w:color="auto" w:sz="4" w:space="0"/>
            </w:tcBorders>
            <w:noWrap/>
            <w:vAlign w:val="center"/>
          </w:tcPr>
          <w:p w14:paraId="084A0A10">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1B70B6F2">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433" w:type="dxa"/>
            <w:tcBorders>
              <w:top w:val="nil"/>
              <w:left w:val="nil"/>
              <w:bottom w:val="single" w:color="auto" w:sz="4" w:space="0"/>
              <w:right w:val="single" w:color="auto" w:sz="4" w:space="0"/>
            </w:tcBorders>
            <w:noWrap/>
            <w:vAlign w:val="center"/>
          </w:tcPr>
          <w:p w14:paraId="4E271F0E">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4DDF3E51">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0866884A">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433" w:type="dxa"/>
            <w:tcBorders>
              <w:top w:val="nil"/>
              <w:left w:val="nil"/>
              <w:bottom w:val="single" w:color="auto" w:sz="4" w:space="0"/>
              <w:right w:val="single" w:color="auto" w:sz="4" w:space="0"/>
            </w:tcBorders>
            <w:noWrap/>
            <w:vAlign w:val="center"/>
          </w:tcPr>
          <w:p w14:paraId="608730B5">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5" w:type="dxa"/>
            <w:tcBorders>
              <w:top w:val="nil"/>
              <w:left w:val="nil"/>
              <w:bottom w:val="single" w:color="auto" w:sz="4" w:space="0"/>
              <w:right w:val="single" w:color="auto" w:sz="4" w:space="0"/>
            </w:tcBorders>
            <w:noWrap/>
            <w:vAlign w:val="center"/>
          </w:tcPr>
          <w:p w14:paraId="3D6487F0">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7" w:type="dxa"/>
            <w:tcBorders>
              <w:top w:val="nil"/>
              <w:left w:val="nil"/>
              <w:bottom w:val="single" w:color="auto" w:sz="4" w:space="0"/>
              <w:right w:val="single" w:color="auto" w:sz="4" w:space="0"/>
            </w:tcBorders>
            <w:noWrap/>
            <w:vAlign w:val="center"/>
          </w:tcPr>
          <w:p w14:paraId="54BFE983">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6" w:type="dxa"/>
            <w:tcBorders>
              <w:top w:val="nil"/>
              <w:left w:val="nil"/>
              <w:bottom w:val="single" w:color="auto" w:sz="4" w:space="0"/>
              <w:right w:val="single" w:color="auto" w:sz="4" w:space="0"/>
            </w:tcBorders>
            <w:noWrap/>
            <w:vAlign w:val="center"/>
          </w:tcPr>
          <w:p w14:paraId="616E32EF">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22" w:type="dxa"/>
            <w:tcBorders>
              <w:top w:val="nil"/>
              <w:left w:val="nil"/>
              <w:bottom w:val="single" w:color="auto" w:sz="4" w:space="0"/>
              <w:right w:val="single" w:color="auto" w:sz="4" w:space="0"/>
            </w:tcBorders>
            <w:noWrap/>
            <w:vAlign w:val="bottom"/>
          </w:tcPr>
          <w:p w14:paraId="5BA4EDB0">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70" w:type="dxa"/>
            <w:tcBorders>
              <w:top w:val="nil"/>
              <w:left w:val="nil"/>
              <w:bottom w:val="single" w:color="auto" w:sz="4" w:space="0"/>
              <w:right w:val="single" w:color="auto" w:sz="4" w:space="0"/>
            </w:tcBorders>
            <w:noWrap/>
            <w:vAlign w:val="bottom"/>
          </w:tcPr>
          <w:p w14:paraId="613F643C">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75" w:type="dxa"/>
            <w:tcBorders>
              <w:top w:val="nil"/>
              <w:left w:val="nil"/>
              <w:bottom w:val="single" w:color="auto" w:sz="4" w:space="0"/>
              <w:right w:val="single" w:color="auto" w:sz="4" w:space="0"/>
            </w:tcBorders>
            <w:noWrap/>
            <w:vAlign w:val="bottom"/>
          </w:tcPr>
          <w:p w14:paraId="57F52FD5">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r>
      <w:tr w14:paraId="38915C03">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438F50BB">
            <w:pPr>
              <w:widowControl/>
              <w:jc w:val="left"/>
              <w:rPr>
                <w:rFonts w:hint="eastAsia" w:ascii="仿宋" w:hAnsi="仿宋" w:eastAsia="仿宋" w:cs="宋体"/>
                <w:b/>
                <w:bCs/>
                <w:color w:val="000000"/>
                <w:kern w:val="0"/>
                <w:sz w:val="16"/>
                <w:szCs w:val="16"/>
              </w:rPr>
            </w:pPr>
            <w:r>
              <w:rPr>
                <w:rFonts w:hint="eastAsia" w:ascii="仿宋" w:hAnsi="仿宋" w:eastAsia="仿宋" w:cs="宋体"/>
                <w:b/>
                <w:bCs/>
                <w:color w:val="000000"/>
                <w:kern w:val="0"/>
                <w:sz w:val="16"/>
                <w:szCs w:val="16"/>
              </w:rPr>
              <w:t>　</w:t>
            </w:r>
          </w:p>
        </w:tc>
        <w:tc>
          <w:tcPr>
            <w:tcW w:w="1377" w:type="dxa"/>
            <w:tcBorders>
              <w:top w:val="nil"/>
              <w:left w:val="nil"/>
              <w:bottom w:val="single" w:color="auto" w:sz="4" w:space="0"/>
              <w:right w:val="single" w:color="auto" w:sz="4" w:space="0"/>
            </w:tcBorders>
            <w:noWrap/>
            <w:vAlign w:val="center"/>
          </w:tcPr>
          <w:p w14:paraId="6C18F936">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151D804F">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433" w:type="dxa"/>
            <w:tcBorders>
              <w:top w:val="nil"/>
              <w:left w:val="nil"/>
              <w:bottom w:val="single" w:color="auto" w:sz="4" w:space="0"/>
              <w:right w:val="single" w:color="auto" w:sz="4" w:space="0"/>
            </w:tcBorders>
            <w:noWrap/>
            <w:vAlign w:val="center"/>
          </w:tcPr>
          <w:p w14:paraId="27D01B8F">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75BE1403">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274" w:type="dxa"/>
            <w:tcBorders>
              <w:top w:val="nil"/>
              <w:left w:val="nil"/>
              <w:bottom w:val="single" w:color="auto" w:sz="4" w:space="0"/>
              <w:right w:val="single" w:color="auto" w:sz="4" w:space="0"/>
            </w:tcBorders>
            <w:noWrap/>
            <w:vAlign w:val="center"/>
          </w:tcPr>
          <w:p w14:paraId="1812B9D8">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1433" w:type="dxa"/>
            <w:tcBorders>
              <w:top w:val="nil"/>
              <w:left w:val="nil"/>
              <w:bottom w:val="single" w:color="auto" w:sz="4" w:space="0"/>
              <w:right w:val="single" w:color="auto" w:sz="4" w:space="0"/>
            </w:tcBorders>
            <w:noWrap/>
            <w:vAlign w:val="center"/>
          </w:tcPr>
          <w:p w14:paraId="21704599">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5" w:type="dxa"/>
            <w:tcBorders>
              <w:top w:val="nil"/>
              <w:left w:val="nil"/>
              <w:bottom w:val="single" w:color="auto" w:sz="4" w:space="0"/>
              <w:right w:val="single" w:color="auto" w:sz="4" w:space="0"/>
            </w:tcBorders>
            <w:noWrap/>
            <w:vAlign w:val="center"/>
          </w:tcPr>
          <w:p w14:paraId="6B2AC5E9">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7" w:type="dxa"/>
            <w:tcBorders>
              <w:top w:val="nil"/>
              <w:left w:val="nil"/>
              <w:bottom w:val="single" w:color="auto" w:sz="4" w:space="0"/>
              <w:right w:val="single" w:color="auto" w:sz="4" w:space="0"/>
            </w:tcBorders>
            <w:noWrap/>
            <w:vAlign w:val="center"/>
          </w:tcPr>
          <w:p w14:paraId="62F778D9">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796" w:type="dxa"/>
            <w:tcBorders>
              <w:top w:val="nil"/>
              <w:left w:val="nil"/>
              <w:bottom w:val="single" w:color="auto" w:sz="4" w:space="0"/>
              <w:right w:val="single" w:color="auto" w:sz="4" w:space="0"/>
            </w:tcBorders>
            <w:noWrap/>
            <w:vAlign w:val="center"/>
          </w:tcPr>
          <w:p w14:paraId="4AE40AC0">
            <w:pPr>
              <w:widowControl/>
              <w:jc w:val="center"/>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22" w:type="dxa"/>
            <w:tcBorders>
              <w:top w:val="nil"/>
              <w:left w:val="nil"/>
              <w:bottom w:val="single" w:color="auto" w:sz="4" w:space="0"/>
              <w:right w:val="single" w:color="auto" w:sz="4" w:space="0"/>
            </w:tcBorders>
            <w:noWrap/>
            <w:vAlign w:val="bottom"/>
          </w:tcPr>
          <w:p w14:paraId="297D5380">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70" w:type="dxa"/>
            <w:tcBorders>
              <w:top w:val="nil"/>
              <w:left w:val="nil"/>
              <w:bottom w:val="single" w:color="auto" w:sz="4" w:space="0"/>
              <w:right w:val="single" w:color="auto" w:sz="4" w:space="0"/>
            </w:tcBorders>
            <w:noWrap/>
            <w:vAlign w:val="bottom"/>
          </w:tcPr>
          <w:p w14:paraId="47F9109E">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c>
          <w:tcPr>
            <w:tcW w:w="975" w:type="dxa"/>
            <w:tcBorders>
              <w:top w:val="nil"/>
              <w:left w:val="nil"/>
              <w:bottom w:val="single" w:color="auto" w:sz="4" w:space="0"/>
              <w:right w:val="single" w:color="auto" w:sz="4" w:space="0"/>
            </w:tcBorders>
            <w:noWrap/>
            <w:vAlign w:val="bottom"/>
          </w:tcPr>
          <w:p w14:paraId="38FF634D">
            <w:pPr>
              <w:widowControl/>
              <w:jc w:val="left"/>
              <w:rPr>
                <w:rFonts w:hint="eastAsia" w:ascii="仿宋" w:hAnsi="仿宋" w:eastAsia="仿宋" w:cs="宋体"/>
                <w:color w:val="000000"/>
                <w:kern w:val="0"/>
                <w:sz w:val="22"/>
              </w:rPr>
            </w:pPr>
            <w:r>
              <w:rPr>
                <w:rFonts w:hint="eastAsia" w:ascii="仿宋" w:hAnsi="仿宋" w:eastAsia="仿宋" w:cs="宋体"/>
                <w:color w:val="000000"/>
                <w:kern w:val="0"/>
                <w:sz w:val="22"/>
              </w:rPr>
              <w:t>　</w:t>
            </w:r>
          </w:p>
        </w:tc>
      </w:tr>
      <w:tr w14:paraId="5FAF9F44">
        <w:tblPrEx>
          <w:tblCellMar>
            <w:top w:w="0" w:type="dxa"/>
            <w:left w:w="108" w:type="dxa"/>
            <w:bottom w:w="0" w:type="dxa"/>
            <w:right w:w="108" w:type="dxa"/>
          </w:tblCellMar>
        </w:tblPrEx>
        <w:trPr>
          <w:trHeight w:val="188" w:hRule="atLeast"/>
        </w:trPr>
        <w:tc>
          <w:tcPr>
            <w:tcW w:w="1325" w:type="dxa"/>
            <w:tcBorders>
              <w:top w:val="nil"/>
              <w:left w:val="single" w:color="auto" w:sz="4" w:space="0"/>
              <w:bottom w:val="single" w:color="auto" w:sz="4" w:space="0"/>
              <w:right w:val="single" w:color="auto" w:sz="4" w:space="0"/>
            </w:tcBorders>
            <w:vAlign w:val="center"/>
          </w:tcPr>
          <w:p w14:paraId="3B83AD2A">
            <w:pPr>
              <w:widowControl/>
              <w:jc w:val="left"/>
              <w:rPr>
                <w:rFonts w:hint="eastAsia" w:ascii="仿宋" w:hAnsi="仿宋" w:eastAsia="仿宋" w:cs="宋体"/>
                <w:b/>
                <w:bCs/>
                <w:color w:val="000000"/>
                <w:kern w:val="0"/>
                <w:sz w:val="16"/>
                <w:szCs w:val="16"/>
              </w:rPr>
            </w:pPr>
            <w:r>
              <w:rPr>
                <w:rFonts w:hint="eastAsia" w:ascii="仿宋" w:hAnsi="仿宋" w:eastAsia="仿宋" w:cs="宋体"/>
                <w:b/>
                <w:bCs/>
                <w:color w:val="000000"/>
                <w:kern w:val="0"/>
                <w:szCs w:val="21"/>
              </w:rPr>
              <w:t>平均温度</w:t>
            </w:r>
          </w:p>
        </w:tc>
        <w:tc>
          <w:tcPr>
            <w:tcW w:w="1377" w:type="dxa"/>
            <w:tcBorders>
              <w:top w:val="nil"/>
              <w:left w:val="nil"/>
              <w:bottom w:val="single" w:color="auto" w:sz="4" w:space="0"/>
              <w:right w:val="single" w:color="auto" w:sz="4" w:space="0"/>
            </w:tcBorders>
            <w:noWrap/>
            <w:vAlign w:val="center"/>
          </w:tcPr>
          <w:p w14:paraId="45970870">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4E2B84E8">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76969869">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0A61F613">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274" w:type="dxa"/>
            <w:tcBorders>
              <w:top w:val="nil"/>
              <w:left w:val="nil"/>
              <w:bottom w:val="single" w:color="auto" w:sz="4" w:space="0"/>
              <w:right w:val="single" w:color="auto" w:sz="4" w:space="0"/>
            </w:tcBorders>
            <w:noWrap/>
            <w:vAlign w:val="center"/>
          </w:tcPr>
          <w:p w14:paraId="6B29E92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1433" w:type="dxa"/>
            <w:tcBorders>
              <w:top w:val="nil"/>
              <w:left w:val="nil"/>
              <w:bottom w:val="single" w:color="auto" w:sz="4" w:space="0"/>
              <w:right w:val="single" w:color="auto" w:sz="4" w:space="0"/>
            </w:tcBorders>
            <w:noWrap/>
            <w:vAlign w:val="center"/>
          </w:tcPr>
          <w:p w14:paraId="41E35EFB">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5" w:type="dxa"/>
            <w:tcBorders>
              <w:top w:val="nil"/>
              <w:left w:val="nil"/>
              <w:bottom w:val="single" w:color="auto" w:sz="4" w:space="0"/>
              <w:right w:val="single" w:color="auto" w:sz="4" w:space="0"/>
            </w:tcBorders>
            <w:noWrap/>
            <w:vAlign w:val="center"/>
          </w:tcPr>
          <w:p w14:paraId="4ABF91EF">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7" w:type="dxa"/>
            <w:tcBorders>
              <w:top w:val="nil"/>
              <w:left w:val="nil"/>
              <w:bottom w:val="single" w:color="auto" w:sz="4" w:space="0"/>
              <w:right w:val="single" w:color="auto" w:sz="4" w:space="0"/>
            </w:tcBorders>
            <w:noWrap/>
            <w:vAlign w:val="center"/>
          </w:tcPr>
          <w:p w14:paraId="324E53FE">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796" w:type="dxa"/>
            <w:tcBorders>
              <w:top w:val="nil"/>
              <w:left w:val="nil"/>
              <w:bottom w:val="single" w:color="auto" w:sz="4" w:space="0"/>
              <w:right w:val="single" w:color="auto" w:sz="4" w:space="0"/>
            </w:tcBorders>
            <w:noWrap/>
            <w:vAlign w:val="center"/>
          </w:tcPr>
          <w:p w14:paraId="01F90CC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22" w:type="dxa"/>
            <w:tcBorders>
              <w:top w:val="nil"/>
              <w:left w:val="nil"/>
              <w:bottom w:val="single" w:color="auto" w:sz="4" w:space="0"/>
              <w:right w:val="single" w:color="auto" w:sz="4" w:space="0"/>
            </w:tcBorders>
            <w:noWrap/>
            <w:vAlign w:val="center"/>
          </w:tcPr>
          <w:p w14:paraId="4A6B9EB5">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0" w:type="dxa"/>
            <w:tcBorders>
              <w:top w:val="nil"/>
              <w:left w:val="nil"/>
              <w:bottom w:val="single" w:color="auto" w:sz="4" w:space="0"/>
              <w:right w:val="single" w:color="auto" w:sz="4" w:space="0"/>
            </w:tcBorders>
            <w:noWrap/>
            <w:vAlign w:val="center"/>
          </w:tcPr>
          <w:p w14:paraId="1DB467FD">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c>
          <w:tcPr>
            <w:tcW w:w="975" w:type="dxa"/>
            <w:tcBorders>
              <w:top w:val="nil"/>
              <w:left w:val="nil"/>
              <w:bottom w:val="single" w:color="auto" w:sz="4" w:space="0"/>
              <w:right w:val="single" w:color="auto" w:sz="4" w:space="0"/>
            </w:tcBorders>
            <w:noWrap/>
            <w:vAlign w:val="center"/>
          </w:tcPr>
          <w:p w14:paraId="2D062469">
            <w:pPr>
              <w:widowControl/>
              <w:jc w:val="center"/>
              <w:rPr>
                <w:rFonts w:hint="eastAsia" w:ascii="仿宋" w:hAnsi="仿宋" w:eastAsia="仿宋" w:cs="宋体"/>
                <w:b/>
                <w:bCs/>
                <w:color w:val="000000"/>
                <w:kern w:val="0"/>
                <w:sz w:val="12"/>
                <w:szCs w:val="12"/>
              </w:rPr>
            </w:pPr>
            <w:r>
              <w:rPr>
                <w:rFonts w:hint="eastAsia" w:ascii="仿宋" w:hAnsi="仿宋" w:eastAsia="仿宋" w:cs="宋体"/>
                <w:b/>
                <w:bCs/>
                <w:color w:val="000000"/>
                <w:kern w:val="0"/>
                <w:sz w:val="12"/>
                <w:szCs w:val="12"/>
              </w:rPr>
              <w:t>　</w:t>
            </w:r>
          </w:p>
        </w:tc>
      </w:tr>
      <w:tr w14:paraId="127BE661">
        <w:tblPrEx>
          <w:tblCellMar>
            <w:top w:w="0" w:type="dxa"/>
            <w:left w:w="108" w:type="dxa"/>
            <w:bottom w:w="0" w:type="dxa"/>
            <w:right w:w="108" w:type="dxa"/>
          </w:tblCellMar>
        </w:tblPrEx>
        <w:trPr>
          <w:trHeight w:val="188" w:hRule="atLeast"/>
        </w:trPr>
        <w:tc>
          <w:tcPr>
            <w:tcW w:w="2702" w:type="dxa"/>
            <w:gridSpan w:val="2"/>
            <w:tcBorders>
              <w:top w:val="single" w:color="auto" w:sz="4" w:space="0"/>
              <w:left w:val="single" w:color="auto" w:sz="4" w:space="0"/>
              <w:bottom w:val="single" w:color="auto" w:sz="4" w:space="0"/>
              <w:right w:val="single" w:color="auto" w:sz="4" w:space="0"/>
            </w:tcBorders>
            <w:vAlign w:val="center"/>
          </w:tcPr>
          <w:p w14:paraId="624DF9CF">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甲方签字</w:t>
            </w:r>
          </w:p>
        </w:tc>
        <w:tc>
          <w:tcPr>
            <w:tcW w:w="5255" w:type="dxa"/>
            <w:gridSpan w:val="4"/>
            <w:tcBorders>
              <w:top w:val="single" w:color="auto" w:sz="4" w:space="0"/>
              <w:left w:val="nil"/>
              <w:bottom w:val="single" w:color="auto" w:sz="4" w:space="0"/>
              <w:right w:val="single" w:color="auto" w:sz="4" w:space="0"/>
            </w:tcBorders>
            <w:vAlign w:val="center"/>
          </w:tcPr>
          <w:p w14:paraId="09083D0D">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c>
          <w:tcPr>
            <w:tcW w:w="3025" w:type="dxa"/>
            <w:gridSpan w:val="3"/>
            <w:tcBorders>
              <w:top w:val="single" w:color="auto" w:sz="4" w:space="0"/>
              <w:left w:val="nil"/>
              <w:bottom w:val="single" w:color="auto" w:sz="4" w:space="0"/>
              <w:right w:val="single" w:color="auto" w:sz="4" w:space="0"/>
            </w:tcBorders>
            <w:vAlign w:val="center"/>
          </w:tcPr>
          <w:p w14:paraId="1C1AD92B">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乙方签字</w:t>
            </w:r>
          </w:p>
        </w:tc>
        <w:tc>
          <w:tcPr>
            <w:tcW w:w="3663" w:type="dxa"/>
            <w:gridSpan w:val="4"/>
            <w:tcBorders>
              <w:top w:val="single" w:color="auto" w:sz="4" w:space="0"/>
              <w:left w:val="nil"/>
              <w:bottom w:val="single" w:color="auto" w:sz="4" w:space="0"/>
              <w:right w:val="single" w:color="auto" w:sz="4" w:space="0"/>
            </w:tcBorders>
            <w:vAlign w:val="center"/>
          </w:tcPr>
          <w:p w14:paraId="4D09F800">
            <w:pPr>
              <w:widowControl/>
              <w:jc w:val="center"/>
              <w:rPr>
                <w:rFonts w:hint="eastAsia" w:ascii="仿宋" w:hAnsi="仿宋" w:eastAsia="仿宋" w:cs="宋体"/>
                <w:b/>
                <w:bCs/>
                <w:color w:val="000000"/>
                <w:kern w:val="0"/>
                <w:sz w:val="22"/>
              </w:rPr>
            </w:pPr>
            <w:r>
              <w:rPr>
                <w:rFonts w:hint="eastAsia" w:ascii="仿宋" w:hAnsi="仿宋" w:eastAsia="仿宋" w:cs="宋体"/>
                <w:b/>
                <w:bCs/>
                <w:color w:val="000000"/>
                <w:kern w:val="0"/>
                <w:sz w:val="22"/>
              </w:rPr>
              <w:t>　</w:t>
            </w:r>
          </w:p>
        </w:tc>
      </w:tr>
      <w:tr w14:paraId="1504E06A">
        <w:tblPrEx>
          <w:tblCellMar>
            <w:top w:w="0" w:type="dxa"/>
            <w:left w:w="108" w:type="dxa"/>
            <w:bottom w:w="0" w:type="dxa"/>
            <w:right w:w="108" w:type="dxa"/>
          </w:tblCellMar>
        </w:tblPrEx>
        <w:trPr>
          <w:trHeight w:val="193" w:hRule="atLeast"/>
        </w:trPr>
        <w:tc>
          <w:tcPr>
            <w:tcW w:w="14645" w:type="dxa"/>
            <w:gridSpan w:val="13"/>
            <w:tcBorders>
              <w:top w:val="single" w:color="auto" w:sz="4" w:space="0"/>
              <w:left w:val="single" w:color="auto" w:sz="4" w:space="0"/>
              <w:bottom w:val="single" w:color="auto" w:sz="4" w:space="0"/>
              <w:right w:val="single" w:color="000000" w:sz="4" w:space="0"/>
            </w:tcBorders>
            <w:noWrap/>
            <w:vAlign w:val="bottom"/>
          </w:tcPr>
          <w:p w14:paraId="3641CA91">
            <w:pPr>
              <w:widowControl/>
              <w:jc w:val="left"/>
              <w:rPr>
                <w:rFonts w:hint="eastAsia" w:ascii="仿宋" w:hAnsi="仿宋" w:eastAsia="仿宋" w:cs="宋体"/>
                <w:b/>
                <w:bCs/>
                <w:color w:val="000000"/>
                <w:kern w:val="0"/>
                <w:sz w:val="22"/>
              </w:rPr>
            </w:pPr>
            <w:r>
              <w:rPr>
                <w:rFonts w:hint="eastAsia" w:ascii="仿宋" w:hAnsi="仿宋" w:eastAsia="仿宋" w:cs="宋体"/>
                <w:b/>
                <w:bCs/>
                <w:color w:val="000000"/>
                <w:kern w:val="0"/>
                <w:sz w:val="22"/>
              </w:rPr>
              <w:t>确认时间：               年            月             日</w:t>
            </w:r>
          </w:p>
        </w:tc>
      </w:tr>
    </w:tbl>
    <w:p w14:paraId="585C1016">
      <w:pPr>
        <w:spacing w:line="300" w:lineRule="auto"/>
        <w:jc w:val="left"/>
        <w:rPr>
          <w:rFonts w:ascii="Times New Roman" w:hAnsi="Times New Roman" w:eastAsia="宋体" w:cs="Times New Roman"/>
          <w:b/>
          <w:bCs/>
          <w:sz w:val="28"/>
          <w:szCs w:val="32"/>
        </w:rPr>
        <w:sectPr>
          <w:pgSz w:w="16838" w:h="11906" w:orient="landscape"/>
          <w:pgMar w:top="1134" w:right="1077" w:bottom="1134" w:left="1077" w:header="794" w:footer="283" w:gutter="0"/>
          <w:pgNumType w:fmt="numberInDash" w:start="1"/>
          <w:cols w:space="720" w:num="1"/>
          <w:titlePg/>
          <w:docGrid w:type="lines" w:linePitch="312" w:charSpace="0"/>
        </w:sectPr>
      </w:pPr>
    </w:p>
    <w:p w14:paraId="66F60223">
      <w:pPr>
        <w:spacing w:line="300" w:lineRule="auto"/>
        <w:jc w:val="left"/>
        <w:rPr>
          <w:rFonts w:ascii="仿宋" w:hAnsi="仿宋" w:eastAsia="仿宋" w:cs="Times New Roman"/>
          <w:b/>
          <w:bCs/>
          <w:sz w:val="28"/>
          <w:szCs w:val="32"/>
        </w:rPr>
      </w:pPr>
      <w:r>
        <w:rPr>
          <w:rFonts w:hint="eastAsia" w:ascii="仿宋" w:hAnsi="仿宋" w:eastAsia="仿宋" w:cs="Times New Roman"/>
          <w:b/>
          <w:bCs/>
          <w:sz w:val="28"/>
          <w:szCs w:val="32"/>
        </w:rPr>
        <w:t>附件二：点位需求表</w:t>
      </w:r>
    </w:p>
    <w:p w14:paraId="68C363E5">
      <w:pPr>
        <w:spacing w:line="300" w:lineRule="auto"/>
        <w:jc w:val="left"/>
        <w:rPr>
          <w:rFonts w:ascii="仿宋" w:hAnsi="仿宋" w:eastAsia="仿宋" w:cs="Times New Roman"/>
          <w:b/>
          <w:bCs/>
          <w:sz w:val="28"/>
          <w:szCs w:val="32"/>
        </w:rPr>
      </w:pPr>
    </w:p>
    <w:tbl>
      <w:tblPr>
        <w:tblStyle w:val="18"/>
        <w:tblW w:w="9476" w:type="dxa"/>
        <w:tblInd w:w="0" w:type="dxa"/>
        <w:tblLayout w:type="autofit"/>
        <w:tblCellMar>
          <w:top w:w="0" w:type="dxa"/>
          <w:left w:w="108" w:type="dxa"/>
          <w:bottom w:w="0" w:type="dxa"/>
          <w:right w:w="108" w:type="dxa"/>
        </w:tblCellMar>
      </w:tblPr>
      <w:tblGrid>
        <w:gridCol w:w="773"/>
        <w:gridCol w:w="1547"/>
        <w:gridCol w:w="1182"/>
        <w:gridCol w:w="2213"/>
        <w:gridCol w:w="1397"/>
        <w:gridCol w:w="1182"/>
        <w:gridCol w:w="1182"/>
      </w:tblGrid>
      <w:tr w14:paraId="0AA22196">
        <w:tblPrEx>
          <w:tblCellMar>
            <w:top w:w="0" w:type="dxa"/>
            <w:left w:w="108" w:type="dxa"/>
            <w:bottom w:w="0" w:type="dxa"/>
            <w:right w:w="108" w:type="dxa"/>
          </w:tblCellMar>
        </w:tblPrEx>
        <w:trPr>
          <w:trHeight w:val="287" w:hRule="atLeast"/>
        </w:trPr>
        <w:tc>
          <w:tcPr>
            <w:tcW w:w="773" w:type="dxa"/>
            <w:tcBorders>
              <w:top w:val="single" w:color="000000" w:sz="8" w:space="0"/>
              <w:left w:val="single" w:color="000000" w:sz="8" w:space="0"/>
              <w:bottom w:val="single" w:color="000000" w:sz="4" w:space="0"/>
              <w:right w:val="single" w:color="000000" w:sz="4" w:space="0"/>
            </w:tcBorders>
            <w:shd w:val="clear" w:color="000000" w:fill="FFFFFF"/>
            <w:noWrap/>
            <w:vAlign w:val="center"/>
          </w:tcPr>
          <w:p w14:paraId="435CC021">
            <w:pPr>
              <w:widowControl/>
              <w:jc w:val="center"/>
              <w:rPr>
                <w:rFonts w:ascii="等线" w:hAnsi="等线" w:eastAsia="等线" w:cs="宋体"/>
                <w:b/>
                <w:bCs/>
                <w:color w:val="000000"/>
                <w:kern w:val="0"/>
                <w:sz w:val="20"/>
                <w:szCs w:val="20"/>
              </w:rPr>
            </w:pPr>
            <w:r>
              <w:rPr>
                <w:rFonts w:hint="eastAsia" w:ascii="等线" w:hAnsi="等线" w:eastAsia="等线" w:cs="宋体"/>
                <w:b/>
                <w:bCs/>
                <w:color w:val="000000"/>
                <w:kern w:val="0"/>
                <w:sz w:val="20"/>
                <w:szCs w:val="20"/>
              </w:rPr>
              <w:t>序号</w:t>
            </w:r>
          </w:p>
        </w:tc>
        <w:tc>
          <w:tcPr>
            <w:tcW w:w="1547" w:type="dxa"/>
            <w:tcBorders>
              <w:top w:val="single" w:color="000000" w:sz="8" w:space="0"/>
              <w:left w:val="nil"/>
              <w:bottom w:val="single" w:color="000000" w:sz="4" w:space="0"/>
              <w:right w:val="single" w:color="000000" w:sz="4" w:space="0"/>
            </w:tcBorders>
            <w:shd w:val="clear" w:color="000000" w:fill="FFFFFF"/>
            <w:noWrap/>
            <w:vAlign w:val="center"/>
          </w:tcPr>
          <w:p w14:paraId="584384DC">
            <w:pPr>
              <w:widowControl/>
              <w:jc w:val="center"/>
              <w:rPr>
                <w:rFonts w:hint="eastAsia" w:ascii="等线" w:hAnsi="等线" w:eastAsia="等线" w:cs="宋体"/>
                <w:b/>
                <w:bCs/>
                <w:color w:val="000000"/>
                <w:kern w:val="0"/>
                <w:sz w:val="20"/>
                <w:szCs w:val="20"/>
              </w:rPr>
            </w:pPr>
            <w:r>
              <w:rPr>
                <w:rFonts w:hint="eastAsia" w:ascii="等线" w:hAnsi="等线" w:eastAsia="等线" w:cs="宋体"/>
                <w:b/>
                <w:bCs/>
                <w:color w:val="000000"/>
                <w:kern w:val="0"/>
                <w:sz w:val="20"/>
                <w:szCs w:val="20"/>
              </w:rPr>
              <w:t>设备名称</w:t>
            </w:r>
          </w:p>
        </w:tc>
        <w:tc>
          <w:tcPr>
            <w:tcW w:w="1182" w:type="dxa"/>
            <w:tcBorders>
              <w:top w:val="single" w:color="000000" w:sz="8" w:space="0"/>
              <w:left w:val="nil"/>
              <w:bottom w:val="single" w:color="000000" w:sz="4" w:space="0"/>
              <w:right w:val="single" w:color="000000" w:sz="4" w:space="0"/>
            </w:tcBorders>
            <w:shd w:val="clear" w:color="000000" w:fill="FFFFFF"/>
            <w:noWrap/>
            <w:vAlign w:val="center"/>
          </w:tcPr>
          <w:p w14:paraId="314CC1B7">
            <w:pPr>
              <w:widowControl/>
              <w:jc w:val="center"/>
              <w:rPr>
                <w:rFonts w:hint="eastAsia" w:ascii="等线" w:hAnsi="等线" w:eastAsia="等线" w:cs="宋体"/>
                <w:b/>
                <w:bCs/>
                <w:color w:val="000000"/>
                <w:kern w:val="0"/>
                <w:sz w:val="20"/>
                <w:szCs w:val="20"/>
              </w:rPr>
            </w:pPr>
            <w:r>
              <w:rPr>
                <w:rFonts w:hint="eastAsia" w:ascii="等线" w:hAnsi="等线" w:eastAsia="等线" w:cs="宋体"/>
                <w:b/>
                <w:bCs/>
                <w:color w:val="000000"/>
                <w:kern w:val="0"/>
                <w:sz w:val="20"/>
                <w:szCs w:val="20"/>
              </w:rPr>
              <w:t>设备标识</w:t>
            </w:r>
          </w:p>
        </w:tc>
        <w:tc>
          <w:tcPr>
            <w:tcW w:w="2213" w:type="dxa"/>
            <w:tcBorders>
              <w:top w:val="single" w:color="000000" w:sz="8" w:space="0"/>
              <w:left w:val="nil"/>
              <w:bottom w:val="single" w:color="000000" w:sz="4" w:space="0"/>
              <w:right w:val="single" w:color="000000" w:sz="4" w:space="0"/>
            </w:tcBorders>
            <w:shd w:val="clear" w:color="000000" w:fill="FFFFFF"/>
            <w:noWrap/>
            <w:vAlign w:val="center"/>
          </w:tcPr>
          <w:p w14:paraId="68B0627E">
            <w:pPr>
              <w:widowControl/>
              <w:jc w:val="center"/>
              <w:rPr>
                <w:rFonts w:hint="eastAsia" w:ascii="等线" w:hAnsi="等线" w:eastAsia="等线" w:cs="宋体"/>
                <w:b/>
                <w:bCs/>
                <w:color w:val="000000"/>
                <w:kern w:val="0"/>
                <w:sz w:val="20"/>
                <w:szCs w:val="20"/>
              </w:rPr>
            </w:pPr>
            <w:r>
              <w:rPr>
                <w:rFonts w:hint="eastAsia" w:ascii="等线" w:hAnsi="等线" w:eastAsia="等线" w:cs="宋体"/>
                <w:b/>
                <w:bCs/>
                <w:color w:val="000000"/>
                <w:kern w:val="0"/>
                <w:sz w:val="20"/>
                <w:szCs w:val="20"/>
              </w:rPr>
              <w:t>测点名称</w:t>
            </w:r>
          </w:p>
        </w:tc>
        <w:tc>
          <w:tcPr>
            <w:tcW w:w="1397" w:type="dxa"/>
            <w:tcBorders>
              <w:top w:val="single" w:color="000000" w:sz="8" w:space="0"/>
              <w:left w:val="nil"/>
              <w:bottom w:val="single" w:color="000000" w:sz="4" w:space="0"/>
              <w:right w:val="single" w:color="000000" w:sz="4" w:space="0"/>
            </w:tcBorders>
            <w:shd w:val="clear" w:color="000000" w:fill="FFFFFF"/>
            <w:noWrap/>
            <w:vAlign w:val="center"/>
          </w:tcPr>
          <w:p w14:paraId="51BF73E2">
            <w:pPr>
              <w:widowControl/>
              <w:jc w:val="center"/>
              <w:rPr>
                <w:rFonts w:hint="eastAsia" w:ascii="等线" w:hAnsi="等线" w:eastAsia="等线" w:cs="宋体"/>
                <w:b/>
                <w:bCs/>
                <w:color w:val="000000"/>
                <w:kern w:val="0"/>
                <w:sz w:val="20"/>
                <w:szCs w:val="20"/>
              </w:rPr>
            </w:pPr>
            <w:r>
              <w:rPr>
                <w:rFonts w:hint="eastAsia" w:ascii="等线" w:hAnsi="等线" w:eastAsia="等线" w:cs="宋体"/>
                <w:b/>
                <w:bCs/>
                <w:color w:val="000000"/>
                <w:kern w:val="0"/>
                <w:sz w:val="20"/>
                <w:szCs w:val="20"/>
              </w:rPr>
              <w:t>测点标识</w:t>
            </w:r>
          </w:p>
        </w:tc>
        <w:tc>
          <w:tcPr>
            <w:tcW w:w="1182" w:type="dxa"/>
            <w:tcBorders>
              <w:top w:val="single" w:color="000000" w:sz="8" w:space="0"/>
              <w:left w:val="nil"/>
              <w:bottom w:val="single" w:color="000000" w:sz="4" w:space="0"/>
              <w:right w:val="single" w:color="000000" w:sz="4" w:space="0"/>
            </w:tcBorders>
            <w:shd w:val="clear" w:color="000000" w:fill="FFFFFF"/>
            <w:noWrap/>
            <w:vAlign w:val="center"/>
          </w:tcPr>
          <w:p w14:paraId="38CD8576">
            <w:pPr>
              <w:widowControl/>
              <w:jc w:val="center"/>
              <w:rPr>
                <w:rFonts w:hint="eastAsia" w:ascii="等线" w:hAnsi="等线" w:eastAsia="等线" w:cs="宋体"/>
                <w:b/>
                <w:bCs/>
                <w:color w:val="000000"/>
                <w:kern w:val="0"/>
                <w:sz w:val="20"/>
                <w:szCs w:val="20"/>
              </w:rPr>
            </w:pPr>
            <w:r>
              <w:rPr>
                <w:rFonts w:hint="eastAsia" w:ascii="等线" w:hAnsi="等线" w:eastAsia="等线" w:cs="宋体"/>
                <w:b/>
                <w:bCs/>
                <w:color w:val="000000"/>
                <w:kern w:val="0"/>
                <w:sz w:val="20"/>
                <w:szCs w:val="20"/>
              </w:rPr>
              <w:t>读写类型</w:t>
            </w:r>
          </w:p>
        </w:tc>
        <w:tc>
          <w:tcPr>
            <w:tcW w:w="1182" w:type="dxa"/>
            <w:tcBorders>
              <w:top w:val="single" w:color="000000" w:sz="8" w:space="0"/>
              <w:left w:val="nil"/>
              <w:bottom w:val="single" w:color="000000" w:sz="4" w:space="0"/>
              <w:right w:val="single" w:color="000000" w:sz="8" w:space="0"/>
            </w:tcBorders>
            <w:shd w:val="clear" w:color="000000" w:fill="FFFFFF"/>
            <w:noWrap/>
            <w:vAlign w:val="center"/>
          </w:tcPr>
          <w:p w14:paraId="3F85C9F9">
            <w:pPr>
              <w:widowControl/>
              <w:jc w:val="center"/>
              <w:rPr>
                <w:rFonts w:hint="eastAsia" w:ascii="等线" w:hAnsi="等线" w:eastAsia="等线" w:cs="宋体"/>
                <w:b/>
                <w:bCs/>
                <w:color w:val="000000"/>
                <w:kern w:val="0"/>
                <w:sz w:val="20"/>
                <w:szCs w:val="20"/>
              </w:rPr>
            </w:pPr>
            <w:r>
              <w:rPr>
                <w:rFonts w:hint="eastAsia" w:ascii="等线" w:hAnsi="等线" w:eastAsia="等线" w:cs="宋体"/>
                <w:b/>
                <w:bCs/>
                <w:color w:val="000000"/>
                <w:kern w:val="0"/>
                <w:sz w:val="20"/>
                <w:szCs w:val="20"/>
              </w:rPr>
              <w:t>测点备注</w:t>
            </w:r>
          </w:p>
        </w:tc>
      </w:tr>
      <w:tr w14:paraId="34689D02">
        <w:tblPrEx>
          <w:tblCellMar>
            <w:top w:w="0" w:type="dxa"/>
            <w:left w:w="108" w:type="dxa"/>
            <w:bottom w:w="0" w:type="dxa"/>
            <w:right w:w="108" w:type="dxa"/>
          </w:tblCellMar>
        </w:tblPrEx>
        <w:trPr>
          <w:trHeight w:val="287" w:hRule="atLeast"/>
        </w:trPr>
        <w:tc>
          <w:tcPr>
            <w:tcW w:w="773"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08EF3FF4">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1</w:t>
            </w:r>
          </w:p>
        </w:tc>
        <w:tc>
          <w:tcPr>
            <w:tcW w:w="1547"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5D75198E">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空气处理单元</w:t>
            </w:r>
          </w:p>
        </w:tc>
        <w:tc>
          <w:tcPr>
            <w:tcW w:w="1182"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706232F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AHU</w:t>
            </w:r>
          </w:p>
        </w:tc>
        <w:tc>
          <w:tcPr>
            <w:tcW w:w="2213" w:type="dxa"/>
            <w:tcBorders>
              <w:top w:val="nil"/>
              <w:left w:val="nil"/>
              <w:bottom w:val="single" w:color="000000" w:sz="4" w:space="0"/>
              <w:right w:val="single" w:color="000000" w:sz="4" w:space="0"/>
            </w:tcBorders>
            <w:shd w:val="clear" w:color="000000" w:fill="FFFFFF"/>
            <w:noWrap/>
            <w:vAlign w:val="center"/>
          </w:tcPr>
          <w:p w14:paraId="024A8B39">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运行状态</w:t>
            </w:r>
          </w:p>
        </w:tc>
        <w:tc>
          <w:tcPr>
            <w:tcW w:w="1397" w:type="dxa"/>
            <w:tcBorders>
              <w:top w:val="nil"/>
              <w:left w:val="nil"/>
              <w:bottom w:val="single" w:color="000000" w:sz="4" w:space="0"/>
              <w:right w:val="single" w:color="000000" w:sz="4" w:space="0"/>
            </w:tcBorders>
            <w:shd w:val="clear" w:color="000000" w:fill="FFFFFF"/>
            <w:noWrap/>
            <w:vAlign w:val="center"/>
          </w:tcPr>
          <w:p w14:paraId="00CBBA7D">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RunState</w:t>
            </w:r>
          </w:p>
        </w:tc>
        <w:tc>
          <w:tcPr>
            <w:tcW w:w="1182" w:type="dxa"/>
            <w:tcBorders>
              <w:top w:val="nil"/>
              <w:left w:val="nil"/>
              <w:bottom w:val="single" w:color="000000" w:sz="4" w:space="0"/>
              <w:right w:val="single" w:color="000000" w:sz="4" w:space="0"/>
            </w:tcBorders>
            <w:shd w:val="clear" w:color="000000" w:fill="FFFFFF"/>
            <w:noWrap/>
            <w:vAlign w:val="center"/>
          </w:tcPr>
          <w:p w14:paraId="22BE0A68">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6FA1FCB5">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1145634E">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2C5C3184">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67E45BFC">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3EA9B3E1">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0F6696B5">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送风机频率设定</w:t>
            </w:r>
          </w:p>
        </w:tc>
        <w:tc>
          <w:tcPr>
            <w:tcW w:w="1397" w:type="dxa"/>
            <w:tcBorders>
              <w:top w:val="nil"/>
              <w:left w:val="nil"/>
              <w:bottom w:val="single" w:color="000000" w:sz="4" w:space="0"/>
              <w:right w:val="single" w:color="000000" w:sz="4" w:space="0"/>
            </w:tcBorders>
            <w:shd w:val="clear" w:color="000000" w:fill="FFFFFF"/>
            <w:noWrap/>
            <w:vAlign w:val="center"/>
          </w:tcPr>
          <w:p w14:paraId="6DB05AAB">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SHZset</w:t>
            </w:r>
          </w:p>
        </w:tc>
        <w:tc>
          <w:tcPr>
            <w:tcW w:w="1182" w:type="dxa"/>
            <w:tcBorders>
              <w:top w:val="nil"/>
              <w:left w:val="nil"/>
              <w:bottom w:val="single" w:color="000000" w:sz="4" w:space="0"/>
              <w:right w:val="single" w:color="000000" w:sz="4" w:space="0"/>
            </w:tcBorders>
            <w:shd w:val="clear" w:color="000000" w:fill="FFFFFF"/>
            <w:noWrap/>
            <w:vAlign w:val="center"/>
          </w:tcPr>
          <w:p w14:paraId="219345D0">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29EA016C">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23966843">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2DFF5D5C">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38AD6AD7">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6FE87A77">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44AF288F">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送风机频率反馈</w:t>
            </w:r>
          </w:p>
        </w:tc>
        <w:tc>
          <w:tcPr>
            <w:tcW w:w="1397" w:type="dxa"/>
            <w:tcBorders>
              <w:top w:val="nil"/>
              <w:left w:val="nil"/>
              <w:bottom w:val="single" w:color="000000" w:sz="4" w:space="0"/>
              <w:right w:val="single" w:color="000000" w:sz="4" w:space="0"/>
            </w:tcBorders>
            <w:shd w:val="clear" w:color="000000" w:fill="FFFFFF"/>
            <w:noWrap/>
            <w:vAlign w:val="center"/>
          </w:tcPr>
          <w:p w14:paraId="0EB3BD36">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SHZ</w:t>
            </w:r>
          </w:p>
        </w:tc>
        <w:tc>
          <w:tcPr>
            <w:tcW w:w="1182" w:type="dxa"/>
            <w:tcBorders>
              <w:top w:val="nil"/>
              <w:left w:val="nil"/>
              <w:bottom w:val="single" w:color="000000" w:sz="4" w:space="0"/>
              <w:right w:val="single" w:color="000000" w:sz="4" w:space="0"/>
            </w:tcBorders>
            <w:shd w:val="clear" w:color="000000" w:fill="FFFFFF"/>
            <w:noWrap/>
            <w:vAlign w:val="center"/>
          </w:tcPr>
          <w:p w14:paraId="206E6A21">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46EA3F97">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3ABC329B">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5C2A9519">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68A6DA37">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640E4CAA">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13A00A0D">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送风阀门开度设定</w:t>
            </w:r>
          </w:p>
        </w:tc>
        <w:tc>
          <w:tcPr>
            <w:tcW w:w="1397" w:type="dxa"/>
            <w:tcBorders>
              <w:top w:val="nil"/>
              <w:left w:val="nil"/>
              <w:bottom w:val="single" w:color="000000" w:sz="4" w:space="0"/>
              <w:right w:val="single" w:color="000000" w:sz="4" w:space="0"/>
            </w:tcBorders>
            <w:shd w:val="clear" w:color="000000" w:fill="FFFFFF"/>
            <w:noWrap/>
            <w:vAlign w:val="center"/>
          </w:tcPr>
          <w:p w14:paraId="7DAE4499">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SVPosSet</w:t>
            </w:r>
          </w:p>
        </w:tc>
        <w:tc>
          <w:tcPr>
            <w:tcW w:w="1182" w:type="dxa"/>
            <w:tcBorders>
              <w:top w:val="nil"/>
              <w:left w:val="nil"/>
              <w:bottom w:val="single" w:color="000000" w:sz="4" w:space="0"/>
              <w:right w:val="single" w:color="000000" w:sz="4" w:space="0"/>
            </w:tcBorders>
            <w:shd w:val="clear" w:color="000000" w:fill="FFFFFF"/>
            <w:noWrap/>
            <w:vAlign w:val="center"/>
          </w:tcPr>
          <w:p w14:paraId="218AA469">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5ED20950">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18263585">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60EE3767">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2DD0551E">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2C5E2C8D">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33DFF018">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送风阀开度反馈</w:t>
            </w:r>
          </w:p>
        </w:tc>
        <w:tc>
          <w:tcPr>
            <w:tcW w:w="1397" w:type="dxa"/>
            <w:tcBorders>
              <w:top w:val="nil"/>
              <w:left w:val="nil"/>
              <w:bottom w:val="single" w:color="000000" w:sz="4" w:space="0"/>
              <w:right w:val="single" w:color="000000" w:sz="4" w:space="0"/>
            </w:tcBorders>
            <w:shd w:val="clear" w:color="000000" w:fill="FFFFFF"/>
            <w:noWrap/>
            <w:vAlign w:val="center"/>
          </w:tcPr>
          <w:p w14:paraId="310A9E83">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SVPos</w:t>
            </w:r>
          </w:p>
        </w:tc>
        <w:tc>
          <w:tcPr>
            <w:tcW w:w="1182" w:type="dxa"/>
            <w:tcBorders>
              <w:top w:val="nil"/>
              <w:left w:val="nil"/>
              <w:bottom w:val="single" w:color="000000" w:sz="4" w:space="0"/>
              <w:right w:val="single" w:color="000000" w:sz="4" w:space="0"/>
            </w:tcBorders>
            <w:shd w:val="clear" w:color="000000" w:fill="FFFFFF"/>
            <w:noWrap/>
            <w:vAlign w:val="center"/>
          </w:tcPr>
          <w:p w14:paraId="7F6FE09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02086C0F">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52DCAD1A">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0CE00065">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087BDB57">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129A585F">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463CFE17">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回风阀门开度设定</w:t>
            </w:r>
          </w:p>
        </w:tc>
        <w:tc>
          <w:tcPr>
            <w:tcW w:w="1397" w:type="dxa"/>
            <w:tcBorders>
              <w:top w:val="nil"/>
              <w:left w:val="nil"/>
              <w:bottom w:val="single" w:color="000000" w:sz="4" w:space="0"/>
              <w:right w:val="single" w:color="000000" w:sz="4" w:space="0"/>
            </w:tcBorders>
            <w:shd w:val="clear" w:color="000000" w:fill="FFFFFF"/>
            <w:noWrap/>
            <w:vAlign w:val="center"/>
          </w:tcPr>
          <w:p w14:paraId="2CECA06F">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RVPosSet</w:t>
            </w:r>
          </w:p>
        </w:tc>
        <w:tc>
          <w:tcPr>
            <w:tcW w:w="1182" w:type="dxa"/>
            <w:tcBorders>
              <w:top w:val="nil"/>
              <w:left w:val="nil"/>
              <w:bottom w:val="single" w:color="000000" w:sz="4" w:space="0"/>
              <w:right w:val="single" w:color="000000" w:sz="4" w:space="0"/>
            </w:tcBorders>
            <w:shd w:val="clear" w:color="000000" w:fill="FFFFFF"/>
            <w:noWrap/>
            <w:vAlign w:val="center"/>
          </w:tcPr>
          <w:p w14:paraId="0CD38144">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2912D75C">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4C858C6E">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76E99FA0">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7B9DAD84">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6B168C79">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5B17F0F8">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回风阀开度反馈</w:t>
            </w:r>
          </w:p>
        </w:tc>
        <w:tc>
          <w:tcPr>
            <w:tcW w:w="1397" w:type="dxa"/>
            <w:tcBorders>
              <w:top w:val="nil"/>
              <w:left w:val="nil"/>
              <w:bottom w:val="single" w:color="000000" w:sz="4" w:space="0"/>
              <w:right w:val="single" w:color="000000" w:sz="4" w:space="0"/>
            </w:tcBorders>
            <w:shd w:val="clear" w:color="000000" w:fill="FFFFFF"/>
            <w:noWrap/>
            <w:vAlign w:val="center"/>
          </w:tcPr>
          <w:p w14:paraId="40845367">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RVPos</w:t>
            </w:r>
          </w:p>
        </w:tc>
        <w:tc>
          <w:tcPr>
            <w:tcW w:w="1182" w:type="dxa"/>
            <w:tcBorders>
              <w:top w:val="nil"/>
              <w:left w:val="nil"/>
              <w:bottom w:val="single" w:color="000000" w:sz="4" w:space="0"/>
              <w:right w:val="single" w:color="000000" w:sz="4" w:space="0"/>
            </w:tcBorders>
            <w:shd w:val="clear" w:color="000000" w:fill="FFFFFF"/>
            <w:noWrap/>
            <w:vAlign w:val="center"/>
          </w:tcPr>
          <w:p w14:paraId="2F80732E">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6DCF809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17836285">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3A6934CC">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711B51F8">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40248B75">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5506E4C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新风阀门开度设定</w:t>
            </w:r>
          </w:p>
        </w:tc>
        <w:tc>
          <w:tcPr>
            <w:tcW w:w="1397" w:type="dxa"/>
            <w:tcBorders>
              <w:top w:val="nil"/>
              <w:left w:val="nil"/>
              <w:bottom w:val="single" w:color="000000" w:sz="4" w:space="0"/>
              <w:right w:val="single" w:color="000000" w:sz="4" w:space="0"/>
            </w:tcBorders>
            <w:shd w:val="clear" w:color="000000" w:fill="FFFFFF"/>
            <w:noWrap/>
            <w:vAlign w:val="center"/>
          </w:tcPr>
          <w:p w14:paraId="0483F8B2">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NVPosSet</w:t>
            </w:r>
          </w:p>
        </w:tc>
        <w:tc>
          <w:tcPr>
            <w:tcW w:w="1182" w:type="dxa"/>
            <w:tcBorders>
              <w:top w:val="nil"/>
              <w:left w:val="nil"/>
              <w:bottom w:val="single" w:color="000000" w:sz="4" w:space="0"/>
              <w:right w:val="single" w:color="000000" w:sz="4" w:space="0"/>
            </w:tcBorders>
            <w:shd w:val="clear" w:color="000000" w:fill="FFFFFF"/>
            <w:noWrap/>
            <w:vAlign w:val="center"/>
          </w:tcPr>
          <w:p w14:paraId="55E879F0">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529ACBA5">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01372CBF">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2667392C">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610910F1">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33DBE417">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15CA0779">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新风阀开度反馈</w:t>
            </w:r>
          </w:p>
        </w:tc>
        <w:tc>
          <w:tcPr>
            <w:tcW w:w="1397" w:type="dxa"/>
            <w:tcBorders>
              <w:top w:val="nil"/>
              <w:left w:val="nil"/>
              <w:bottom w:val="single" w:color="000000" w:sz="4" w:space="0"/>
              <w:right w:val="single" w:color="000000" w:sz="4" w:space="0"/>
            </w:tcBorders>
            <w:shd w:val="clear" w:color="000000" w:fill="FFFFFF"/>
            <w:noWrap/>
            <w:vAlign w:val="center"/>
          </w:tcPr>
          <w:p w14:paraId="028D5A84">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NVPos</w:t>
            </w:r>
          </w:p>
        </w:tc>
        <w:tc>
          <w:tcPr>
            <w:tcW w:w="1182" w:type="dxa"/>
            <w:tcBorders>
              <w:top w:val="nil"/>
              <w:left w:val="nil"/>
              <w:bottom w:val="single" w:color="000000" w:sz="4" w:space="0"/>
              <w:right w:val="single" w:color="000000" w:sz="4" w:space="0"/>
            </w:tcBorders>
            <w:shd w:val="clear" w:color="000000" w:fill="FFFFFF"/>
            <w:noWrap/>
            <w:vAlign w:val="center"/>
          </w:tcPr>
          <w:p w14:paraId="03D63E38">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4D1D89A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122D4B61">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3CBC5874">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209A3568">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56FF9EDC">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277E5416">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排风阀门开度设定</w:t>
            </w:r>
          </w:p>
        </w:tc>
        <w:tc>
          <w:tcPr>
            <w:tcW w:w="1397" w:type="dxa"/>
            <w:tcBorders>
              <w:top w:val="nil"/>
              <w:left w:val="nil"/>
              <w:bottom w:val="single" w:color="000000" w:sz="4" w:space="0"/>
              <w:right w:val="single" w:color="000000" w:sz="4" w:space="0"/>
            </w:tcBorders>
            <w:shd w:val="clear" w:color="000000" w:fill="FFFFFF"/>
            <w:noWrap/>
            <w:vAlign w:val="center"/>
          </w:tcPr>
          <w:p w14:paraId="346C94A1">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EVPosSet</w:t>
            </w:r>
          </w:p>
        </w:tc>
        <w:tc>
          <w:tcPr>
            <w:tcW w:w="1182" w:type="dxa"/>
            <w:tcBorders>
              <w:top w:val="nil"/>
              <w:left w:val="nil"/>
              <w:bottom w:val="single" w:color="000000" w:sz="4" w:space="0"/>
              <w:right w:val="single" w:color="000000" w:sz="4" w:space="0"/>
            </w:tcBorders>
            <w:shd w:val="clear" w:color="000000" w:fill="FFFFFF"/>
            <w:noWrap/>
            <w:vAlign w:val="center"/>
          </w:tcPr>
          <w:p w14:paraId="448EA6A6">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2F9C170E">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735BDC66">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6EB1932A">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2D67A4AD">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7C254268">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3C718D83">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排风阀开度反馈</w:t>
            </w:r>
          </w:p>
        </w:tc>
        <w:tc>
          <w:tcPr>
            <w:tcW w:w="1397" w:type="dxa"/>
            <w:tcBorders>
              <w:top w:val="nil"/>
              <w:left w:val="nil"/>
              <w:bottom w:val="single" w:color="000000" w:sz="4" w:space="0"/>
              <w:right w:val="single" w:color="000000" w:sz="4" w:space="0"/>
            </w:tcBorders>
            <w:shd w:val="clear" w:color="000000" w:fill="FFFFFF"/>
            <w:noWrap/>
            <w:vAlign w:val="center"/>
          </w:tcPr>
          <w:p w14:paraId="6B4EACA2">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EVPos</w:t>
            </w:r>
          </w:p>
        </w:tc>
        <w:tc>
          <w:tcPr>
            <w:tcW w:w="1182" w:type="dxa"/>
            <w:tcBorders>
              <w:top w:val="nil"/>
              <w:left w:val="nil"/>
              <w:bottom w:val="single" w:color="000000" w:sz="4" w:space="0"/>
              <w:right w:val="single" w:color="000000" w:sz="4" w:space="0"/>
            </w:tcBorders>
            <w:shd w:val="clear" w:color="000000" w:fill="FFFFFF"/>
            <w:noWrap/>
            <w:vAlign w:val="center"/>
          </w:tcPr>
          <w:p w14:paraId="4441BF15">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294C68C3">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3F40614E">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262333E9">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2F8B390D">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0B188589">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46C79C21">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冷水阀开度设定</w:t>
            </w:r>
          </w:p>
        </w:tc>
        <w:tc>
          <w:tcPr>
            <w:tcW w:w="1397" w:type="dxa"/>
            <w:tcBorders>
              <w:top w:val="nil"/>
              <w:left w:val="nil"/>
              <w:bottom w:val="single" w:color="000000" w:sz="4" w:space="0"/>
              <w:right w:val="single" w:color="000000" w:sz="4" w:space="0"/>
            </w:tcBorders>
            <w:shd w:val="clear" w:color="000000" w:fill="FFFFFF"/>
            <w:noWrap/>
            <w:vAlign w:val="center"/>
          </w:tcPr>
          <w:p w14:paraId="72BD8324">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CWVPosSet</w:t>
            </w:r>
          </w:p>
        </w:tc>
        <w:tc>
          <w:tcPr>
            <w:tcW w:w="1182" w:type="dxa"/>
            <w:tcBorders>
              <w:top w:val="nil"/>
              <w:left w:val="nil"/>
              <w:bottom w:val="single" w:color="000000" w:sz="4" w:space="0"/>
              <w:right w:val="single" w:color="000000" w:sz="4" w:space="0"/>
            </w:tcBorders>
            <w:shd w:val="clear" w:color="000000" w:fill="FFFFFF"/>
            <w:noWrap/>
            <w:vAlign w:val="center"/>
          </w:tcPr>
          <w:p w14:paraId="6B5CDE28">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64C39BE4">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1998EA0C">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23E1C142">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26BFC53D">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25FE7AD8">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2EBB8776">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冷水阀开度反馈</w:t>
            </w:r>
          </w:p>
        </w:tc>
        <w:tc>
          <w:tcPr>
            <w:tcW w:w="1397" w:type="dxa"/>
            <w:tcBorders>
              <w:top w:val="nil"/>
              <w:left w:val="nil"/>
              <w:bottom w:val="single" w:color="000000" w:sz="4" w:space="0"/>
              <w:right w:val="single" w:color="000000" w:sz="4" w:space="0"/>
            </w:tcBorders>
            <w:shd w:val="clear" w:color="000000" w:fill="FFFFFF"/>
            <w:noWrap/>
            <w:vAlign w:val="center"/>
          </w:tcPr>
          <w:p w14:paraId="6B488F48">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CWVPos</w:t>
            </w:r>
          </w:p>
        </w:tc>
        <w:tc>
          <w:tcPr>
            <w:tcW w:w="1182" w:type="dxa"/>
            <w:tcBorders>
              <w:top w:val="nil"/>
              <w:left w:val="nil"/>
              <w:bottom w:val="single" w:color="000000" w:sz="4" w:space="0"/>
              <w:right w:val="single" w:color="000000" w:sz="4" w:space="0"/>
            </w:tcBorders>
            <w:shd w:val="clear" w:color="000000" w:fill="FFFFFF"/>
            <w:noWrap/>
            <w:vAlign w:val="center"/>
          </w:tcPr>
          <w:p w14:paraId="59ADC00E">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79ADBF82">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7F77F41C">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1A577FBD">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29CC4409">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1C5AE6F6">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665B2F1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送风温度</w:t>
            </w:r>
          </w:p>
        </w:tc>
        <w:tc>
          <w:tcPr>
            <w:tcW w:w="1397" w:type="dxa"/>
            <w:tcBorders>
              <w:top w:val="nil"/>
              <w:left w:val="nil"/>
              <w:bottom w:val="single" w:color="000000" w:sz="4" w:space="0"/>
              <w:right w:val="single" w:color="000000" w:sz="4" w:space="0"/>
            </w:tcBorders>
            <w:shd w:val="clear" w:color="000000" w:fill="FFFFFF"/>
            <w:noWrap/>
            <w:vAlign w:val="center"/>
          </w:tcPr>
          <w:p w14:paraId="532ADA13">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SAt</w:t>
            </w:r>
          </w:p>
        </w:tc>
        <w:tc>
          <w:tcPr>
            <w:tcW w:w="1182" w:type="dxa"/>
            <w:tcBorders>
              <w:top w:val="nil"/>
              <w:left w:val="nil"/>
              <w:bottom w:val="single" w:color="000000" w:sz="4" w:space="0"/>
              <w:right w:val="single" w:color="000000" w:sz="4" w:space="0"/>
            </w:tcBorders>
            <w:shd w:val="clear" w:color="000000" w:fill="FFFFFF"/>
            <w:noWrap/>
            <w:vAlign w:val="center"/>
          </w:tcPr>
          <w:p w14:paraId="2DFCFEBE">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5DC591D1">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456CD87C">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37DCD9AC">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2E976CEF">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023AD150">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257C9E4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回风温度</w:t>
            </w:r>
          </w:p>
        </w:tc>
        <w:tc>
          <w:tcPr>
            <w:tcW w:w="1397" w:type="dxa"/>
            <w:tcBorders>
              <w:top w:val="nil"/>
              <w:left w:val="nil"/>
              <w:bottom w:val="single" w:color="000000" w:sz="4" w:space="0"/>
              <w:right w:val="single" w:color="000000" w:sz="4" w:space="0"/>
            </w:tcBorders>
            <w:shd w:val="clear" w:color="000000" w:fill="FFFFFF"/>
            <w:noWrap/>
            <w:vAlign w:val="center"/>
          </w:tcPr>
          <w:p w14:paraId="38D14784">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RAt</w:t>
            </w:r>
          </w:p>
        </w:tc>
        <w:tc>
          <w:tcPr>
            <w:tcW w:w="1182" w:type="dxa"/>
            <w:tcBorders>
              <w:top w:val="nil"/>
              <w:left w:val="nil"/>
              <w:bottom w:val="single" w:color="000000" w:sz="4" w:space="0"/>
              <w:right w:val="single" w:color="000000" w:sz="4" w:space="0"/>
            </w:tcBorders>
            <w:shd w:val="clear" w:color="000000" w:fill="FFFFFF"/>
            <w:noWrap/>
            <w:vAlign w:val="center"/>
          </w:tcPr>
          <w:p w14:paraId="4FB15A22">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single" w:color="000000" w:sz="4" w:space="0"/>
              <w:right w:val="single" w:color="000000" w:sz="4" w:space="0"/>
            </w:tcBorders>
            <w:shd w:val="clear" w:color="000000" w:fill="FFFFFF"/>
            <w:noWrap/>
            <w:vAlign w:val="center"/>
          </w:tcPr>
          <w:p w14:paraId="61DBB99E">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5A818AF7">
        <w:tblPrEx>
          <w:tblCellMar>
            <w:top w:w="0" w:type="dxa"/>
            <w:left w:w="108" w:type="dxa"/>
            <w:bottom w:w="0" w:type="dxa"/>
            <w:right w:w="108" w:type="dxa"/>
          </w:tblCellMar>
        </w:tblPrEx>
        <w:trPr>
          <w:trHeight w:val="287" w:hRule="atLeast"/>
        </w:trPr>
        <w:tc>
          <w:tcPr>
            <w:tcW w:w="773"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7BB9F113">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2</w:t>
            </w:r>
          </w:p>
        </w:tc>
        <w:tc>
          <w:tcPr>
            <w:tcW w:w="1547"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2762528D">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末端</w:t>
            </w:r>
          </w:p>
        </w:tc>
        <w:tc>
          <w:tcPr>
            <w:tcW w:w="1182"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0205AD63">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TERM</w:t>
            </w:r>
          </w:p>
        </w:tc>
        <w:tc>
          <w:tcPr>
            <w:tcW w:w="2213" w:type="dxa"/>
            <w:tcBorders>
              <w:top w:val="nil"/>
              <w:left w:val="nil"/>
              <w:bottom w:val="single" w:color="000000" w:sz="4" w:space="0"/>
              <w:right w:val="single" w:color="000000" w:sz="4" w:space="0"/>
            </w:tcBorders>
            <w:shd w:val="clear" w:color="000000" w:fill="FFFFFF"/>
            <w:noWrap/>
            <w:vAlign w:val="center"/>
          </w:tcPr>
          <w:p w14:paraId="2ED9715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温度设定</w:t>
            </w:r>
          </w:p>
        </w:tc>
        <w:tc>
          <w:tcPr>
            <w:tcW w:w="1397" w:type="dxa"/>
            <w:tcBorders>
              <w:top w:val="nil"/>
              <w:left w:val="nil"/>
              <w:bottom w:val="single" w:color="000000" w:sz="4" w:space="0"/>
              <w:right w:val="single" w:color="000000" w:sz="4" w:space="0"/>
            </w:tcBorders>
            <w:shd w:val="clear" w:color="000000" w:fill="FFFFFF"/>
            <w:noWrap/>
            <w:vAlign w:val="center"/>
          </w:tcPr>
          <w:p w14:paraId="66DE60FD">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Tset</w:t>
            </w:r>
          </w:p>
        </w:tc>
        <w:tc>
          <w:tcPr>
            <w:tcW w:w="1182" w:type="dxa"/>
            <w:tcBorders>
              <w:top w:val="nil"/>
              <w:left w:val="nil"/>
              <w:bottom w:val="single" w:color="000000" w:sz="4" w:space="0"/>
              <w:right w:val="single" w:color="000000" w:sz="4" w:space="0"/>
            </w:tcBorders>
            <w:shd w:val="clear" w:color="000000" w:fill="FFFFFF"/>
            <w:noWrap/>
            <w:vAlign w:val="center"/>
          </w:tcPr>
          <w:p w14:paraId="7C3BABD7">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183C4075">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21EC0CD9">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36BD03FE">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0C4EEE16">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4B10680E">
            <w:pPr>
              <w:widowControl/>
              <w:jc w:val="left"/>
              <w:rPr>
                <w:rFonts w:ascii="等线" w:hAnsi="等线" w:eastAsia="等线" w:cs="宋体"/>
                <w:color w:val="000000"/>
                <w:kern w:val="0"/>
                <w:sz w:val="20"/>
                <w:szCs w:val="20"/>
              </w:rPr>
            </w:pPr>
          </w:p>
        </w:tc>
        <w:tc>
          <w:tcPr>
            <w:tcW w:w="2213" w:type="dxa"/>
            <w:tcBorders>
              <w:top w:val="nil"/>
              <w:left w:val="nil"/>
              <w:bottom w:val="nil"/>
              <w:right w:val="single" w:color="000000" w:sz="4" w:space="0"/>
            </w:tcBorders>
            <w:shd w:val="clear" w:color="000000" w:fill="FFFFFF"/>
            <w:noWrap/>
            <w:vAlign w:val="center"/>
          </w:tcPr>
          <w:p w14:paraId="4F74C56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室内温度</w:t>
            </w:r>
          </w:p>
        </w:tc>
        <w:tc>
          <w:tcPr>
            <w:tcW w:w="1397" w:type="dxa"/>
            <w:tcBorders>
              <w:top w:val="nil"/>
              <w:left w:val="nil"/>
              <w:bottom w:val="nil"/>
              <w:right w:val="single" w:color="000000" w:sz="4" w:space="0"/>
            </w:tcBorders>
            <w:shd w:val="clear" w:color="000000" w:fill="FFFFFF"/>
            <w:noWrap/>
            <w:vAlign w:val="center"/>
          </w:tcPr>
          <w:p w14:paraId="4DC655A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Tenv</w:t>
            </w:r>
          </w:p>
        </w:tc>
        <w:tc>
          <w:tcPr>
            <w:tcW w:w="1182" w:type="dxa"/>
            <w:tcBorders>
              <w:top w:val="nil"/>
              <w:left w:val="nil"/>
              <w:bottom w:val="nil"/>
              <w:right w:val="single" w:color="000000" w:sz="4" w:space="0"/>
            </w:tcBorders>
            <w:shd w:val="clear" w:color="000000" w:fill="FFFFFF"/>
            <w:noWrap/>
            <w:vAlign w:val="center"/>
          </w:tcPr>
          <w:p w14:paraId="4CD132A6">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w:t>
            </w:r>
          </w:p>
        </w:tc>
        <w:tc>
          <w:tcPr>
            <w:tcW w:w="1182" w:type="dxa"/>
            <w:tcBorders>
              <w:top w:val="nil"/>
              <w:left w:val="nil"/>
              <w:bottom w:val="nil"/>
              <w:right w:val="single" w:color="000000" w:sz="4" w:space="0"/>
            </w:tcBorders>
            <w:shd w:val="clear" w:color="000000" w:fill="FFFFFF"/>
            <w:noWrap/>
            <w:vAlign w:val="center"/>
          </w:tcPr>
          <w:p w14:paraId="1090E69F">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5A665156">
        <w:tblPrEx>
          <w:tblCellMar>
            <w:top w:w="0" w:type="dxa"/>
            <w:left w:w="108" w:type="dxa"/>
            <w:bottom w:w="0" w:type="dxa"/>
            <w:right w:w="108" w:type="dxa"/>
          </w:tblCellMar>
        </w:tblPrEx>
        <w:trPr>
          <w:trHeight w:val="287" w:hRule="atLeast"/>
        </w:trPr>
        <w:tc>
          <w:tcPr>
            <w:tcW w:w="773"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77B5A550">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3</w:t>
            </w:r>
          </w:p>
        </w:tc>
        <w:tc>
          <w:tcPr>
            <w:tcW w:w="1547"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0E93EF04">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VAVBOX</w:t>
            </w:r>
          </w:p>
        </w:tc>
        <w:tc>
          <w:tcPr>
            <w:tcW w:w="1182" w:type="dxa"/>
            <w:vMerge w:val="restart"/>
            <w:tcBorders>
              <w:top w:val="nil"/>
              <w:left w:val="single" w:color="000000" w:sz="4" w:space="0"/>
              <w:bottom w:val="single" w:color="000000" w:sz="4" w:space="0"/>
              <w:right w:val="single" w:color="000000" w:sz="4" w:space="0"/>
            </w:tcBorders>
            <w:shd w:val="clear" w:color="000000" w:fill="FFFFFF"/>
            <w:noWrap/>
            <w:vAlign w:val="center"/>
          </w:tcPr>
          <w:p w14:paraId="5C453728">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VAV</w:t>
            </w:r>
          </w:p>
        </w:tc>
        <w:tc>
          <w:tcPr>
            <w:tcW w:w="2213" w:type="dxa"/>
            <w:tcBorders>
              <w:top w:val="single" w:color="000000" w:sz="4" w:space="0"/>
              <w:left w:val="nil"/>
              <w:bottom w:val="single" w:color="000000" w:sz="4" w:space="0"/>
              <w:right w:val="single" w:color="000000" w:sz="4" w:space="0"/>
            </w:tcBorders>
            <w:shd w:val="clear" w:color="000000" w:fill="FFFFFF"/>
            <w:noWrap/>
            <w:vAlign w:val="center"/>
          </w:tcPr>
          <w:p w14:paraId="6661D70A">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房间温度设定</w:t>
            </w:r>
          </w:p>
        </w:tc>
        <w:tc>
          <w:tcPr>
            <w:tcW w:w="1397" w:type="dxa"/>
            <w:tcBorders>
              <w:top w:val="single" w:color="000000" w:sz="4" w:space="0"/>
              <w:left w:val="nil"/>
              <w:bottom w:val="single" w:color="000000" w:sz="4" w:space="0"/>
              <w:right w:val="single" w:color="000000" w:sz="4" w:space="0"/>
            </w:tcBorders>
            <w:shd w:val="clear" w:color="000000" w:fill="FFFFFF"/>
            <w:noWrap/>
            <w:vAlign w:val="center"/>
          </w:tcPr>
          <w:p w14:paraId="52838ED9">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ZNSP</w:t>
            </w:r>
          </w:p>
        </w:tc>
        <w:tc>
          <w:tcPr>
            <w:tcW w:w="1182" w:type="dxa"/>
            <w:tcBorders>
              <w:top w:val="single" w:color="000000" w:sz="4" w:space="0"/>
              <w:left w:val="nil"/>
              <w:bottom w:val="single" w:color="000000" w:sz="4" w:space="0"/>
              <w:right w:val="single" w:color="000000" w:sz="4" w:space="0"/>
            </w:tcBorders>
            <w:shd w:val="clear" w:color="000000" w:fill="FFFFFF"/>
            <w:noWrap/>
            <w:vAlign w:val="center"/>
          </w:tcPr>
          <w:p w14:paraId="1C0BEA1C">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single" w:color="000000" w:sz="4" w:space="0"/>
              <w:left w:val="nil"/>
              <w:bottom w:val="single" w:color="000000" w:sz="4" w:space="0"/>
              <w:right w:val="single" w:color="000000" w:sz="4" w:space="0"/>
            </w:tcBorders>
            <w:shd w:val="clear" w:color="000000" w:fill="FFFFFF"/>
            <w:noWrap/>
            <w:vAlign w:val="center"/>
          </w:tcPr>
          <w:p w14:paraId="1020EE65">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5D145BD0">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224B365F">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3A71A418">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34B0EE6F">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02B7D745">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送风静压设定</w:t>
            </w:r>
          </w:p>
        </w:tc>
        <w:tc>
          <w:tcPr>
            <w:tcW w:w="1397" w:type="dxa"/>
            <w:tcBorders>
              <w:top w:val="nil"/>
              <w:left w:val="nil"/>
              <w:bottom w:val="single" w:color="000000" w:sz="4" w:space="0"/>
              <w:right w:val="single" w:color="000000" w:sz="4" w:space="0"/>
            </w:tcBorders>
            <w:shd w:val="clear" w:color="000000" w:fill="FFFFFF"/>
            <w:noWrap/>
            <w:vAlign w:val="center"/>
          </w:tcPr>
          <w:p w14:paraId="61CA155B">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DAVP</w:t>
            </w:r>
          </w:p>
        </w:tc>
        <w:tc>
          <w:tcPr>
            <w:tcW w:w="1182" w:type="dxa"/>
            <w:tcBorders>
              <w:top w:val="nil"/>
              <w:left w:val="nil"/>
              <w:bottom w:val="single" w:color="000000" w:sz="4" w:space="0"/>
              <w:right w:val="single" w:color="000000" w:sz="4" w:space="0"/>
            </w:tcBorders>
            <w:shd w:val="clear" w:color="000000" w:fill="FFFFFF"/>
            <w:noWrap/>
            <w:vAlign w:val="center"/>
          </w:tcPr>
          <w:p w14:paraId="20A2331B">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098F64A2">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r w14:paraId="6AD2BDD7">
        <w:tblPrEx>
          <w:tblCellMar>
            <w:top w:w="0" w:type="dxa"/>
            <w:left w:w="108" w:type="dxa"/>
            <w:bottom w:w="0" w:type="dxa"/>
            <w:right w:w="108" w:type="dxa"/>
          </w:tblCellMar>
        </w:tblPrEx>
        <w:trPr>
          <w:trHeight w:val="287" w:hRule="atLeast"/>
        </w:trPr>
        <w:tc>
          <w:tcPr>
            <w:tcW w:w="773" w:type="dxa"/>
            <w:vMerge w:val="continue"/>
            <w:tcBorders>
              <w:top w:val="nil"/>
              <w:left w:val="single" w:color="000000" w:sz="4" w:space="0"/>
              <w:bottom w:val="single" w:color="000000" w:sz="4" w:space="0"/>
              <w:right w:val="single" w:color="000000" w:sz="4" w:space="0"/>
            </w:tcBorders>
            <w:vAlign w:val="center"/>
          </w:tcPr>
          <w:p w14:paraId="711326E8">
            <w:pPr>
              <w:widowControl/>
              <w:jc w:val="left"/>
              <w:rPr>
                <w:rFonts w:ascii="等线" w:hAnsi="等线" w:eastAsia="等线" w:cs="宋体"/>
                <w:color w:val="000000"/>
                <w:kern w:val="0"/>
                <w:sz w:val="20"/>
                <w:szCs w:val="20"/>
              </w:rPr>
            </w:pPr>
          </w:p>
        </w:tc>
        <w:tc>
          <w:tcPr>
            <w:tcW w:w="1547" w:type="dxa"/>
            <w:vMerge w:val="continue"/>
            <w:tcBorders>
              <w:top w:val="nil"/>
              <w:left w:val="single" w:color="000000" w:sz="4" w:space="0"/>
              <w:bottom w:val="single" w:color="000000" w:sz="4" w:space="0"/>
              <w:right w:val="single" w:color="000000" w:sz="4" w:space="0"/>
            </w:tcBorders>
            <w:vAlign w:val="center"/>
          </w:tcPr>
          <w:p w14:paraId="06C88526">
            <w:pPr>
              <w:widowControl/>
              <w:jc w:val="left"/>
              <w:rPr>
                <w:rFonts w:ascii="等线" w:hAnsi="等线" w:eastAsia="等线" w:cs="宋体"/>
                <w:color w:val="000000"/>
                <w:kern w:val="0"/>
                <w:sz w:val="20"/>
                <w:szCs w:val="20"/>
              </w:rPr>
            </w:pPr>
          </w:p>
        </w:tc>
        <w:tc>
          <w:tcPr>
            <w:tcW w:w="1182" w:type="dxa"/>
            <w:vMerge w:val="continue"/>
            <w:tcBorders>
              <w:top w:val="nil"/>
              <w:left w:val="single" w:color="000000" w:sz="4" w:space="0"/>
              <w:bottom w:val="single" w:color="000000" w:sz="4" w:space="0"/>
              <w:right w:val="single" w:color="000000" w:sz="4" w:space="0"/>
            </w:tcBorders>
            <w:vAlign w:val="center"/>
          </w:tcPr>
          <w:p w14:paraId="55A8C7D0">
            <w:pPr>
              <w:widowControl/>
              <w:jc w:val="left"/>
              <w:rPr>
                <w:rFonts w:ascii="等线" w:hAnsi="等线" w:eastAsia="等线" w:cs="宋体"/>
                <w:color w:val="000000"/>
                <w:kern w:val="0"/>
                <w:sz w:val="20"/>
                <w:szCs w:val="20"/>
              </w:rPr>
            </w:pPr>
          </w:p>
        </w:tc>
        <w:tc>
          <w:tcPr>
            <w:tcW w:w="2213" w:type="dxa"/>
            <w:tcBorders>
              <w:top w:val="nil"/>
              <w:left w:val="nil"/>
              <w:bottom w:val="single" w:color="000000" w:sz="4" w:space="0"/>
              <w:right w:val="single" w:color="000000" w:sz="4" w:space="0"/>
            </w:tcBorders>
            <w:shd w:val="clear" w:color="000000" w:fill="FFFFFF"/>
            <w:noWrap/>
            <w:vAlign w:val="center"/>
          </w:tcPr>
          <w:p w14:paraId="47065B91">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送风量设定</w:t>
            </w:r>
          </w:p>
        </w:tc>
        <w:tc>
          <w:tcPr>
            <w:tcW w:w="1397" w:type="dxa"/>
            <w:tcBorders>
              <w:top w:val="nil"/>
              <w:left w:val="nil"/>
              <w:bottom w:val="single" w:color="000000" w:sz="4" w:space="0"/>
              <w:right w:val="single" w:color="000000" w:sz="4" w:space="0"/>
            </w:tcBorders>
            <w:shd w:val="clear" w:color="000000" w:fill="FFFFFF"/>
            <w:noWrap/>
            <w:vAlign w:val="center"/>
          </w:tcPr>
          <w:p w14:paraId="59F39DD2">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SAFLOWSP</w:t>
            </w:r>
          </w:p>
        </w:tc>
        <w:tc>
          <w:tcPr>
            <w:tcW w:w="1182" w:type="dxa"/>
            <w:tcBorders>
              <w:top w:val="nil"/>
              <w:left w:val="nil"/>
              <w:bottom w:val="single" w:color="000000" w:sz="4" w:space="0"/>
              <w:right w:val="single" w:color="000000" w:sz="4" w:space="0"/>
            </w:tcBorders>
            <w:shd w:val="clear" w:color="000000" w:fill="FFFFFF"/>
            <w:noWrap/>
            <w:vAlign w:val="center"/>
          </w:tcPr>
          <w:p w14:paraId="71FA5A73">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读/写</w:t>
            </w:r>
          </w:p>
        </w:tc>
        <w:tc>
          <w:tcPr>
            <w:tcW w:w="1182" w:type="dxa"/>
            <w:tcBorders>
              <w:top w:val="nil"/>
              <w:left w:val="nil"/>
              <w:bottom w:val="single" w:color="000000" w:sz="4" w:space="0"/>
              <w:right w:val="single" w:color="000000" w:sz="4" w:space="0"/>
            </w:tcBorders>
            <w:shd w:val="clear" w:color="000000" w:fill="FFFFFF"/>
            <w:noWrap/>
            <w:vAlign w:val="center"/>
          </w:tcPr>
          <w:p w14:paraId="2C6CF3D3">
            <w:pPr>
              <w:widowControl/>
              <w:jc w:val="center"/>
              <w:rPr>
                <w:rFonts w:hint="eastAsia" w:ascii="等线" w:hAnsi="等线" w:eastAsia="等线" w:cs="宋体"/>
                <w:color w:val="000000"/>
                <w:kern w:val="0"/>
                <w:sz w:val="20"/>
                <w:szCs w:val="20"/>
              </w:rPr>
            </w:pPr>
            <w:r>
              <w:rPr>
                <w:rFonts w:hint="eastAsia" w:ascii="等线" w:hAnsi="等线" w:eastAsia="等线" w:cs="宋体"/>
                <w:color w:val="000000"/>
                <w:kern w:val="0"/>
                <w:sz w:val="20"/>
                <w:szCs w:val="20"/>
              </w:rPr>
              <w:t>　</w:t>
            </w:r>
          </w:p>
        </w:tc>
      </w:tr>
    </w:tbl>
    <w:p w14:paraId="6D71C31F">
      <w:pPr>
        <w:spacing w:line="300" w:lineRule="auto"/>
        <w:jc w:val="left"/>
        <w:rPr>
          <w:rFonts w:hint="eastAsia" w:ascii="Times New Roman" w:hAnsi="Times New Roman" w:eastAsia="宋体" w:cs="Times New Roman"/>
          <w:b/>
          <w:bCs/>
          <w:sz w:val="28"/>
          <w:szCs w:val="32"/>
        </w:rPr>
      </w:pPr>
    </w:p>
    <w:sectPr>
      <w:pgSz w:w="11906" w:h="16838"/>
      <w:pgMar w:top="1077" w:right="1134" w:bottom="1077" w:left="1134" w:header="794" w:footer="283" w:gutter="0"/>
      <w:pgNumType w:fmt="numberInDash" w:start="1"/>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朱三强" w:date="2025-09-04T10:24:01Z" w:initials="">
    <w:p w14:paraId="0D6733EE">
      <w:pPr>
        <w:pStyle w:val="8"/>
        <w:rPr>
          <w:rFonts w:hint="default" w:eastAsiaTheme="minorEastAsia"/>
          <w:lang w:val="en-US" w:eastAsia="zh-CN"/>
        </w:rPr>
      </w:pPr>
      <w:r>
        <w:rPr>
          <w:rFonts w:hint="eastAsia"/>
          <w:lang w:val="en-US" w:eastAsia="zh-CN"/>
        </w:rPr>
        <w:t>一次性买断条件不明确。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D6733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swiss"/>
    <w:pitch w:val="default"/>
    <w:sig w:usb0="FFFFFFFF" w:usb1="E9FFFFFF" w:usb2="0000003F" w:usb3="00000000" w:csb0="603F01FF" w:csb1="FFFF0000"/>
  </w:font>
  <w:font w:name="仿宋_GB2312">
    <w:altName w:val="仿宋"/>
    <w:panose1 w:val="00000000000000000000"/>
    <w:charset w:val="86"/>
    <w:family w:val="auto"/>
    <w:pitch w:val="default"/>
    <w:sig w:usb0="00000000" w:usb1="00000000" w:usb2="00000000" w:usb3="00000000" w:csb0="00040000" w:csb1="00000000"/>
  </w:font>
  <w:font w:name="汉仪仿宋KW">
    <w:altName w:val="仿宋"/>
    <w:panose1 w:val="00020600040101010101"/>
    <w:charset w:val="86"/>
    <w:family w:val="auto"/>
    <w:pitch w:val="default"/>
    <w:sig w:usb0="00000000" w:usb1="00000000" w:usb2="00000016" w:usb3="00000000" w:csb0="00040000"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auto"/>
    <w:pitch w:val="default"/>
    <w:sig w:usb0="00000000" w:usb1="00000000" w:usb2="00000000" w:usb3="00000000" w:csb0="00040000" w:csb1="00000000"/>
  </w:font>
  <w:font w:name="汉仪楷体KW">
    <w:altName w:val="宋体"/>
    <w:panose1 w:val="00020600040101010101"/>
    <w:charset w:val="86"/>
    <w:family w:val="auto"/>
    <w:pitch w:val="default"/>
    <w:sig w:usb0="00000000" w:usb1="00000000" w:usb2="00000016"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CDF9D">
    <w:pPr>
      <w:pStyle w:val="11"/>
      <w:rPr>
        <w:rFonts w:hint="eastAsia"/>
      </w:rPr>
    </w:pPr>
  </w:p>
  <w:p w14:paraId="00DB73EA">
    <w:pPr>
      <w:pStyle w:val="1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57727">
    <w:pPr>
      <w:pStyle w:val="11"/>
      <w:jc w:val="center"/>
      <w:rPr>
        <w:rFonts w:hint="eastAsia"/>
      </w:rPr>
    </w:pPr>
  </w:p>
  <w:p w14:paraId="47B8E092">
    <w:pPr>
      <w:pStyle w:val="11"/>
      <w:rPr>
        <w:rFonts w:hint="eastAsia"/>
      </w:rPr>
    </w:pPr>
  </w:p>
  <w:p w14:paraId="4539FC0B">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63EC2">
    <w:pPr>
      <w:pStyle w:val="12"/>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1BC3A">
    <w:pPr>
      <w:pStyle w:val="12"/>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602177"/>
    <w:multiLevelType w:val="multilevel"/>
    <w:tmpl w:val="5F602177"/>
    <w:lvl w:ilvl="0" w:tentative="0">
      <w:start w:val="1"/>
      <w:numFmt w:val="japaneseCounting"/>
      <w:lvlText w:val="%1、"/>
      <w:lvlJc w:val="left"/>
      <w:pPr>
        <w:ind w:left="510" w:hanging="51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安正法务">
    <w15:presenceInfo w15:providerId="WebOffice Third" w15:userId="AK20250208ETFNQL:5806e80ea9114e92a1a6cea8c8e857b9x329354"/>
  </w15:person>
  <w15:person w15:author="朱三强">
    <w15:presenceInfo w15:providerId="WPS Office" w15:userId="108769190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trackRevisions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k1M2RlNDgyNDdlM2E1YWI5Njk2Nzk4MDNhMzdlZWIifQ=="/>
  </w:docVars>
  <w:rsids>
    <w:rsidRoot w:val="00BB6F0E"/>
    <w:rsid w:val="0000368C"/>
    <w:rsid w:val="0001016F"/>
    <w:rsid w:val="00011BC9"/>
    <w:rsid w:val="00012165"/>
    <w:rsid w:val="00022033"/>
    <w:rsid w:val="00022CEF"/>
    <w:rsid w:val="00027606"/>
    <w:rsid w:val="0003113A"/>
    <w:rsid w:val="0003397C"/>
    <w:rsid w:val="00035643"/>
    <w:rsid w:val="0003587D"/>
    <w:rsid w:val="00043961"/>
    <w:rsid w:val="000447C2"/>
    <w:rsid w:val="000463B4"/>
    <w:rsid w:val="000473AF"/>
    <w:rsid w:val="00047D0C"/>
    <w:rsid w:val="00052E78"/>
    <w:rsid w:val="000530DC"/>
    <w:rsid w:val="00053A70"/>
    <w:rsid w:val="00054651"/>
    <w:rsid w:val="00060C00"/>
    <w:rsid w:val="00061257"/>
    <w:rsid w:val="00061B64"/>
    <w:rsid w:val="00066F69"/>
    <w:rsid w:val="000734AE"/>
    <w:rsid w:val="00080616"/>
    <w:rsid w:val="0008440F"/>
    <w:rsid w:val="00091226"/>
    <w:rsid w:val="000927FD"/>
    <w:rsid w:val="00096A89"/>
    <w:rsid w:val="000A23F0"/>
    <w:rsid w:val="000A397E"/>
    <w:rsid w:val="000A4842"/>
    <w:rsid w:val="000A6F4F"/>
    <w:rsid w:val="000B4EED"/>
    <w:rsid w:val="000C450C"/>
    <w:rsid w:val="000C57E8"/>
    <w:rsid w:val="000D0FA1"/>
    <w:rsid w:val="000D1BB1"/>
    <w:rsid w:val="000D3A14"/>
    <w:rsid w:val="000E0836"/>
    <w:rsid w:val="000E4A9C"/>
    <w:rsid w:val="000E54A4"/>
    <w:rsid w:val="000F0DE0"/>
    <w:rsid w:val="000F1E87"/>
    <w:rsid w:val="000F4608"/>
    <w:rsid w:val="000F76BD"/>
    <w:rsid w:val="00103740"/>
    <w:rsid w:val="00107534"/>
    <w:rsid w:val="001128A3"/>
    <w:rsid w:val="00113514"/>
    <w:rsid w:val="00113D40"/>
    <w:rsid w:val="00113F79"/>
    <w:rsid w:val="001149F4"/>
    <w:rsid w:val="00120903"/>
    <w:rsid w:val="00122FDD"/>
    <w:rsid w:val="00132409"/>
    <w:rsid w:val="001333F2"/>
    <w:rsid w:val="00135CDC"/>
    <w:rsid w:val="00142000"/>
    <w:rsid w:val="001420C9"/>
    <w:rsid w:val="00144646"/>
    <w:rsid w:val="00144979"/>
    <w:rsid w:val="00145213"/>
    <w:rsid w:val="0014754C"/>
    <w:rsid w:val="001600D6"/>
    <w:rsid w:val="00163F26"/>
    <w:rsid w:val="00167772"/>
    <w:rsid w:val="00167AB2"/>
    <w:rsid w:val="00173502"/>
    <w:rsid w:val="00174CAA"/>
    <w:rsid w:val="00180BC3"/>
    <w:rsid w:val="001873FC"/>
    <w:rsid w:val="0019542C"/>
    <w:rsid w:val="001A16C7"/>
    <w:rsid w:val="001A2BB8"/>
    <w:rsid w:val="001A6E41"/>
    <w:rsid w:val="001B215E"/>
    <w:rsid w:val="001B42AE"/>
    <w:rsid w:val="001B5BC1"/>
    <w:rsid w:val="001C11AC"/>
    <w:rsid w:val="001C3678"/>
    <w:rsid w:val="001C454F"/>
    <w:rsid w:val="001D3F96"/>
    <w:rsid w:val="001D422E"/>
    <w:rsid w:val="001D619E"/>
    <w:rsid w:val="001D779B"/>
    <w:rsid w:val="001E51ED"/>
    <w:rsid w:val="001F45C7"/>
    <w:rsid w:val="001F7C2B"/>
    <w:rsid w:val="00202D28"/>
    <w:rsid w:val="00204EC0"/>
    <w:rsid w:val="00207648"/>
    <w:rsid w:val="00211854"/>
    <w:rsid w:val="0021185A"/>
    <w:rsid w:val="002149F7"/>
    <w:rsid w:val="00216519"/>
    <w:rsid w:val="00227877"/>
    <w:rsid w:val="0022798A"/>
    <w:rsid w:val="0023414A"/>
    <w:rsid w:val="00235CFD"/>
    <w:rsid w:val="002402C3"/>
    <w:rsid w:val="00242B17"/>
    <w:rsid w:val="002437D0"/>
    <w:rsid w:val="00253686"/>
    <w:rsid w:val="00257DF8"/>
    <w:rsid w:val="0026061E"/>
    <w:rsid w:val="00273932"/>
    <w:rsid w:val="00274E96"/>
    <w:rsid w:val="00275046"/>
    <w:rsid w:val="0028146E"/>
    <w:rsid w:val="0028165F"/>
    <w:rsid w:val="002867C9"/>
    <w:rsid w:val="00291888"/>
    <w:rsid w:val="00291AF9"/>
    <w:rsid w:val="00292E8F"/>
    <w:rsid w:val="002A6E86"/>
    <w:rsid w:val="002B2E1F"/>
    <w:rsid w:val="002B3899"/>
    <w:rsid w:val="002B78B4"/>
    <w:rsid w:val="002C395B"/>
    <w:rsid w:val="002C6E98"/>
    <w:rsid w:val="002D049C"/>
    <w:rsid w:val="002D4CC2"/>
    <w:rsid w:val="002E4DFF"/>
    <w:rsid w:val="002E56BF"/>
    <w:rsid w:val="002E590C"/>
    <w:rsid w:val="002E691F"/>
    <w:rsid w:val="00301E82"/>
    <w:rsid w:val="00302B77"/>
    <w:rsid w:val="003068C3"/>
    <w:rsid w:val="00307BD3"/>
    <w:rsid w:val="003114D4"/>
    <w:rsid w:val="00311D5D"/>
    <w:rsid w:val="003153A6"/>
    <w:rsid w:val="0031566D"/>
    <w:rsid w:val="003209AC"/>
    <w:rsid w:val="0033020C"/>
    <w:rsid w:val="003313BC"/>
    <w:rsid w:val="00333BF8"/>
    <w:rsid w:val="0034075C"/>
    <w:rsid w:val="003462B4"/>
    <w:rsid w:val="00347561"/>
    <w:rsid w:val="00350ECD"/>
    <w:rsid w:val="00352E58"/>
    <w:rsid w:val="00354A72"/>
    <w:rsid w:val="00363B8C"/>
    <w:rsid w:val="00364753"/>
    <w:rsid w:val="00365A1B"/>
    <w:rsid w:val="00365BD6"/>
    <w:rsid w:val="0037033A"/>
    <w:rsid w:val="003743FC"/>
    <w:rsid w:val="003756F8"/>
    <w:rsid w:val="00377282"/>
    <w:rsid w:val="00394BC0"/>
    <w:rsid w:val="00394EAB"/>
    <w:rsid w:val="003954F6"/>
    <w:rsid w:val="003A0C62"/>
    <w:rsid w:val="003A122C"/>
    <w:rsid w:val="003A7645"/>
    <w:rsid w:val="003B01A8"/>
    <w:rsid w:val="003B2282"/>
    <w:rsid w:val="003B721C"/>
    <w:rsid w:val="003D0CFD"/>
    <w:rsid w:val="003D2AE2"/>
    <w:rsid w:val="003D5628"/>
    <w:rsid w:val="003E0BF8"/>
    <w:rsid w:val="003E50F6"/>
    <w:rsid w:val="003F2695"/>
    <w:rsid w:val="003F343E"/>
    <w:rsid w:val="003F7042"/>
    <w:rsid w:val="00401CFF"/>
    <w:rsid w:val="00402C96"/>
    <w:rsid w:val="0041336E"/>
    <w:rsid w:val="0042160B"/>
    <w:rsid w:val="00423CDB"/>
    <w:rsid w:val="00424828"/>
    <w:rsid w:val="00424860"/>
    <w:rsid w:val="004337BA"/>
    <w:rsid w:val="00447A8A"/>
    <w:rsid w:val="0045412D"/>
    <w:rsid w:val="004552D4"/>
    <w:rsid w:val="00461398"/>
    <w:rsid w:val="00462ABA"/>
    <w:rsid w:val="00471064"/>
    <w:rsid w:val="00471628"/>
    <w:rsid w:val="00477077"/>
    <w:rsid w:val="0048596F"/>
    <w:rsid w:val="0049787C"/>
    <w:rsid w:val="004A1A14"/>
    <w:rsid w:val="004A1DAC"/>
    <w:rsid w:val="004A30E3"/>
    <w:rsid w:val="004A34B6"/>
    <w:rsid w:val="004A4AA4"/>
    <w:rsid w:val="004A7615"/>
    <w:rsid w:val="004B4CB4"/>
    <w:rsid w:val="004B4F31"/>
    <w:rsid w:val="004B5844"/>
    <w:rsid w:val="004D4A61"/>
    <w:rsid w:val="004F13DB"/>
    <w:rsid w:val="004F283F"/>
    <w:rsid w:val="004F3E70"/>
    <w:rsid w:val="004F5112"/>
    <w:rsid w:val="004F6290"/>
    <w:rsid w:val="004F767C"/>
    <w:rsid w:val="005025AE"/>
    <w:rsid w:val="005042BC"/>
    <w:rsid w:val="00512A91"/>
    <w:rsid w:val="00512B89"/>
    <w:rsid w:val="00515D6E"/>
    <w:rsid w:val="00520B7E"/>
    <w:rsid w:val="00520FFE"/>
    <w:rsid w:val="0052340E"/>
    <w:rsid w:val="005459DB"/>
    <w:rsid w:val="0055096C"/>
    <w:rsid w:val="00553D95"/>
    <w:rsid w:val="00554E8D"/>
    <w:rsid w:val="0055653C"/>
    <w:rsid w:val="005605B1"/>
    <w:rsid w:val="00564736"/>
    <w:rsid w:val="005662FA"/>
    <w:rsid w:val="0057455D"/>
    <w:rsid w:val="005818F6"/>
    <w:rsid w:val="00584B4A"/>
    <w:rsid w:val="00595405"/>
    <w:rsid w:val="005A298A"/>
    <w:rsid w:val="005B0A51"/>
    <w:rsid w:val="005B1677"/>
    <w:rsid w:val="005B390A"/>
    <w:rsid w:val="005B76B7"/>
    <w:rsid w:val="005C4CBB"/>
    <w:rsid w:val="005C6F31"/>
    <w:rsid w:val="005D37EC"/>
    <w:rsid w:val="005D42AF"/>
    <w:rsid w:val="005D50F3"/>
    <w:rsid w:val="005D5536"/>
    <w:rsid w:val="005D63BA"/>
    <w:rsid w:val="005E29F9"/>
    <w:rsid w:val="005E389B"/>
    <w:rsid w:val="005E6D64"/>
    <w:rsid w:val="005F009C"/>
    <w:rsid w:val="005F1D94"/>
    <w:rsid w:val="005F2DA6"/>
    <w:rsid w:val="005F7F61"/>
    <w:rsid w:val="006013EA"/>
    <w:rsid w:val="0061168D"/>
    <w:rsid w:val="00624889"/>
    <w:rsid w:val="00625ED5"/>
    <w:rsid w:val="00630F4F"/>
    <w:rsid w:val="00636C36"/>
    <w:rsid w:val="0064152A"/>
    <w:rsid w:val="00651D17"/>
    <w:rsid w:val="006552C2"/>
    <w:rsid w:val="00663F4F"/>
    <w:rsid w:val="006642D7"/>
    <w:rsid w:val="00664A09"/>
    <w:rsid w:val="0066606F"/>
    <w:rsid w:val="006661B4"/>
    <w:rsid w:val="00667BF3"/>
    <w:rsid w:val="0067290A"/>
    <w:rsid w:val="00677017"/>
    <w:rsid w:val="0068116A"/>
    <w:rsid w:val="006815D0"/>
    <w:rsid w:val="00683ABC"/>
    <w:rsid w:val="00685C40"/>
    <w:rsid w:val="006873BB"/>
    <w:rsid w:val="006936B6"/>
    <w:rsid w:val="006A2F2A"/>
    <w:rsid w:val="006B552B"/>
    <w:rsid w:val="006C42A3"/>
    <w:rsid w:val="006C63C6"/>
    <w:rsid w:val="006D337D"/>
    <w:rsid w:val="006D79AE"/>
    <w:rsid w:val="006E22B0"/>
    <w:rsid w:val="006E46D9"/>
    <w:rsid w:val="006E5D5D"/>
    <w:rsid w:val="00700977"/>
    <w:rsid w:val="007037D3"/>
    <w:rsid w:val="00714A94"/>
    <w:rsid w:val="00717F5D"/>
    <w:rsid w:val="0072319D"/>
    <w:rsid w:val="007268F2"/>
    <w:rsid w:val="00732BD7"/>
    <w:rsid w:val="007342C6"/>
    <w:rsid w:val="00737227"/>
    <w:rsid w:val="007409A3"/>
    <w:rsid w:val="007415D0"/>
    <w:rsid w:val="00745544"/>
    <w:rsid w:val="0074615E"/>
    <w:rsid w:val="0075016A"/>
    <w:rsid w:val="00750FB0"/>
    <w:rsid w:val="007570A2"/>
    <w:rsid w:val="00764B97"/>
    <w:rsid w:val="00767B36"/>
    <w:rsid w:val="00770712"/>
    <w:rsid w:val="007821A1"/>
    <w:rsid w:val="00782988"/>
    <w:rsid w:val="007869DC"/>
    <w:rsid w:val="007876D5"/>
    <w:rsid w:val="00792700"/>
    <w:rsid w:val="00793257"/>
    <w:rsid w:val="00793E1F"/>
    <w:rsid w:val="007947F4"/>
    <w:rsid w:val="0079539F"/>
    <w:rsid w:val="00795673"/>
    <w:rsid w:val="00796BA2"/>
    <w:rsid w:val="007A09D6"/>
    <w:rsid w:val="007A10C6"/>
    <w:rsid w:val="007B618D"/>
    <w:rsid w:val="007B6C87"/>
    <w:rsid w:val="007C37D8"/>
    <w:rsid w:val="007C570D"/>
    <w:rsid w:val="007D2C10"/>
    <w:rsid w:val="007D39F7"/>
    <w:rsid w:val="007D429D"/>
    <w:rsid w:val="007D46DE"/>
    <w:rsid w:val="007D550A"/>
    <w:rsid w:val="007D6183"/>
    <w:rsid w:val="007E5E63"/>
    <w:rsid w:val="007F72B9"/>
    <w:rsid w:val="00801EB1"/>
    <w:rsid w:val="00802FB9"/>
    <w:rsid w:val="008032AB"/>
    <w:rsid w:val="0080580D"/>
    <w:rsid w:val="00810B68"/>
    <w:rsid w:val="0081740E"/>
    <w:rsid w:val="00817FA7"/>
    <w:rsid w:val="00824839"/>
    <w:rsid w:val="00825657"/>
    <w:rsid w:val="00826720"/>
    <w:rsid w:val="00826742"/>
    <w:rsid w:val="00833065"/>
    <w:rsid w:val="00833F8F"/>
    <w:rsid w:val="0083510E"/>
    <w:rsid w:val="00836BF3"/>
    <w:rsid w:val="00843530"/>
    <w:rsid w:val="00846314"/>
    <w:rsid w:val="00851AEE"/>
    <w:rsid w:val="008546E8"/>
    <w:rsid w:val="008561A8"/>
    <w:rsid w:val="00861C54"/>
    <w:rsid w:val="00861E75"/>
    <w:rsid w:val="008624A2"/>
    <w:rsid w:val="0086555E"/>
    <w:rsid w:val="00866871"/>
    <w:rsid w:val="0086752E"/>
    <w:rsid w:val="0087080D"/>
    <w:rsid w:val="008820C2"/>
    <w:rsid w:val="008836FC"/>
    <w:rsid w:val="0089079E"/>
    <w:rsid w:val="008909D0"/>
    <w:rsid w:val="00890A4C"/>
    <w:rsid w:val="00890D6B"/>
    <w:rsid w:val="00890F35"/>
    <w:rsid w:val="00890FDF"/>
    <w:rsid w:val="00895DCA"/>
    <w:rsid w:val="008A0937"/>
    <w:rsid w:val="008A2FFE"/>
    <w:rsid w:val="008A364B"/>
    <w:rsid w:val="008A4AC1"/>
    <w:rsid w:val="008A4C5C"/>
    <w:rsid w:val="008A6E05"/>
    <w:rsid w:val="008B09D6"/>
    <w:rsid w:val="008B0F2E"/>
    <w:rsid w:val="008B26C1"/>
    <w:rsid w:val="008B2CDA"/>
    <w:rsid w:val="008B6A4D"/>
    <w:rsid w:val="008D39A8"/>
    <w:rsid w:val="008D4471"/>
    <w:rsid w:val="008E26D2"/>
    <w:rsid w:val="008E6B9C"/>
    <w:rsid w:val="008F1B50"/>
    <w:rsid w:val="008F27B3"/>
    <w:rsid w:val="008F5B0E"/>
    <w:rsid w:val="008F7AC9"/>
    <w:rsid w:val="00900AD4"/>
    <w:rsid w:val="009022E3"/>
    <w:rsid w:val="009061F7"/>
    <w:rsid w:val="009069CD"/>
    <w:rsid w:val="009106A3"/>
    <w:rsid w:val="0091193C"/>
    <w:rsid w:val="0091220E"/>
    <w:rsid w:val="009130E2"/>
    <w:rsid w:val="0091532F"/>
    <w:rsid w:val="00916047"/>
    <w:rsid w:val="00921A0A"/>
    <w:rsid w:val="00922C63"/>
    <w:rsid w:val="009251AB"/>
    <w:rsid w:val="00935853"/>
    <w:rsid w:val="00941B9C"/>
    <w:rsid w:val="00941F52"/>
    <w:rsid w:val="0094370D"/>
    <w:rsid w:val="00945BCB"/>
    <w:rsid w:val="0094674D"/>
    <w:rsid w:val="00960E56"/>
    <w:rsid w:val="009611FD"/>
    <w:rsid w:val="00962680"/>
    <w:rsid w:val="009650BB"/>
    <w:rsid w:val="0096522D"/>
    <w:rsid w:val="00965809"/>
    <w:rsid w:val="009661E8"/>
    <w:rsid w:val="00973334"/>
    <w:rsid w:val="00977D72"/>
    <w:rsid w:val="00981453"/>
    <w:rsid w:val="00987045"/>
    <w:rsid w:val="009959E2"/>
    <w:rsid w:val="009969E1"/>
    <w:rsid w:val="009A1806"/>
    <w:rsid w:val="009A1A74"/>
    <w:rsid w:val="009A253A"/>
    <w:rsid w:val="009A5890"/>
    <w:rsid w:val="009B1691"/>
    <w:rsid w:val="009C278F"/>
    <w:rsid w:val="009C565B"/>
    <w:rsid w:val="009C755F"/>
    <w:rsid w:val="009D1D08"/>
    <w:rsid w:val="009D3DA1"/>
    <w:rsid w:val="009D7D6E"/>
    <w:rsid w:val="009E240E"/>
    <w:rsid w:val="009E7E66"/>
    <w:rsid w:val="009F0EE7"/>
    <w:rsid w:val="009F34BD"/>
    <w:rsid w:val="009F5775"/>
    <w:rsid w:val="00A056E2"/>
    <w:rsid w:val="00A07107"/>
    <w:rsid w:val="00A138E2"/>
    <w:rsid w:val="00A13B7D"/>
    <w:rsid w:val="00A14795"/>
    <w:rsid w:val="00A1779D"/>
    <w:rsid w:val="00A20766"/>
    <w:rsid w:val="00A24E9B"/>
    <w:rsid w:val="00A416D0"/>
    <w:rsid w:val="00A44A62"/>
    <w:rsid w:val="00A44CC1"/>
    <w:rsid w:val="00A44D72"/>
    <w:rsid w:val="00A4625A"/>
    <w:rsid w:val="00A47218"/>
    <w:rsid w:val="00A50296"/>
    <w:rsid w:val="00A52C71"/>
    <w:rsid w:val="00A657BF"/>
    <w:rsid w:val="00A659AD"/>
    <w:rsid w:val="00A77E35"/>
    <w:rsid w:val="00A818C6"/>
    <w:rsid w:val="00A83D27"/>
    <w:rsid w:val="00A90225"/>
    <w:rsid w:val="00A9043A"/>
    <w:rsid w:val="00A92D7B"/>
    <w:rsid w:val="00A96C88"/>
    <w:rsid w:val="00AA6F23"/>
    <w:rsid w:val="00AB0F8B"/>
    <w:rsid w:val="00AB25FC"/>
    <w:rsid w:val="00AB28F3"/>
    <w:rsid w:val="00AB3848"/>
    <w:rsid w:val="00AB4320"/>
    <w:rsid w:val="00AC4AEF"/>
    <w:rsid w:val="00AC50E3"/>
    <w:rsid w:val="00AC6987"/>
    <w:rsid w:val="00AD33D1"/>
    <w:rsid w:val="00AD4E8B"/>
    <w:rsid w:val="00AD5010"/>
    <w:rsid w:val="00AD6A41"/>
    <w:rsid w:val="00AD73D3"/>
    <w:rsid w:val="00AE3BDD"/>
    <w:rsid w:val="00AF52B8"/>
    <w:rsid w:val="00AF737F"/>
    <w:rsid w:val="00B00136"/>
    <w:rsid w:val="00B02E09"/>
    <w:rsid w:val="00B06249"/>
    <w:rsid w:val="00B067CD"/>
    <w:rsid w:val="00B0761D"/>
    <w:rsid w:val="00B13ED0"/>
    <w:rsid w:val="00B225B4"/>
    <w:rsid w:val="00B329BB"/>
    <w:rsid w:val="00B425BB"/>
    <w:rsid w:val="00B4267F"/>
    <w:rsid w:val="00B42E25"/>
    <w:rsid w:val="00B45A7F"/>
    <w:rsid w:val="00B47BA1"/>
    <w:rsid w:val="00B5293D"/>
    <w:rsid w:val="00B54388"/>
    <w:rsid w:val="00B54AD7"/>
    <w:rsid w:val="00B5521F"/>
    <w:rsid w:val="00B560C6"/>
    <w:rsid w:val="00B57B4B"/>
    <w:rsid w:val="00B623F4"/>
    <w:rsid w:val="00B64544"/>
    <w:rsid w:val="00B70222"/>
    <w:rsid w:val="00B87C94"/>
    <w:rsid w:val="00B93349"/>
    <w:rsid w:val="00B94939"/>
    <w:rsid w:val="00B953D5"/>
    <w:rsid w:val="00B96C9A"/>
    <w:rsid w:val="00BA5A50"/>
    <w:rsid w:val="00BA7D25"/>
    <w:rsid w:val="00BB19B9"/>
    <w:rsid w:val="00BB5EF2"/>
    <w:rsid w:val="00BB6F0E"/>
    <w:rsid w:val="00BC2578"/>
    <w:rsid w:val="00BC6BCA"/>
    <w:rsid w:val="00BC7068"/>
    <w:rsid w:val="00BD06EF"/>
    <w:rsid w:val="00BD2DE8"/>
    <w:rsid w:val="00BD5016"/>
    <w:rsid w:val="00BE0455"/>
    <w:rsid w:val="00BE0B2C"/>
    <w:rsid w:val="00BE27A9"/>
    <w:rsid w:val="00BF0311"/>
    <w:rsid w:val="00C141D1"/>
    <w:rsid w:val="00C238F8"/>
    <w:rsid w:val="00C24F87"/>
    <w:rsid w:val="00C2568C"/>
    <w:rsid w:val="00C27675"/>
    <w:rsid w:val="00C27DF7"/>
    <w:rsid w:val="00C30A24"/>
    <w:rsid w:val="00C31395"/>
    <w:rsid w:val="00C33AAE"/>
    <w:rsid w:val="00C35D05"/>
    <w:rsid w:val="00C3679E"/>
    <w:rsid w:val="00C37A21"/>
    <w:rsid w:val="00C408BB"/>
    <w:rsid w:val="00C43A2E"/>
    <w:rsid w:val="00C43C1A"/>
    <w:rsid w:val="00C4486B"/>
    <w:rsid w:val="00C457CA"/>
    <w:rsid w:val="00C47BE7"/>
    <w:rsid w:val="00C47F5A"/>
    <w:rsid w:val="00C53952"/>
    <w:rsid w:val="00C61C24"/>
    <w:rsid w:val="00C664B1"/>
    <w:rsid w:val="00C73169"/>
    <w:rsid w:val="00C806E7"/>
    <w:rsid w:val="00C84093"/>
    <w:rsid w:val="00C8718E"/>
    <w:rsid w:val="00C94411"/>
    <w:rsid w:val="00C945C4"/>
    <w:rsid w:val="00C95C3C"/>
    <w:rsid w:val="00C95ECE"/>
    <w:rsid w:val="00C96176"/>
    <w:rsid w:val="00CA0F44"/>
    <w:rsid w:val="00CA2512"/>
    <w:rsid w:val="00CA2832"/>
    <w:rsid w:val="00CA60F5"/>
    <w:rsid w:val="00CB014F"/>
    <w:rsid w:val="00CB043F"/>
    <w:rsid w:val="00CC3185"/>
    <w:rsid w:val="00CC4AFA"/>
    <w:rsid w:val="00CD0E23"/>
    <w:rsid w:val="00CD0F23"/>
    <w:rsid w:val="00CD1FD5"/>
    <w:rsid w:val="00CD4388"/>
    <w:rsid w:val="00CD7488"/>
    <w:rsid w:val="00CE0EA1"/>
    <w:rsid w:val="00CF1FD1"/>
    <w:rsid w:val="00CF7DD0"/>
    <w:rsid w:val="00D02AB5"/>
    <w:rsid w:val="00D11FE2"/>
    <w:rsid w:val="00D14E4F"/>
    <w:rsid w:val="00D16171"/>
    <w:rsid w:val="00D16714"/>
    <w:rsid w:val="00D178B2"/>
    <w:rsid w:val="00D21527"/>
    <w:rsid w:val="00D21B62"/>
    <w:rsid w:val="00D21DF8"/>
    <w:rsid w:val="00D21E51"/>
    <w:rsid w:val="00D24B16"/>
    <w:rsid w:val="00D27D9F"/>
    <w:rsid w:val="00D35369"/>
    <w:rsid w:val="00D42684"/>
    <w:rsid w:val="00D43E9A"/>
    <w:rsid w:val="00D4500F"/>
    <w:rsid w:val="00D54532"/>
    <w:rsid w:val="00D558CA"/>
    <w:rsid w:val="00D645E3"/>
    <w:rsid w:val="00D70EB2"/>
    <w:rsid w:val="00D75023"/>
    <w:rsid w:val="00D75825"/>
    <w:rsid w:val="00D83A8F"/>
    <w:rsid w:val="00D8537F"/>
    <w:rsid w:val="00D87060"/>
    <w:rsid w:val="00D94B63"/>
    <w:rsid w:val="00D94FA1"/>
    <w:rsid w:val="00D96513"/>
    <w:rsid w:val="00D96EAE"/>
    <w:rsid w:val="00D97696"/>
    <w:rsid w:val="00DA29C0"/>
    <w:rsid w:val="00DA39CF"/>
    <w:rsid w:val="00DA43B8"/>
    <w:rsid w:val="00DA6A55"/>
    <w:rsid w:val="00DA7B17"/>
    <w:rsid w:val="00DB10AB"/>
    <w:rsid w:val="00DB37BF"/>
    <w:rsid w:val="00DB69DB"/>
    <w:rsid w:val="00DC030B"/>
    <w:rsid w:val="00DC0F13"/>
    <w:rsid w:val="00DC4272"/>
    <w:rsid w:val="00DC42C8"/>
    <w:rsid w:val="00DD1302"/>
    <w:rsid w:val="00DD53A4"/>
    <w:rsid w:val="00DD7E05"/>
    <w:rsid w:val="00DE2487"/>
    <w:rsid w:val="00DE32F7"/>
    <w:rsid w:val="00DE6EC2"/>
    <w:rsid w:val="00E02218"/>
    <w:rsid w:val="00E1262C"/>
    <w:rsid w:val="00E14F7C"/>
    <w:rsid w:val="00E31659"/>
    <w:rsid w:val="00E320A1"/>
    <w:rsid w:val="00E323BA"/>
    <w:rsid w:val="00E3343E"/>
    <w:rsid w:val="00E45CFF"/>
    <w:rsid w:val="00E45DE7"/>
    <w:rsid w:val="00E53572"/>
    <w:rsid w:val="00E55991"/>
    <w:rsid w:val="00E57679"/>
    <w:rsid w:val="00E60237"/>
    <w:rsid w:val="00E61FCE"/>
    <w:rsid w:val="00E646D5"/>
    <w:rsid w:val="00E6473A"/>
    <w:rsid w:val="00E7731E"/>
    <w:rsid w:val="00E80FC4"/>
    <w:rsid w:val="00E8106B"/>
    <w:rsid w:val="00E832CE"/>
    <w:rsid w:val="00E84055"/>
    <w:rsid w:val="00E858B0"/>
    <w:rsid w:val="00E87BE8"/>
    <w:rsid w:val="00E9314C"/>
    <w:rsid w:val="00E94013"/>
    <w:rsid w:val="00EA28F0"/>
    <w:rsid w:val="00EB41ED"/>
    <w:rsid w:val="00EB4F04"/>
    <w:rsid w:val="00EB54EB"/>
    <w:rsid w:val="00EB765C"/>
    <w:rsid w:val="00EC246F"/>
    <w:rsid w:val="00EC6033"/>
    <w:rsid w:val="00EC7FBE"/>
    <w:rsid w:val="00ED6282"/>
    <w:rsid w:val="00ED697D"/>
    <w:rsid w:val="00EE0A59"/>
    <w:rsid w:val="00EE1D4F"/>
    <w:rsid w:val="00EE1D5C"/>
    <w:rsid w:val="00EE32CF"/>
    <w:rsid w:val="00EE7576"/>
    <w:rsid w:val="00EF4A34"/>
    <w:rsid w:val="00F028D9"/>
    <w:rsid w:val="00F12184"/>
    <w:rsid w:val="00F20045"/>
    <w:rsid w:val="00F23FAC"/>
    <w:rsid w:val="00F25E1A"/>
    <w:rsid w:val="00F26A9C"/>
    <w:rsid w:val="00F328F1"/>
    <w:rsid w:val="00F3372F"/>
    <w:rsid w:val="00F33CE7"/>
    <w:rsid w:val="00F409CC"/>
    <w:rsid w:val="00F43C92"/>
    <w:rsid w:val="00F452C8"/>
    <w:rsid w:val="00F46E31"/>
    <w:rsid w:val="00F50218"/>
    <w:rsid w:val="00F50508"/>
    <w:rsid w:val="00F523E6"/>
    <w:rsid w:val="00F565B4"/>
    <w:rsid w:val="00F56B40"/>
    <w:rsid w:val="00F57519"/>
    <w:rsid w:val="00F616BD"/>
    <w:rsid w:val="00F63E63"/>
    <w:rsid w:val="00F654F4"/>
    <w:rsid w:val="00F65FC8"/>
    <w:rsid w:val="00F7253B"/>
    <w:rsid w:val="00F73C08"/>
    <w:rsid w:val="00F80DC2"/>
    <w:rsid w:val="00F80EF7"/>
    <w:rsid w:val="00F80F81"/>
    <w:rsid w:val="00F855D0"/>
    <w:rsid w:val="00F85AE1"/>
    <w:rsid w:val="00F90D2C"/>
    <w:rsid w:val="00F95BE1"/>
    <w:rsid w:val="00F96582"/>
    <w:rsid w:val="00F97B8B"/>
    <w:rsid w:val="00FA1DAA"/>
    <w:rsid w:val="00FA2427"/>
    <w:rsid w:val="00FA3F3A"/>
    <w:rsid w:val="00FA407A"/>
    <w:rsid w:val="00FB3C5E"/>
    <w:rsid w:val="00FB4B9E"/>
    <w:rsid w:val="00FC1B68"/>
    <w:rsid w:val="00FC209B"/>
    <w:rsid w:val="00FC2C3D"/>
    <w:rsid w:val="00FC5A6F"/>
    <w:rsid w:val="00FD0063"/>
    <w:rsid w:val="00FD0A72"/>
    <w:rsid w:val="00FD1C7C"/>
    <w:rsid w:val="00FD2799"/>
    <w:rsid w:val="00FD6D94"/>
    <w:rsid w:val="00FE19D7"/>
    <w:rsid w:val="00FE43B2"/>
    <w:rsid w:val="00FE6BDC"/>
    <w:rsid w:val="00FE78B0"/>
    <w:rsid w:val="00FF0B3B"/>
    <w:rsid w:val="00FF4852"/>
    <w:rsid w:val="015F4ADC"/>
    <w:rsid w:val="02BE0E7E"/>
    <w:rsid w:val="03EA06D4"/>
    <w:rsid w:val="06AE1CB0"/>
    <w:rsid w:val="08330BE5"/>
    <w:rsid w:val="08523E2D"/>
    <w:rsid w:val="0AD3534D"/>
    <w:rsid w:val="0B1D40A6"/>
    <w:rsid w:val="0B205440"/>
    <w:rsid w:val="0E202891"/>
    <w:rsid w:val="0E9D49CC"/>
    <w:rsid w:val="0EE907D8"/>
    <w:rsid w:val="0EEE2F77"/>
    <w:rsid w:val="0FA465A3"/>
    <w:rsid w:val="110B5F6E"/>
    <w:rsid w:val="111C1BB0"/>
    <w:rsid w:val="11331179"/>
    <w:rsid w:val="1174104F"/>
    <w:rsid w:val="11A334F0"/>
    <w:rsid w:val="121453FD"/>
    <w:rsid w:val="12742053"/>
    <w:rsid w:val="149C219B"/>
    <w:rsid w:val="1553410C"/>
    <w:rsid w:val="16042268"/>
    <w:rsid w:val="17102602"/>
    <w:rsid w:val="1C5C0C5D"/>
    <w:rsid w:val="1CDD7344"/>
    <w:rsid w:val="1E7F3DB9"/>
    <w:rsid w:val="1F7E1823"/>
    <w:rsid w:val="1F9417AE"/>
    <w:rsid w:val="239F1F93"/>
    <w:rsid w:val="246D5756"/>
    <w:rsid w:val="25B94AF8"/>
    <w:rsid w:val="25C81950"/>
    <w:rsid w:val="28057653"/>
    <w:rsid w:val="28547D0B"/>
    <w:rsid w:val="28742D0F"/>
    <w:rsid w:val="29215BBD"/>
    <w:rsid w:val="296B4ECD"/>
    <w:rsid w:val="2A736FEA"/>
    <w:rsid w:val="2C8E33EA"/>
    <w:rsid w:val="2CF34241"/>
    <w:rsid w:val="2D247ED5"/>
    <w:rsid w:val="2D2E06F2"/>
    <w:rsid w:val="319C7C95"/>
    <w:rsid w:val="32D03585"/>
    <w:rsid w:val="335F7BB2"/>
    <w:rsid w:val="33B14536"/>
    <w:rsid w:val="356412EA"/>
    <w:rsid w:val="36E65859"/>
    <w:rsid w:val="370C4B2A"/>
    <w:rsid w:val="3ACC275E"/>
    <w:rsid w:val="3B2C298C"/>
    <w:rsid w:val="3CFF043D"/>
    <w:rsid w:val="3F3D4300"/>
    <w:rsid w:val="4191278A"/>
    <w:rsid w:val="449D64A6"/>
    <w:rsid w:val="456D486D"/>
    <w:rsid w:val="4C421A95"/>
    <w:rsid w:val="4E226219"/>
    <w:rsid w:val="4F9F1A85"/>
    <w:rsid w:val="4FE8356E"/>
    <w:rsid w:val="500B4A69"/>
    <w:rsid w:val="51746688"/>
    <w:rsid w:val="52432A9D"/>
    <w:rsid w:val="52D31FC6"/>
    <w:rsid w:val="52E85001"/>
    <w:rsid w:val="53BE132D"/>
    <w:rsid w:val="53C122B1"/>
    <w:rsid w:val="565A510D"/>
    <w:rsid w:val="58840463"/>
    <w:rsid w:val="58A02613"/>
    <w:rsid w:val="58DD14E8"/>
    <w:rsid w:val="5A7C724D"/>
    <w:rsid w:val="5AF52F93"/>
    <w:rsid w:val="617224B8"/>
    <w:rsid w:val="62174F99"/>
    <w:rsid w:val="65C708A6"/>
    <w:rsid w:val="66A17A97"/>
    <w:rsid w:val="66F40496"/>
    <w:rsid w:val="670643BB"/>
    <w:rsid w:val="679A39A1"/>
    <w:rsid w:val="67BFF804"/>
    <w:rsid w:val="6B383F7F"/>
    <w:rsid w:val="6B9B629C"/>
    <w:rsid w:val="6BAB3D16"/>
    <w:rsid w:val="6BFE0ED1"/>
    <w:rsid w:val="6EA078DC"/>
    <w:rsid w:val="6F833237"/>
    <w:rsid w:val="6F8674F3"/>
    <w:rsid w:val="70BB2DBE"/>
    <w:rsid w:val="710534C7"/>
    <w:rsid w:val="71813DD3"/>
    <w:rsid w:val="721752E3"/>
    <w:rsid w:val="72B70187"/>
    <w:rsid w:val="730F47AB"/>
    <w:rsid w:val="73636236"/>
    <w:rsid w:val="739E552C"/>
    <w:rsid w:val="78CA1996"/>
    <w:rsid w:val="78FA70DC"/>
    <w:rsid w:val="7A6A0DAE"/>
    <w:rsid w:val="7B275AC2"/>
    <w:rsid w:val="7B4B2982"/>
    <w:rsid w:val="7B742C90"/>
    <w:rsid w:val="7B7B66DC"/>
    <w:rsid w:val="7BD861AA"/>
    <w:rsid w:val="7F76146E"/>
    <w:rsid w:val="A1C862E6"/>
    <w:rsid w:val="CDFDB762"/>
    <w:rsid w:val="FFBF9F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0"/>
    <w:qFormat/>
    <w:uiPriority w:val="0"/>
    <w:pPr>
      <w:keepNext/>
      <w:keepLines/>
      <w:spacing w:before="260" w:after="260" w:line="416" w:lineRule="auto"/>
      <w:outlineLvl w:val="1"/>
    </w:pPr>
    <w:rPr>
      <w:rFonts w:ascii="Times New Roman" w:hAnsi="Times New Roman" w:eastAsia="楷体" w:cs="Times New Roman"/>
      <w:b/>
      <w:bCs/>
      <w:sz w:val="32"/>
      <w:szCs w:val="32"/>
    </w:rPr>
  </w:style>
  <w:style w:type="paragraph" w:styleId="4">
    <w:name w:val="heading 3"/>
    <w:basedOn w:val="1"/>
    <w:next w:val="1"/>
    <w:link w:val="31"/>
    <w:qFormat/>
    <w:uiPriority w:val="0"/>
    <w:pPr>
      <w:keepNext/>
      <w:keepLines/>
      <w:spacing w:before="260" w:after="260" w:line="416" w:lineRule="auto"/>
      <w:outlineLvl w:val="2"/>
    </w:pPr>
    <w:rPr>
      <w:rFonts w:ascii="Times New Roman" w:hAnsi="Times New Roman" w:eastAsia="仿宋" w:cs="Times New Roman"/>
      <w:b/>
      <w:bCs/>
      <w:sz w:val="32"/>
      <w:szCs w:val="32"/>
    </w:rPr>
  </w:style>
  <w:style w:type="paragraph" w:styleId="5">
    <w:name w:val="heading 7"/>
    <w:basedOn w:val="1"/>
    <w:next w:val="6"/>
    <w:link w:val="32"/>
    <w:qFormat/>
    <w:uiPriority w:val="0"/>
    <w:pPr>
      <w:keepNext/>
      <w:keepLines/>
      <w:widowControl/>
      <w:overflowPunct w:val="0"/>
      <w:autoSpaceDE w:val="0"/>
      <w:autoSpaceDN w:val="0"/>
      <w:adjustRightInd w:val="0"/>
      <w:spacing w:line="220" w:lineRule="atLeast"/>
      <w:ind w:left="2975" w:right="-360" w:hanging="425"/>
      <w:jc w:val="left"/>
      <w:textAlignment w:val="baseline"/>
      <w:outlineLvl w:val="6"/>
    </w:pPr>
    <w:rPr>
      <w:rFonts w:ascii="Times New Roman" w:hAnsi="Times New Roman" w:eastAsia="宋体" w:cs="Times New Roman"/>
      <w:spacing w:val="-4"/>
      <w:kern w:val="20"/>
      <w:szCs w:val="24"/>
    </w:rPr>
  </w:style>
  <w:style w:type="character" w:default="1" w:styleId="20">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6">
    <w:name w:val="Body Text"/>
    <w:basedOn w:val="1"/>
    <w:link w:val="33"/>
    <w:qFormat/>
    <w:uiPriority w:val="0"/>
    <w:pPr>
      <w:spacing w:after="120"/>
    </w:pPr>
    <w:rPr>
      <w:rFonts w:ascii="Times New Roman" w:hAnsi="Times New Roman" w:eastAsia="宋体" w:cs="Times New Roman"/>
      <w:szCs w:val="24"/>
    </w:rPr>
  </w:style>
  <w:style w:type="paragraph" w:styleId="7">
    <w:name w:val="Document Map"/>
    <w:basedOn w:val="1"/>
    <w:link w:val="64"/>
    <w:semiHidden/>
    <w:qFormat/>
    <w:uiPriority w:val="0"/>
    <w:pPr>
      <w:shd w:val="clear" w:color="auto" w:fill="000080"/>
    </w:pPr>
    <w:rPr>
      <w:rFonts w:ascii="Times New Roman" w:hAnsi="Times New Roman" w:eastAsia="宋体" w:cs="Times New Roman"/>
      <w:szCs w:val="24"/>
    </w:rPr>
  </w:style>
  <w:style w:type="paragraph" w:styleId="8">
    <w:name w:val="annotation text"/>
    <w:basedOn w:val="1"/>
    <w:link w:val="36"/>
    <w:unhideWhenUsed/>
    <w:qFormat/>
    <w:uiPriority w:val="0"/>
    <w:pPr>
      <w:jc w:val="left"/>
    </w:pPr>
  </w:style>
  <w:style w:type="paragraph" w:styleId="9">
    <w:name w:val="Date"/>
    <w:basedOn w:val="1"/>
    <w:next w:val="1"/>
    <w:link w:val="56"/>
    <w:qFormat/>
    <w:uiPriority w:val="0"/>
    <w:pPr>
      <w:ind w:left="100" w:leftChars="2500"/>
    </w:pPr>
    <w:rPr>
      <w:rFonts w:ascii="Times New Roman" w:hAnsi="Times New Roman" w:eastAsia="宋体" w:cs="Times New Roman"/>
      <w:szCs w:val="24"/>
      <w:lang w:val="zh-CN"/>
    </w:rPr>
  </w:style>
  <w:style w:type="paragraph" w:styleId="10">
    <w:name w:val="Balloon Text"/>
    <w:basedOn w:val="1"/>
    <w:link w:val="40"/>
    <w:qFormat/>
    <w:uiPriority w:val="0"/>
    <w:rPr>
      <w:rFonts w:ascii="Times New Roman" w:hAnsi="Times New Roman" w:eastAsia="宋体" w:cs="Times New Roman"/>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2"/>
    <w:next w:val="1"/>
    <w:qFormat/>
    <w:uiPriority w:val="39"/>
    <w:pPr>
      <w:spacing w:line="560" w:lineRule="exact"/>
      <w:jc w:val="left"/>
    </w:pPr>
    <w:rPr>
      <w:rFonts w:ascii="Cambria" w:hAnsi="Cambria" w:eastAsia="黑体" w:cs="Times New Roman"/>
      <w:b w:val="0"/>
      <w:bCs w:val="0"/>
      <w:caps/>
      <w:sz w:val="32"/>
    </w:rPr>
  </w:style>
  <w:style w:type="paragraph" w:styleId="14">
    <w:name w:val="toc 2"/>
    <w:basedOn w:val="3"/>
    <w:next w:val="1"/>
    <w:qFormat/>
    <w:uiPriority w:val="39"/>
    <w:pPr>
      <w:spacing w:before="240"/>
      <w:jc w:val="left"/>
    </w:pPr>
    <w:rPr>
      <w:rFonts w:ascii="Calibri" w:hAnsi="Calibri" w:eastAsia="仿宋" w:cs="Calibri"/>
      <w:b w:val="0"/>
      <w:bCs w:val="0"/>
      <w:szCs w:val="20"/>
    </w:rPr>
  </w:style>
  <w:style w:type="paragraph" w:styleId="15">
    <w:name w:val="Normal (Web)"/>
    <w:basedOn w:val="1"/>
    <w:qFormat/>
    <w:uiPriority w:val="0"/>
    <w:pPr>
      <w:widowControl/>
      <w:spacing w:before="100" w:beforeAutospacing="1" w:after="100" w:afterAutospacing="1"/>
      <w:jc w:val="left"/>
    </w:pPr>
    <w:rPr>
      <w:rFonts w:ascii="Arial Unicode MS" w:hAnsi="Arial Unicode MS" w:eastAsia="Arial Unicode MS" w:cs="Times New Roman"/>
      <w:kern w:val="0"/>
      <w:sz w:val="24"/>
      <w:szCs w:val="24"/>
    </w:rPr>
  </w:style>
  <w:style w:type="paragraph" w:styleId="16">
    <w:name w:val="Title"/>
    <w:basedOn w:val="1"/>
    <w:next w:val="1"/>
    <w:link w:val="54"/>
    <w:qFormat/>
    <w:uiPriority w:val="0"/>
    <w:pPr>
      <w:ind w:left="315" w:right="210"/>
      <w:jc w:val="center"/>
    </w:pPr>
    <w:rPr>
      <w:rFonts w:ascii="Times New Roman" w:hAnsi="Times New Roman" w:eastAsia="宋体" w:cs="Times New Roman"/>
      <w:sz w:val="30"/>
      <w:szCs w:val="24"/>
      <w:lang w:val="zh-CN"/>
    </w:rPr>
  </w:style>
  <w:style w:type="paragraph" w:styleId="17">
    <w:name w:val="annotation subject"/>
    <w:basedOn w:val="8"/>
    <w:next w:val="8"/>
    <w:link w:val="37"/>
    <w:qFormat/>
    <w:uiPriority w:val="0"/>
    <w:rPr>
      <w:rFonts w:ascii="Times New Roman" w:hAnsi="Times New Roman" w:eastAsia="宋体" w:cs="Times New Roman"/>
      <w:b/>
      <w:bCs/>
      <w:szCs w:val="24"/>
    </w:rPr>
  </w:style>
  <w:style w:type="table" w:styleId="19">
    <w:name w:val="Table Grid"/>
    <w:basedOn w:val="18"/>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style>
  <w:style w:type="character" w:styleId="22">
    <w:name w:val="FollowedHyperlink"/>
    <w:unhideWhenUsed/>
    <w:qFormat/>
    <w:uiPriority w:val="99"/>
    <w:rPr>
      <w:color w:val="800080"/>
      <w:u w:val="single"/>
    </w:rPr>
  </w:style>
  <w:style w:type="character" w:styleId="23">
    <w:name w:val="Hyperlink"/>
    <w:qFormat/>
    <w:uiPriority w:val="99"/>
    <w:rPr>
      <w:color w:val="0000FF"/>
      <w:u w:val="single"/>
    </w:rPr>
  </w:style>
  <w:style w:type="character" w:styleId="24">
    <w:name w:val="annotation reference"/>
    <w:qFormat/>
    <w:uiPriority w:val="0"/>
    <w:rPr>
      <w:sz w:val="21"/>
      <w:szCs w:val="21"/>
    </w:rPr>
  </w:style>
  <w:style w:type="character" w:customStyle="1" w:styleId="25">
    <w:name w:val="页眉 字符"/>
    <w:basedOn w:val="20"/>
    <w:link w:val="12"/>
    <w:qFormat/>
    <w:uiPriority w:val="99"/>
    <w:rPr>
      <w:sz w:val="18"/>
      <w:szCs w:val="18"/>
    </w:rPr>
  </w:style>
  <w:style w:type="character" w:customStyle="1" w:styleId="26">
    <w:name w:val="页脚 字符"/>
    <w:basedOn w:val="20"/>
    <w:link w:val="11"/>
    <w:qFormat/>
    <w:uiPriority w:val="99"/>
    <w:rPr>
      <w:sz w:val="18"/>
      <w:szCs w:val="18"/>
    </w:rPr>
  </w:style>
  <w:style w:type="paragraph" w:customStyle="1" w:styleId="27">
    <w:name w:val="彩色列表 - 着色 11"/>
    <w:basedOn w:val="1"/>
    <w:qFormat/>
    <w:uiPriority w:val="34"/>
    <w:pPr>
      <w:spacing w:line="360" w:lineRule="auto"/>
      <w:ind w:firstLine="420" w:firstLineChars="200"/>
    </w:pPr>
    <w:rPr>
      <w:rFonts w:ascii="Arial" w:hAnsi="Arial" w:eastAsia="宋体" w:cs="Times New Roman"/>
      <w:sz w:val="24"/>
    </w:rPr>
  </w:style>
  <w:style w:type="character" w:customStyle="1" w:styleId="28">
    <w:name w:val="标题 1 字符"/>
    <w:basedOn w:val="20"/>
    <w:link w:val="2"/>
    <w:qFormat/>
    <w:uiPriority w:val="9"/>
    <w:rPr>
      <w:b/>
      <w:bCs/>
      <w:kern w:val="44"/>
      <w:sz w:val="44"/>
      <w:szCs w:val="44"/>
    </w:rPr>
  </w:style>
  <w:style w:type="paragraph" w:styleId="29">
    <w:name w:val="List Paragraph"/>
    <w:basedOn w:val="1"/>
    <w:qFormat/>
    <w:uiPriority w:val="34"/>
    <w:pPr>
      <w:ind w:firstLine="420" w:firstLineChars="200"/>
    </w:pPr>
  </w:style>
  <w:style w:type="character" w:customStyle="1" w:styleId="30">
    <w:name w:val="标题 2 字符"/>
    <w:basedOn w:val="20"/>
    <w:link w:val="3"/>
    <w:qFormat/>
    <w:uiPriority w:val="0"/>
    <w:rPr>
      <w:rFonts w:ascii="Times New Roman" w:hAnsi="Times New Roman" w:eastAsia="楷体" w:cs="Times New Roman"/>
      <w:b/>
      <w:bCs/>
      <w:sz w:val="32"/>
      <w:szCs w:val="32"/>
    </w:rPr>
  </w:style>
  <w:style w:type="character" w:customStyle="1" w:styleId="31">
    <w:name w:val="标题 3 字符"/>
    <w:basedOn w:val="20"/>
    <w:link w:val="4"/>
    <w:qFormat/>
    <w:uiPriority w:val="0"/>
    <w:rPr>
      <w:rFonts w:ascii="Times New Roman" w:hAnsi="Times New Roman" w:eastAsia="仿宋" w:cs="Times New Roman"/>
      <w:b/>
      <w:bCs/>
      <w:sz w:val="32"/>
      <w:szCs w:val="32"/>
    </w:rPr>
  </w:style>
  <w:style w:type="character" w:customStyle="1" w:styleId="32">
    <w:name w:val="标题 7 字符"/>
    <w:basedOn w:val="20"/>
    <w:link w:val="5"/>
    <w:qFormat/>
    <w:uiPriority w:val="0"/>
    <w:rPr>
      <w:rFonts w:ascii="Times New Roman" w:hAnsi="Times New Roman" w:eastAsia="宋体" w:cs="Times New Roman"/>
      <w:spacing w:val="-4"/>
      <w:kern w:val="20"/>
      <w:szCs w:val="24"/>
    </w:rPr>
  </w:style>
  <w:style w:type="character" w:customStyle="1" w:styleId="33">
    <w:name w:val="正文文本 字符"/>
    <w:basedOn w:val="20"/>
    <w:link w:val="6"/>
    <w:qFormat/>
    <w:uiPriority w:val="0"/>
    <w:rPr>
      <w:rFonts w:ascii="Times New Roman" w:hAnsi="Times New Roman" w:eastAsia="宋体" w:cs="Times New Roman"/>
      <w:szCs w:val="24"/>
    </w:rPr>
  </w:style>
  <w:style w:type="character" w:customStyle="1" w:styleId="34">
    <w:name w:val="p1411"/>
    <w:qFormat/>
    <w:uiPriority w:val="0"/>
    <w:rPr>
      <w:sz w:val="21"/>
      <w:szCs w:val="21"/>
    </w:rPr>
  </w:style>
  <w:style w:type="character" w:customStyle="1" w:styleId="35">
    <w:name w:val="title9"/>
    <w:basedOn w:val="20"/>
    <w:qFormat/>
    <w:uiPriority w:val="0"/>
  </w:style>
  <w:style w:type="character" w:customStyle="1" w:styleId="36">
    <w:name w:val="批注文字 字符"/>
    <w:basedOn w:val="20"/>
    <w:link w:val="8"/>
    <w:qFormat/>
    <w:uiPriority w:val="0"/>
  </w:style>
  <w:style w:type="character" w:customStyle="1" w:styleId="37">
    <w:name w:val="批注主题 字符"/>
    <w:basedOn w:val="36"/>
    <w:link w:val="17"/>
    <w:qFormat/>
    <w:uiPriority w:val="0"/>
    <w:rPr>
      <w:rFonts w:ascii="Times New Roman" w:hAnsi="Times New Roman" w:eastAsia="宋体" w:cs="Times New Roman"/>
      <w:b/>
      <w:bCs/>
      <w:szCs w:val="24"/>
    </w:rPr>
  </w:style>
  <w:style w:type="paragraph" w:customStyle="1" w:styleId="38">
    <w:name w:val="目录 31"/>
    <w:basedOn w:val="1"/>
    <w:next w:val="1"/>
    <w:qFormat/>
    <w:uiPriority w:val="39"/>
    <w:pPr>
      <w:ind w:left="210"/>
      <w:jc w:val="left"/>
    </w:pPr>
    <w:rPr>
      <w:rFonts w:ascii="Calibri" w:hAnsi="Calibri" w:eastAsia="宋体" w:cs="Calibri"/>
      <w:sz w:val="20"/>
      <w:szCs w:val="20"/>
    </w:rPr>
  </w:style>
  <w:style w:type="character" w:customStyle="1" w:styleId="39">
    <w:name w:val="页眉 字符1"/>
    <w:qFormat/>
    <w:uiPriority w:val="99"/>
    <w:rPr>
      <w:kern w:val="2"/>
      <w:sz w:val="18"/>
      <w:szCs w:val="18"/>
    </w:rPr>
  </w:style>
  <w:style w:type="character" w:customStyle="1" w:styleId="40">
    <w:name w:val="批注框文本 字符"/>
    <w:basedOn w:val="20"/>
    <w:link w:val="10"/>
    <w:qFormat/>
    <w:uiPriority w:val="0"/>
    <w:rPr>
      <w:rFonts w:ascii="Times New Roman" w:hAnsi="Times New Roman" w:eastAsia="宋体" w:cs="Times New Roman"/>
      <w:sz w:val="18"/>
      <w:szCs w:val="18"/>
    </w:rPr>
  </w:style>
  <w:style w:type="paragraph" w:customStyle="1" w:styleId="41">
    <w:name w:val="Char"/>
    <w:basedOn w:val="1"/>
    <w:qFormat/>
    <w:uiPriority w:val="0"/>
    <w:rPr>
      <w:rFonts w:ascii="Times New Roman" w:hAnsi="Times New Roman" w:eastAsia="宋体" w:cs="Times New Roman"/>
      <w:szCs w:val="24"/>
    </w:rPr>
  </w:style>
  <w:style w:type="paragraph" w:customStyle="1" w:styleId="42">
    <w:name w:val="安瑞科集团"/>
    <w:basedOn w:val="1"/>
    <w:qFormat/>
    <w:uiPriority w:val="0"/>
    <w:pPr>
      <w:snapToGrid w:val="0"/>
      <w:spacing w:line="360" w:lineRule="auto"/>
    </w:pPr>
    <w:rPr>
      <w:rFonts w:ascii="Times New Roman" w:hAnsi="Times New Roman" w:eastAsia="仿宋_GB2312" w:cs="Times New Roman"/>
      <w:bCs/>
      <w:sz w:val="24"/>
      <w:szCs w:val="20"/>
    </w:rPr>
  </w:style>
  <w:style w:type="paragraph" w:customStyle="1" w:styleId="43">
    <w:name w:val="Char Char Char Char"/>
    <w:basedOn w:val="1"/>
    <w:qFormat/>
    <w:uiPriority w:val="0"/>
    <w:rPr>
      <w:rFonts w:ascii="Tahoma" w:hAnsi="Tahoma" w:eastAsia="楷体_GB2312" w:cs="Times New Roman"/>
      <w:spacing w:val="10"/>
      <w:sz w:val="24"/>
      <w:szCs w:val="20"/>
    </w:rPr>
  </w:style>
  <w:style w:type="paragraph" w:customStyle="1" w:styleId="44">
    <w:name w:val="ENN标题1"/>
    <w:next w:val="1"/>
    <w:link w:val="45"/>
    <w:qFormat/>
    <w:uiPriority w:val="0"/>
    <w:pPr>
      <w:tabs>
        <w:tab w:val="left" w:pos="3091"/>
      </w:tabs>
      <w:spacing w:before="240" w:after="240" w:line="360" w:lineRule="auto"/>
      <w:jc w:val="center"/>
      <w:outlineLvl w:val="0"/>
    </w:pPr>
    <w:rPr>
      <w:rFonts w:ascii="Times New Roman" w:hAnsi="Times New Roman" w:eastAsia="宋体" w:cs="Times New Roman"/>
      <w:b/>
      <w:kern w:val="2"/>
      <w:sz w:val="32"/>
      <w:szCs w:val="22"/>
      <w:lang w:val="en-US" w:eastAsia="zh-CN" w:bidi="ar-SA"/>
    </w:rPr>
  </w:style>
  <w:style w:type="character" w:customStyle="1" w:styleId="45">
    <w:name w:val="ENN标题1 Char1"/>
    <w:link w:val="44"/>
    <w:qFormat/>
    <w:uiPriority w:val="0"/>
    <w:rPr>
      <w:rFonts w:ascii="Times New Roman" w:hAnsi="Times New Roman" w:eastAsia="宋体" w:cs="Times New Roman"/>
      <w:b/>
      <w:sz w:val="32"/>
    </w:rPr>
  </w:style>
  <w:style w:type="character" w:customStyle="1" w:styleId="46">
    <w:name w:val="sx-表头 字符"/>
    <w:link w:val="47"/>
    <w:qFormat/>
    <w:uiPriority w:val="0"/>
    <w:rPr>
      <w:sz w:val="24"/>
      <w:lang w:val="zh-CN" w:eastAsia="zh-CN"/>
    </w:rPr>
  </w:style>
  <w:style w:type="paragraph" w:customStyle="1" w:styleId="47">
    <w:name w:val="sx-表头"/>
    <w:basedOn w:val="1"/>
    <w:link w:val="46"/>
    <w:qFormat/>
    <w:uiPriority w:val="0"/>
    <w:pPr>
      <w:spacing w:before="50" w:beforeLines="50"/>
      <w:jc w:val="center"/>
    </w:pPr>
    <w:rPr>
      <w:sz w:val="24"/>
      <w:lang w:val="zh-CN"/>
    </w:rPr>
  </w:style>
  <w:style w:type="character" w:customStyle="1" w:styleId="48">
    <w:name w:val="ENN正文0 Char"/>
    <w:link w:val="49"/>
    <w:qFormat/>
    <w:uiPriority w:val="0"/>
    <w:rPr>
      <w:color w:val="4F81BD"/>
      <w:szCs w:val="26"/>
    </w:rPr>
  </w:style>
  <w:style w:type="paragraph" w:customStyle="1" w:styleId="49">
    <w:name w:val="ENN正文0"/>
    <w:basedOn w:val="1"/>
    <w:link w:val="48"/>
    <w:qFormat/>
    <w:uiPriority w:val="0"/>
    <w:pPr>
      <w:autoSpaceDE w:val="0"/>
      <w:autoSpaceDN w:val="0"/>
      <w:spacing w:line="408" w:lineRule="auto"/>
    </w:pPr>
    <w:rPr>
      <w:color w:val="4F81BD"/>
      <w:szCs w:val="26"/>
    </w:rPr>
  </w:style>
  <w:style w:type="character" w:customStyle="1" w:styleId="50">
    <w:name w:val="sx-正文 字符"/>
    <w:link w:val="51"/>
    <w:qFormat/>
    <w:locked/>
    <w:uiPriority w:val="0"/>
    <w:rPr>
      <w:sz w:val="24"/>
    </w:rPr>
  </w:style>
  <w:style w:type="paragraph" w:customStyle="1" w:styleId="51">
    <w:name w:val="sx-正文"/>
    <w:basedOn w:val="1"/>
    <w:link w:val="50"/>
    <w:qFormat/>
    <w:uiPriority w:val="0"/>
    <w:pPr>
      <w:spacing w:line="360" w:lineRule="auto"/>
      <w:ind w:firstLine="200" w:firstLineChars="200"/>
    </w:pPr>
    <w:rPr>
      <w:sz w:val="24"/>
    </w:rPr>
  </w:style>
  <w:style w:type="character" w:customStyle="1" w:styleId="52">
    <w:name w:val="ENN表格正文 Char"/>
    <w:link w:val="53"/>
    <w:qFormat/>
    <w:uiPriority w:val="0"/>
    <w:rPr>
      <w:sz w:val="24"/>
    </w:rPr>
  </w:style>
  <w:style w:type="paragraph" w:customStyle="1" w:styleId="53">
    <w:name w:val="ENN表格正文"/>
    <w:basedOn w:val="51"/>
    <w:link w:val="52"/>
    <w:qFormat/>
    <w:uiPriority w:val="0"/>
    <w:pPr>
      <w:spacing w:line="400" w:lineRule="exact"/>
      <w:ind w:firstLine="0" w:firstLineChars="0"/>
      <w:jc w:val="center"/>
    </w:pPr>
  </w:style>
  <w:style w:type="character" w:customStyle="1" w:styleId="54">
    <w:name w:val="标题 字符"/>
    <w:basedOn w:val="20"/>
    <w:link w:val="16"/>
    <w:qFormat/>
    <w:uiPriority w:val="0"/>
    <w:rPr>
      <w:rFonts w:ascii="Times New Roman" w:hAnsi="Times New Roman" w:eastAsia="宋体" w:cs="Times New Roman"/>
      <w:sz w:val="30"/>
      <w:szCs w:val="24"/>
      <w:lang w:val="zh-CN" w:eastAsia="zh-CN"/>
    </w:rPr>
  </w:style>
  <w:style w:type="paragraph" w:customStyle="1" w:styleId="55">
    <w:name w:val="ENN标题2"/>
    <w:next w:val="51"/>
    <w:qFormat/>
    <w:uiPriority w:val="0"/>
    <w:pPr>
      <w:tabs>
        <w:tab w:val="left" w:pos="960"/>
      </w:tabs>
      <w:spacing w:before="120" w:after="120" w:line="360" w:lineRule="auto"/>
      <w:outlineLvl w:val="1"/>
    </w:pPr>
    <w:rPr>
      <w:rFonts w:ascii="Times New Roman" w:hAnsi="Times New Roman" w:eastAsia="宋体" w:cs="Times New Roman"/>
      <w:b/>
      <w:kern w:val="2"/>
      <w:sz w:val="30"/>
      <w:szCs w:val="22"/>
      <w:lang w:val="en-US" w:eastAsia="zh-CN" w:bidi="ar-SA"/>
    </w:rPr>
  </w:style>
  <w:style w:type="character" w:customStyle="1" w:styleId="56">
    <w:name w:val="日期 字符"/>
    <w:basedOn w:val="20"/>
    <w:link w:val="9"/>
    <w:qFormat/>
    <w:uiPriority w:val="0"/>
    <w:rPr>
      <w:rFonts w:ascii="Times New Roman" w:hAnsi="Times New Roman" w:eastAsia="宋体" w:cs="Times New Roman"/>
      <w:szCs w:val="24"/>
      <w:lang w:val="zh-CN" w:eastAsia="zh-CN"/>
    </w:rPr>
  </w:style>
  <w:style w:type="paragraph" w:customStyle="1" w:styleId="57">
    <w:name w:val="TOC 标题1"/>
    <w:basedOn w:val="2"/>
    <w:next w:val="1"/>
    <w:qFormat/>
    <w:uiPriority w:val="39"/>
    <w:pPr>
      <w:widowControl/>
      <w:spacing w:before="480" w:after="0" w:line="276" w:lineRule="auto"/>
      <w:jc w:val="left"/>
      <w:outlineLvl w:val="9"/>
    </w:pPr>
    <w:rPr>
      <w:rFonts w:ascii="Cambria" w:hAnsi="Cambria" w:eastAsia="宋体" w:cs="Times New Roman"/>
      <w:b w:val="0"/>
      <w:color w:val="365F91"/>
      <w:kern w:val="0"/>
      <w:sz w:val="28"/>
      <w:szCs w:val="28"/>
    </w:rPr>
  </w:style>
  <w:style w:type="paragraph" w:customStyle="1" w:styleId="58">
    <w:name w:val="目录 41"/>
    <w:basedOn w:val="1"/>
    <w:next w:val="1"/>
    <w:qFormat/>
    <w:uiPriority w:val="0"/>
    <w:pPr>
      <w:ind w:left="420"/>
      <w:jc w:val="left"/>
    </w:pPr>
    <w:rPr>
      <w:rFonts w:ascii="Calibri" w:hAnsi="Calibri" w:eastAsia="宋体" w:cs="Calibri"/>
      <w:sz w:val="20"/>
      <w:szCs w:val="20"/>
    </w:rPr>
  </w:style>
  <w:style w:type="paragraph" w:customStyle="1" w:styleId="59">
    <w:name w:val="目录 51"/>
    <w:basedOn w:val="1"/>
    <w:next w:val="1"/>
    <w:qFormat/>
    <w:uiPriority w:val="0"/>
    <w:pPr>
      <w:ind w:left="630"/>
      <w:jc w:val="left"/>
    </w:pPr>
    <w:rPr>
      <w:rFonts w:ascii="Calibri" w:hAnsi="Calibri" w:eastAsia="宋体" w:cs="Calibri"/>
      <w:sz w:val="20"/>
      <w:szCs w:val="20"/>
    </w:rPr>
  </w:style>
  <w:style w:type="paragraph" w:customStyle="1" w:styleId="60">
    <w:name w:val="目录 61"/>
    <w:basedOn w:val="1"/>
    <w:next w:val="1"/>
    <w:qFormat/>
    <w:uiPriority w:val="0"/>
    <w:pPr>
      <w:ind w:left="840"/>
      <w:jc w:val="left"/>
    </w:pPr>
    <w:rPr>
      <w:rFonts w:ascii="Calibri" w:hAnsi="Calibri" w:eastAsia="宋体" w:cs="Calibri"/>
      <w:sz w:val="20"/>
      <w:szCs w:val="20"/>
    </w:rPr>
  </w:style>
  <w:style w:type="paragraph" w:customStyle="1" w:styleId="61">
    <w:name w:val="目录 71"/>
    <w:basedOn w:val="1"/>
    <w:next w:val="1"/>
    <w:qFormat/>
    <w:uiPriority w:val="0"/>
    <w:pPr>
      <w:ind w:left="1050"/>
      <w:jc w:val="left"/>
    </w:pPr>
    <w:rPr>
      <w:rFonts w:ascii="Calibri" w:hAnsi="Calibri" w:eastAsia="宋体" w:cs="Calibri"/>
      <w:sz w:val="20"/>
      <w:szCs w:val="20"/>
    </w:rPr>
  </w:style>
  <w:style w:type="paragraph" w:customStyle="1" w:styleId="62">
    <w:name w:val="目录 81"/>
    <w:basedOn w:val="1"/>
    <w:next w:val="1"/>
    <w:qFormat/>
    <w:uiPriority w:val="0"/>
    <w:pPr>
      <w:ind w:left="1260"/>
      <w:jc w:val="left"/>
    </w:pPr>
    <w:rPr>
      <w:rFonts w:ascii="Calibri" w:hAnsi="Calibri" w:eastAsia="宋体" w:cs="Calibri"/>
      <w:sz w:val="20"/>
      <w:szCs w:val="20"/>
    </w:rPr>
  </w:style>
  <w:style w:type="paragraph" w:customStyle="1" w:styleId="63">
    <w:name w:val="目录 91"/>
    <w:basedOn w:val="1"/>
    <w:next w:val="1"/>
    <w:qFormat/>
    <w:uiPriority w:val="0"/>
    <w:pPr>
      <w:ind w:left="1470"/>
      <w:jc w:val="left"/>
    </w:pPr>
    <w:rPr>
      <w:rFonts w:ascii="Calibri" w:hAnsi="Calibri" w:eastAsia="宋体" w:cs="Calibri"/>
      <w:sz w:val="20"/>
      <w:szCs w:val="20"/>
    </w:rPr>
  </w:style>
  <w:style w:type="character" w:customStyle="1" w:styleId="64">
    <w:name w:val="文档结构图 字符"/>
    <w:basedOn w:val="20"/>
    <w:link w:val="7"/>
    <w:semiHidden/>
    <w:qFormat/>
    <w:uiPriority w:val="0"/>
    <w:rPr>
      <w:rFonts w:ascii="Times New Roman" w:hAnsi="Times New Roman" w:eastAsia="宋体" w:cs="Times New Roman"/>
      <w:szCs w:val="24"/>
      <w:shd w:val="clear" w:color="auto" w:fill="000080"/>
    </w:rPr>
  </w:style>
  <w:style w:type="paragraph" w:customStyle="1" w:styleId="65">
    <w:name w:val="ENN标题4"/>
    <w:next w:val="51"/>
    <w:qFormat/>
    <w:uiPriority w:val="0"/>
    <w:pPr>
      <w:tabs>
        <w:tab w:val="left" w:pos="397"/>
      </w:tabs>
      <w:spacing w:line="360" w:lineRule="auto"/>
      <w:contextualSpacing/>
      <w:outlineLvl w:val="3"/>
    </w:pPr>
    <w:rPr>
      <w:rFonts w:ascii="Arial" w:hAnsi="Arial" w:eastAsia="仿宋" w:cs="Times New Roman"/>
      <w:b/>
      <w:kern w:val="2"/>
      <w:sz w:val="24"/>
      <w:szCs w:val="22"/>
      <w:lang w:val="en-US" w:eastAsia="zh-CN" w:bidi="ar-SA"/>
    </w:rPr>
  </w:style>
  <w:style w:type="paragraph" w:customStyle="1" w:styleId="66">
    <w:name w:val="ohz标题5"/>
    <w:basedOn w:val="65"/>
    <w:next w:val="51"/>
    <w:qFormat/>
    <w:uiPriority w:val="0"/>
    <w:pPr>
      <w:tabs>
        <w:tab w:val="left" w:pos="1134"/>
      </w:tabs>
      <w:outlineLvl w:val="4"/>
    </w:pPr>
  </w:style>
  <w:style w:type="paragraph" w:customStyle="1" w:styleId="67">
    <w:name w:val="ENN标题3"/>
    <w:next w:val="51"/>
    <w:qFormat/>
    <w:uiPriority w:val="0"/>
    <w:pPr>
      <w:tabs>
        <w:tab w:val="left" w:pos="397"/>
      </w:tabs>
      <w:spacing w:line="360" w:lineRule="auto"/>
      <w:outlineLvl w:val="2"/>
    </w:pPr>
    <w:rPr>
      <w:rFonts w:ascii="Arial" w:hAnsi="Arial" w:eastAsia="仿宋" w:cs="Times New Roman"/>
      <w:b/>
      <w:kern w:val="2"/>
      <w:sz w:val="24"/>
      <w:szCs w:val="22"/>
      <w:lang w:val="en-US" w:eastAsia="zh-CN" w:bidi="ar-SA"/>
    </w:rPr>
  </w:style>
  <w:style w:type="paragraph" w:customStyle="1" w:styleId="68">
    <w:name w:val="列项2"/>
    <w:basedOn w:val="1"/>
    <w:qFormat/>
    <w:uiPriority w:val="99"/>
    <w:pPr>
      <w:tabs>
        <w:tab w:val="left" w:pos="397"/>
        <w:tab w:val="left" w:pos="1259"/>
        <w:tab w:val="left" w:pos="3080"/>
      </w:tabs>
      <w:spacing w:line="360" w:lineRule="auto"/>
      <w:ind w:firstLine="200" w:firstLineChars="200"/>
    </w:pPr>
    <w:rPr>
      <w:rFonts w:ascii="Times New Roman" w:hAnsi="Times New Roman" w:eastAsia="宋体" w:cs="Times New Roman"/>
      <w:sz w:val="24"/>
      <w:szCs w:val="24"/>
    </w:rPr>
  </w:style>
  <w:style w:type="paragraph" w:customStyle="1" w:styleId="69">
    <w:name w:val="列项4"/>
    <w:basedOn w:val="1"/>
    <w:qFormat/>
    <w:uiPriority w:val="99"/>
    <w:pPr>
      <w:tabs>
        <w:tab w:val="left" w:pos="397"/>
        <w:tab w:val="left" w:pos="2098"/>
        <w:tab w:val="left" w:pos="3920"/>
      </w:tabs>
      <w:spacing w:line="360" w:lineRule="auto"/>
      <w:ind w:firstLine="200" w:firstLineChars="200"/>
    </w:pPr>
    <w:rPr>
      <w:rFonts w:ascii="Times New Roman" w:hAnsi="Times New Roman" w:eastAsia="宋体" w:cs="Times New Roman"/>
      <w:sz w:val="24"/>
      <w:szCs w:val="24"/>
    </w:rPr>
  </w:style>
  <w:style w:type="paragraph" w:customStyle="1" w:styleId="70">
    <w:name w:val="列项3"/>
    <w:basedOn w:val="1"/>
    <w:qFormat/>
    <w:uiPriority w:val="99"/>
    <w:pPr>
      <w:tabs>
        <w:tab w:val="left" w:pos="397"/>
        <w:tab w:val="left" w:pos="1678"/>
        <w:tab w:val="left" w:pos="3500"/>
      </w:tabs>
      <w:spacing w:line="360" w:lineRule="auto"/>
      <w:ind w:firstLine="200" w:firstLineChars="200"/>
    </w:pPr>
    <w:rPr>
      <w:rFonts w:ascii="Times New Roman" w:hAnsi="Times New Roman" w:eastAsia="宋体" w:cs="Times New Roman"/>
      <w:sz w:val="24"/>
      <w:szCs w:val="24"/>
    </w:rPr>
  </w:style>
  <w:style w:type="paragraph" w:customStyle="1" w:styleId="71">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72">
    <w:name w:val="sx-标题4"/>
    <w:basedOn w:val="51"/>
    <w:link w:val="75"/>
    <w:qFormat/>
    <w:uiPriority w:val="0"/>
    <w:pPr>
      <w:ind w:firstLine="480"/>
    </w:pPr>
  </w:style>
  <w:style w:type="character" w:customStyle="1" w:styleId="73">
    <w:name w:val="ENN表头文字 Char"/>
    <w:link w:val="74"/>
    <w:qFormat/>
    <w:uiPriority w:val="0"/>
    <w:rPr>
      <w:rFonts w:eastAsia="黑体"/>
    </w:rPr>
  </w:style>
  <w:style w:type="paragraph" w:customStyle="1" w:styleId="74">
    <w:name w:val="ENN表头文字"/>
    <w:basedOn w:val="53"/>
    <w:link w:val="73"/>
    <w:qFormat/>
    <w:uiPriority w:val="0"/>
    <w:pPr>
      <w:spacing w:line="240" w:lineRule="auto"/>
    </w:pPr>
    <w:rPr>
      <w:rFonts w:eastAsia="黑体"/>
      <w:sz w:val="21"/>
    </w:rPr>
  </w:style>
  <w:style w:type="character" w:customStyle="1" w:styleId="75">
    <w:name w:val="sx-标题4 字符"/>
    <w:link w:val="72"/>
    <w:qFormat/>
    <w:uiPriority w:val="0"/>
    <w:rPr>
      <w:sz w:val="24"/>
    </w:rPr>
  </w:style>
  <w:style w:type="paragraph" w:customStyle="1" w:styleId="76">
    <w:name w:val="ENN正文"/>
    <w:basedOn w:val="1"/>
    <w:link w:val="77"/>
    <w:qFormat/>
    <w:uiPriority w:val="0"/>
    <w:pPr>
      <w:spacing w:line="360" w:lineRule="auto"/>
      <w:ind w:firstLine="200" w:firstLineChars="200"/>
    </w:pPr>
    <w:rPr>
      <w:rFonts w:ascii="Times New Roman" w:hAnsi="Times New Roman" w:eastAsia="宋体" w:cs="Times New Roman"/>
      <w:sz w:val="24"/>
      <w:lang w:val="zh-CN"/>
    </w:rPr>
  </w:style>
  <w:style w:type="character" w:customStyle="1" w:styleId="77">
    <w:name w:val="ENN正文 Char"/>
    <w:link w:val="76"/>
    <w:qFormat/>
    <w:uiPriority w:val="0"/>
    <w:rPr>
      <w:rFonts w:ascii="Times New Roman" w:hAnsi="Times New Roman" w:eastAsia="宋体" w:cs="Times New Roman"/>
      <w:sz w:val="24"/>
      <w:lang w:val="zh-CN" w:eastAsia="zh-CN"/>
    </w:rPr>
  </w:style>
  <w:style w:type="paragraph" w:customStyle="1" w:styleId="78">
    <w:name w:val="列出段落1"/>
    <w:basedOn w:val="1"/>
    <w:qFormat/>
    <w:uiPriority w:val="34"/>
    <w:pPr>
      <w:widowControl/>
      <w:ind w:firstLine="420" w:firstLineChars="200"/>
      <w:jc w:val="left"/>
    </w:pPr>
    <w:rPr>
      <w:rFonts w:ascii="宋体" w:hAnsi="宋体" w:eastAsia="宋体" w:cs="宋体"/>
      <w:kern w:val="0"/>
      <w:sz w:val="24"/>
      <w:szCs w:val="24"/>
    </w:rPr>
  </w:style>
  <w:style w:type="character" w:styleId="79">
    <w:name w:val="Placeholder Text"/>
    <w:basedOn w:val="20"/>
    <w:semiHidden/>
    <w:qFormat/>
    <w:uiPriority w:val="99"/>
    <w:rPr>
      <w:color w:val="808080"/>
    </w:rPr>
  </w:style>
  <w:style w:type="character" w:customStyle="1" w:styleId="80">
    <w:name w:val="text-only"/>
    <w:basedOn w:val="20"/>
    <w:qFormat/>
    <w:uiPriority w:val="0"/>
  </w:style>
  <w:style w:type="paragraph" w:customStyle="1" w:styleId="81">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32EA2119-3877-4FD3-80C1-B5E20DBEEEA8}">
  <ds:schemaRefs/>
</ds:datastoreItem>
</file>

<file path=docProps/app.xml><?xml version="1.0" encoding="utf-8"?>
<Properties xmlns="http://schemas.openxmlformats.org/officeDocument/2006/extended-properties" xmlns:vt="http://schemas.openxmlformats.org/officeDocument/2006/docPropsVTypes">
  <Company>微软中国</Company>
  <Pages>8</Pages>
  <Words>2746</Words>
  <Characters>2830</Characters>
  <Lines>29</Lines>
  <Paragraphs>8</Paragraphs>
  <TotalTime>106</TotalTime>
  <ScaleCrop>false</ScaleCrop>
  <LinksUpToDate>false</LinksUpToDate>
  <CharactersWithSpaces>3176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2024-06-17T03:14:00Z</dcterms:created>
  <dc:creator>周 洲</dc:creator>
  <cp:lastModifiedBy>朱三强</cp:lastModifiedBy>
  <cp:lastPrinted>2021-03-05T06:51:00Z</cp:lastPrinted>
  <dcterms:modified xsi:type="dcterms:W3CDTF">2025-09-04T02:32:17Z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595C1C202633431ABEFC05D9D6BB0164_13</vt:lpwstr>
  </property>
  <property fmtid="{D5CDD505-2E9C-101B-9397-08002B2CF9AE}" pid="4" name="AIGC">
    <vt:lpwstr>{"Label":"1","ContentProducer":"001191110108330284923X10000","ProduceID":"review_329354","ReservedCode1":"104f8fe8e5bc54dbf3ce4e3a952165a0","ContentPropagator":"001191110108330284923X10000","PropagateID":"review_329354","ReservedCode2":""}</vt:lpwstr>
  </property>
  <property fmtid="{D5CDD505-2E9C-101B-9397-08002B2CF9AE}" pid="5" name="KSOTemplateDocerSaveRecord">
    <vt:lpwstr>eyJoZGlkIjoiYjhiZjIyNGY5MjUxNTExOTY2Y2NlNmVhZjdmNDk0NTciLCJ1c2VySWQiOiIxNDg0NzA4Mjk4In0=</vt:lpwstr>
  </property>
</Properties>
</file>