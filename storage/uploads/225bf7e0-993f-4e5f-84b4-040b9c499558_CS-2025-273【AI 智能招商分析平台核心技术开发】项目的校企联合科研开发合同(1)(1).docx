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C257" w14:textId="77777777" w:rsidR="001D7D27" w:rsidRDefault="00000000">
      <w:pPr>
        <w:pStyle w:val="1"/>
        <w:spacing w:before="0" w:after="0" w:line="360" w:lineRule="auto"/>
        <w:rPr>
          <w:sz w:val="32"/>
        </w:rPr>
      </w:pPr>
      <w:r>
        <w:rPr>
          <w:sz w:val="32"/>
        </w:rPr>
        <w:t>关于【</w:t>
      </w:r>
      <w:r>
        <w:rPr>
          <w:sz w:val="32"/>
        </w:rPr>
        <w:t xml:space="preserve">AI </w:t>
      </w:r>
      <w:r>
        <w:rPr>
          <w:sz w:val="32"/>
        </w:rPr>
        <w:t>智能招商分析平台核心技术开发】项目的校企联合科研开发合同</w:t>
      </w:r>
    </w:p>
    <w:p w14:paraId="6B0F5D98" w14:textId="77777777" w:rsidR="001D7D27" w:rsidRDefault="00000000">
      <w:pPr>
        <w:pStyle w:val="ad"/>
        <w:spacing w:before="0" w:beforeAutospacing="0" w:after="0" w:afterAutospacing="0" w:line="360" w:lineRule="auto"/>
        <w:rPr>
          <w:color w:val="000000"/>
        </w:rPr>
      </w:pPr>
      <w:r>
        <w:rPr>
          <w:b/>
          <w:color w:val="000000"/>
        </w:rPr>
        <w:t>甲方（委托方）：</w:t>
      </w:r>
      <w:ins w:id="0" w:author="夏夏" w:date="2025-09-04T12:43:00Z">
        <w:r>
          <w:rPr>
            <w:color w:val="000000"/>
          </w:rPr>
          <w:t>成都盈狐科技有限公司</w:t>
        </w:r>
      </w:ins>
      <w:del w:id="1" w:author="夏夏" w:date="2025-09-04T12:43:00Z">
        <w:r>
          <w:rPr>
            <w:b/>
            <w:color w:val="000000"/>
          </w:rPr>
          <w:delText>盈狐科技</w:delText>
        </w:r>
      </w:del>
    </w:p>
    <w:p w14:paraId="47866FD4" w14:textId="77777777" w:rsidR="001D7D27" w:rsidRDefault="00000000">
      <w:pPr>
        <w:pStyle w:val="ad"/>
        <w:spacing w:before="0" w:beforeAutospacing="0" w:after="0" w:afterAutospacing="0" w:line="360" w:lineRule="auto"/>
        <w:rPr>
          <w:color w:val="000000"/>
        </w:rPr>
      </w:pPr>
      <w:r>
        <w:rPr>
          <w:color w:val="000000"/>
        </w:rPr>
        <w:t>统一社会信用代码：</w:t>
      </w:r>
      <w:r>
        <w:rPr>
          <w:color w:val="000000"/>
        </w:rPr>
        <w:t>91510100MAEK4Q994E</w:t>
      </w:r>
    </w:p>
    <w:p w14:paraId="0B7CE92B" w14:textId="77777777" w:rsidR="001D7D27" w:rsidRDefault="00000000">
      <w:pPr>
        <w:pStyle w:val="ad"/>
        <w:spacing w:before="0" w:beforeAutospacing="0" w:after="0" w:afterAutospacing="0" w:line="360" w:lineRule="auto"/>
        <w:rPr>
          <w:color w:val="000000"/>
        </w:rPr>
      </w:pPr>
      <w:r>
        <w:rPr>
          <w:color w:val="000000"/>
        </w:rPr>
        <w:t>名称：成都盈狐科技有限公司</w:t>
      </w:r>
    </w:p>
    <w:p w14:paraId="5209BF3B" w14:textId="77777777" w:rsidR="001D7D27" w:rsidRDefault="00000000">
      <w:pPr>
        <w:pStyle w:val="ad"/>
        <w:spacing w:before="0" w:beforeAutospacing="0" w:after="0" w:afterAutospacing="0" w:line="360" w:lineRule="auto"/>
        <w:rPr>
          <w:color w:val="000000"/>
        </w:rPr>
      </w:pPr>
      <w:r>
        <w:rPr>
          <w:color w:val="000000"/>
        </w:rPr>
        <w:t>法定代表人：李春阳</w:t>
      </w:r>
    </w:p>
    <w:p w14:paraId="5AFA2581" w14:textId="77777777" w:rsidR="001D7D27" w:rsidRDefault="00000000">
      <w:pPr>
        <w:pStyle w:val="ad"/>
        <w:spacing w:before="0" w:beforeAutospacing="0" w:after="0" w:afterAutospacing="0" w:line="360" w:lineRule="auto"/>
        <w:rPr>
          <w:color w:val="000000"/>
        </w:rPr>
      </w:pPr>
      <w:r>
        <w:rPr>
          <w:color w:val="000000"/>
        </w:rPr>
        <w:t>地址：中国（四川）自由贸易试验区成都高新区府城大道西段</w:t>
      </w:r>
      <w:r>
        <w:rPr>
          <w:color w:val="000000"/>
        </w:rPr>
        <w:t>399</w:t>
      </w:r>
      <w:r>
        <w:rPr>
          <w:color w:val="000000"/>
        </w:rPr>
        <w:t>号</w:t>
      </w:r>
      <w:r>
        <w:rPr>
          <w:color w:val="000000"/>
        </w:rPr>
        <w:t>7</w:t>
      </w:r>
      <w:r>
        <w:rPr>
          <w:color w:val="000000"/>
        </w:rPr>
        <w:t>栋</w:t>
      </w:r>
      <w:r>
        <w:rPr>
          <w:color w:val="000000"/>
        </w:rPr>
        <w:t>2</w:t>
      </w:r>
      <w:r>
        <w:rPr>
          <w:color w:val="000000"/>
        </w:rPr>
        <w:t>单元</w:t>
      </w:r>
      <w:r>
        <w:rPr>
          <w:color w:val="000000"/>
        </w:rPr>
        <w:t>17</w:t>
      </w:r>
      <w:r>
        <w:rPr>
          <w:color w:val="000000"/>
        </w:rPr>
        <w:t>层</w:t>
      </w:r>
      <w:r>
        <w:rPr>
          <w:color w:val="000000"/>
        </w:rPr>
        <w:t>1705</w:t>
      </w:r>
      <w:r>
        <w:rPr>
          <w:color w:val="000000"/>
        </w:rPr>
        <w:t>号</w:t>
      </w:r>
    </w:p>
    <w:p w14:paraId="497DB55B" w14:textId="77777777" w:rsidR="001D7D27" w:rsidRDefault="00000000">
      <w:pPr>
        <w:pStyle w:val="ad"/>
        <w:spacing w:before="0" w:beforeAutospacing="0" w:after="0" w:afterAutospacing="0" w:line="360" w:lineRule="auto"/>
        <w:rPr>
          <w:color w:val="000000"/>
        </w:rPr>
      </w:pPr>
      <w:r>
        <w:rPr>
          <w:color w:val="000000"/>
        </w:rPr>
        <w:t>联系方式：</w:t>
      </w:r>
      <w:r>
        <w:rPr>
          <w:color w:val="000000"/>
        </w:rPr>
        <w:t xml:space="preserve">17708121887 </w:t>
      </w:r>
    </w:p>
    <w:p w14:paraId="76A348AF" w14:textId="77777777" w:rsidR="001D7D27" w:rsidRDefault="00000000">
      <w:pPr>
        <w:pStyle w:val="ad"/>
        <w:spacing w:before="0" w:beforeAutospacing="0" w:after="0" w:afterAutospacing="0" w:line="360" w:lineRule="auto"/>
        <w:rPr>
          <w:color w:val="000000"/>
        </w:rPr>
      </w:pPr>
      <w:r>
        <w:rPr>
          <w:b/>
          <w:color w:val="000000"/>
        </w:rPr>
        <w:t>乙方（开发方）：四川大学</w:t>
      </w:r>
    </w:p>
    <w:p w14:paraId="71285F9A" w14:textId="77777777" w:rsidR="001D7D27" w:rsidRDefault="00000000">
      <w:pPr>
        <w:pStyle w:val="ad"/>
        <w:spacing w:before="0" w:beforeAutospacing="0" w:after="0" w:afterAutospacing="0" w:line="360" w:lineRule="auto"/>
        <w:rPr>
          <w:color w:val="000000"/>
        </w:rPr>
      </w:pPr>
      <w:r>
        <w:rPr>
          <w:color w:val="000000"/>
        </w:rPr>
        <w:t>统一社会信用代码：</w:t>
      </w:r>
      <w:r>
        <w:rPr>
          <w:color w:val="000000"/>
        </w:rPr>
        <w:t>121000004000091949</w:t>
      </w:r>
    </w:p>
    <w:p w14:paraId="34E884DE" w14:textId="77777777" w:rsidR="001D7D27" w:rsidRDefault="00000000">
      <w:pPr>
        <w:pStyle w:val="ad"/>
        <w:spacing w:before="0" w:beforeAutospacing="0" w:after="0" w:afterAutospacing="0" w:line="360" w:lineRule="auto"/>
        <w:rPr>
          <w:color w:val="000000"/>
        </w:rPr>
      </w:pPr>
      <w:r>
        <w:rPr>
          <w:color w:val="000000"/>
        </w:rPr>
        <w:t>名称：四川大学</w:t>
      </w:r>
    </w:p>
    <w:p w14:paraId="573DFE1B" w14:textId="77777777" w:rsidR="001D7D27" w:rsidRDefault="00000000">
      <w:pPr>
        <w:pStyle w:val="ad"/>
        <w:tabs>
          <w:tab w:val="left" w:pos="3607"/>
        </w:tabs>
        <w:spacing w:before="0" w:beforeAutospacing="0" w:after="0" w:afterAutospacing="0" w:line="360" w:lineRule="auto"/>
        <w:rPr>
          <w:color w:val="000000"/>
        </w:rPr>
      </w:pPr>
      <w:r>
        <w:rPr>
          <w:color w:val="000000"/>
        </w:rPr>
        <w:t>法定代表人</w:t>
      </w:r>
      <w:r>
        <w:rPr>
          <w:color w:val="000000"/>
        </w:rPr>
        <w:t xml:space="preserve"> / </w:t>
      </w:r>
      <w:r>
        <w:rPr>
          <w:color w:val="000000"/>
        </w:rPr>
        <w:t>负责人：汪劲松</w:t>
      </w:r>
      <w:r>
        <w:rPr>
          <w:color w:val="000000"/>
        </w:rPr>
        <w:tab/>
      </w:r>
    </w:p>
    <w:p w14:paraId="004A3A43" w14:textId="77777777" w:rsidR="001D7D27" w:rsidRDefault="00000000">
      <w:pPr>
        <w:pStyle w:val="ad"/>
        <w:spacing w:before="0" w:beforeAutospacing="0" w:after="0" w:afterAutospacing="0" w:line="360" w:lineRule="auto"/>
        <w:rPr>
          <w:color w:val="000000"/>
        </w:rPr>
      </w:pPr>
      <w:r>
        <w:rPr>
          <w:color w:val="000000"/>
        </w:rPr>
        <w:t>地址：成都市武侯区一环路南一段</w:t>
      </w:r>
      <w:r>
        <w:rPr>
          <w:color w:val="000000"/>
        </w:rPr>
        <w:t>24</w:t>
      </w:r>
      <w:r>
        <w:rPr>
          <w:color w:val="000000"/>
        </w:rPr>
        <w:t>号</w:t>
      </w:r>
    </w:p>
    <w:p w14:paraId="3AA9D7C2" w14:textId="77777777" w:rsidR="001D7D27" w:rsidRDefault="00000000">
      <w:pPr>
        <w:pStyle w:val="ad"/>
        <w:spacing w:before="0" w:beforeAutospacing="0" w:after="0" w:afterAutospacing="0" w:line="360" w:lineRule="auto"/>
        <w:rPr>
          <w:color w:val="000000"/>
        </w:rPr>
      </w:pPr>
      <w:r>
        <w:rPr>
          <w:color w:val="000000"/>
        </w:rPr>
        <w:t>联系方式：</w:t>
      </w:r>
      <w:r>
        <w:rPr>
          <w:color w:val="000000"/>
        </w:rPr>
        <w:t>wenqianglei@scu.edu.cn</w:t>
      </w:r>
    </w:p>
    <w:p w14:paraId="20C708E5" w14:textId="77777777" w:rsidR="001D7D27" w:rsidRDefault="00000000">
      <w:pPr>
        <w:pStyle w:val="ad"/>
        <w:spacing w:before="0" w:beforeAutospacing="0" w:after="0" w:afterAutospacing="0" w:line="360" w:lineRule="auto"/>
        <w:rPr>
          <w:color w:val="000000"/>
        </w:rPr>
      </w:pPr>
      <w:r>
        <w:rPr>
          <w:color w:val="000000"/>
        </w:rPr>
        <w:t>项目对接团队：雷文强</w:t>
      </w:r>
      <w:r>
        <w:rPr>
          <w:color w:val="000000"/>
        </w:rPr>
        <w:t xml:space="preserve"> </w:t>
      </w:r>
      <w:r>
        <w:rPr>
          <w:color w:val="000000"/>
        </w:rPr>
        <w:t>教授</w:t>
      </w:r>
    </w:p>
    <w:p w14:paraId="0EACEBC5" w14:textId="77777777" w:rsidR="001D7D27" w:rsidRDefault="001D7D27">
      <w:pPr>
        <w:pStyle w:val="ad"/>
        <w:spacing w:before="0" w:beforeAutospacing="0" w:after="0" w:afterAutospacing="0" w:line="360" w:lineRule="auto"/>
        <w:rPr>
          <w:color w:val="000000"/>
        </w:rPr>
      </w:pPr>
    </w:p>
    <w:p w14:paraId="1ADDAF59" w14:textId="77777777" w:rsidR="001D7D27" w:rsidRDefault="00000000">
      <w:pPr>
        <w:spacing w:line="360" w:lineRule="auto"/>
        <w:rPr>
          <w:color w:val="000000"/>
        </w:rPr>
      </w:pPr>
      <w:r>
        <w:rPr>
          <w:color w:val="000000"/>
        </w:rPr>
        <w:t>为实现【大数据、人工智能（</w:t>
      </w:r>
      <w:r>
        <w:rPr>
          <w:color w:val="000000"/>
        </w:rPr>
        <w:t>AI</w:t>
      </w:r>
      <w:r>
        <w:rPr>
          <w:color w:val="000000"/>
        </w:rPr>
        <w:t>）等技术在智能政策分析领域的商业化应用】，【盈狐科技】（以下简称：甲方）与【四川大学】（以下简称：乙方）开展校企科研合作，由甲方提供研发需求、研发资金及行业数据、业务经验支持，乙方组建专业研发团队，负责研发并按计划推进项目。</w:t>
      </w:r>
    </w:p>
    <w:p w14:paraId="459CA773" w14:textId="77777777" w:rsidR="001D7D27" w:rsidRDefault="001D7D27">
      <w:pPr>
        <w:pStyle w:val="ad"/>
        <w:spacing w:before="0" w:beforeAutospacing="0" w:after="0" w:afterAutospacing="0" w:line="360" w:lineRule="auto"/>
        <w:rPr>
          <w:color w:val="000000"/>
        </w:rPr>
      </w:pPr>
    </w:p>
    <w:p w14:paraId="25D0B082" w14:textId="77777777" w:rsidR="001D7D27" w:rsidRDefault="00000000">
      <w:pPr>
        <w:pStyle w:val="ad"/>
        <w:spacing w:before="0" w:beforeAutospacing="0" w:after="0" w:afterAutospacing="0" w:line="360" w:lineRule="auto"/>
        <w:rPr>
          <w:color w:val="000000"/>
        </w:rPr>
      </w:pPr>
      <w:r>
        <w:rPr>
          <w:color w:val="000000"/>
        </w:rPr>
        <w:t>本合同各方经平等自愿协商，根据《中华人民共和国民法典》及相关法规，就甲方委托乙方开发【</w:t>
      </w:r>
      <w:r>
        <w:rPr>
          <w:color w:val="000000"/>
        </w:rPr>
        <w:t>AI</w:t>
      </w:r>
      <w:r>
        <w:rPr>
          <w:color w:val="000000"/>
        </w:rPr>
        <w:t>智能招商分析平台系统核心技术研发】事宜，签订本合同以共同遵守。</w:t>
      </w:r>
    </w:p>
    <w:p w14:paraId="52103AE0" w14:textId="77777777" w:rsidR="001D7D27" w:rsidRDefault="00000000">
      <w:pPr>
        <w:pStyle w:val="2"/>
        <w:spacing w:before="0" w:after="0" w:line="360" w:lineRule="auto"/>
      </w:pPr>
      <w:r>
        <w:t>第一部分</w:t>
      </w:r>
      <w:r>
        <w:t> </w:t>
      </w:r>
      <w:r>
        <w:t>项目与开发费用</w:t>
      </w:r>
    </w:p>
    <w:p w14:paraId="53AF806F" w14:textId="77777777" w:rsidR="001D7D27" w:rsidRDefault="00000000">
      <w:pPr>
        <w:pStyle w:val="3"/>
        <w:numPr>
          <w:ilvl w:val="0"/>
          <w:numId w:val="1"/>
        </w:numPr>
        <w:spacing w:before="0" w:after="0" w:line="360" w:lineRule="auto"/>
      </w:pPr>
      <w:r>
        <w:t>定义</w:t>
      </w:r>
    </w:p>
    <w:p w14:paraId="0EDF1318" w14:textId="77777777" w:rsidR="001D7D27" w:rsidRDefault="00000000">
      <w:pPr>
        <w:pStyle w:val="ad"/>
        <w:spacing w:before="0" w:beforeAutospacing="0" w:after="0" w:afterAutospacing="0" w:line="360" w:lineRule="auto"/>
        <w:rPr>
          <w:color w:val="000000"/>
        </w:rPr>
      </w:pPr>
      <w:r>
        <w:rPr>
          <w:color w:val="000000"/>
        </w:rPr>
        <w:t>除本合同另有约定外，下列词语在本合同中具有如下含义：</w:t>
      </w:r>
    </w:p>
    <w:p w14:paraId="1EEC415C" w14:textId="77777777" w:rsidR="001D7D27" w:rsidRDefault="00000000">
      <w:pPr>
        <w:pStyle w:val="ad"/>
        <w:numPr>
          <w:ilvl w:val="1"/>
          <w:numId w:val="1"/>
        </w:numPr>
        <w:spacing w:before="0" w:beforeAutospacing="0" w:after="0" w:afterAutospacing="0" w:line="360" w:lineRule="auto"/>
        <w:rPr>
          <w:color w:val="000000"/>
        </w:rPr>
      </w:pPr>
      <w:r>
        <w:rPr>
          <w:color w:val="000000"/>
        </w:rPr>
        <w:t>开发需求：乙方为履行本合同所开发和提供的需求。</w:t>
      </w:r>
    </w:p>
    <w:p w14:paraId="68941E64" w14:textId="77777777" w:rsidR="001D7D27" w:rsidRDefault="00000000">
      <w:pPr>
        <w:pStyle w:val="ad"/>
        <w:numPr>
          <w:ilvl w:val="1"/>
          <w:numId w:val="1"/>
        </w:numPr>
        <w:spacing w:before="0" w:beforeAutospacing="0" w:after="0" w:afterAutospacing="0" w:line="360" w:lineRule="auto"/>
        <w:rPr>
          <w:color w:val="000000"/>
        </w:rPr>
      </w:pPr>
      <w:r>
        <w:rPr>
          <w:color w:val="000000"/>
        </w:rPr>
        <w:lastRenderedPageBreak/>
        <w:t>里程碑：乙方在开发过程中阶段性完成的，并具有相对独立性的部分需求或模块。</w:t>
      </w:r>
    </w:p>
    <w:p w14:paraId="155ED678" w14:textId="77777777" w:rsidR="001D7D27" w:rsidRDefault="00000000">
      <w:pPr>
        <w:pStyle w:val="ad"/>
        <w:numPr>
          <w:ilvl w:val="1"/>
          <w:numId w:val="1"/>
        </w:numPr>
        <w:spacing w:before="0" w:beforeAutospacing="0" w:after="0" w:afterAutospacing="0" w:line="360" w:lineRule="auto"/>
        <w:rPr>
          <w:color w:val="000000"/>
        </w:rPr>
      </w:pPr>
      <w:r>
        <w:rPr>
          <w:color w:val="000000"/>
        </w:rPr>
        <w:t>背景知识产权：一方在合同生效前就已经存在的或者在独立于本项目之外获得的知识产权。</w:t>
      </w:r>
    </w:p>
    <w:p w14:paraId="725681E6" w14:textId="77777777" w:rsidR="001D7D27" w:rsidRDefault="00000000">
      <w:pPr>
        <w:pStyle w:val="ad"/>
        <w:numPr>
          <w:ilvl w:val="1"/>
          <w:numId w:val="1"/>
        </w:numPr>
        <w:spacing w:before="0" w:beforeAutospacing="0" w:after="0" w:afterAutospacing="0" w:line="360" w:lineRule="auto"/>
        <w:rPr>
          <w:color w:val="000000"/>
        </w:rPr>
      </w:pPr>
      <w:r>
        <w:rPr>
          <w:color w:val="000000"/>
        </w:rPr>
        <w:t>前景知识产权：本合同履行过程因开发需求所产生的知识产权。</w:t>
      </w:r>
    </w:p>
    <w:p w14:paraId="7BC23941" w14:textId="77777777" w:rsidR="001D7D27" w:rsidRDefault="00000000">
      <w:pPr>
        <w:pStyle w:val="ad"/>
        <w:numPr>
          <w:ilvl w:val="1"/>
          <w:numId w:val="1"/>
        </w:numPr>
        <w:spacing w:before="0" w:beforeAutospacing="0" w:after="0" w:afterAutospacing="0" w:line="360" w:lineRule="auto"/>
        <w:rPr>
          <w:color w:val="000000"/>
        </w:rPr>
      </w:pPr>
      <w:r>
        <w:rPr>
          <w:color w:val="000000"/>
        </w:rPr>
        <w:t>上线：在满足乙方提供的配置要求的甲方指定的系统中正式运行开发需求。</w:t>
      </w:r>
    </w:p>
    <w:p w14:paraId="651B779C" w14:textId="77777777" w:rsidR="001D7D27" w:rsidRDefault="00000000">
      <w:pPr>
        <w:pStyle w:val="ad"/>
        <w:numPr>
          <w:ilvl w:val="1"/>
          <w:numId w:val="1"/>
        </w:numPr>
        <w:spacing w:before="0" w:beforeAutospacing="0" w:after="0" w:afterAutospacing="0" w:line="360" w:lineRule="auto"/>
        <w:rPr>
          <w:color w:val="000000"/>
        </w:rPr>
      </w:pPr>
      <w:r>
        <w:rPr>
          <w:color w:val="000000"/>
        </w:rPr>
        <w:t>商业利用：对开发需求的商业利用。包括但不限于复制、发行、出租、通过信息网络传播等行为，以及许可或授权他人进行上述行为。</w:t>
      </w:r>
    </w:p>
    <w:p w14:paraId="69C88565" w14:textId="77777777" w:rsidR="001D7D27" w:rsidRDefault="00000000">
      <w:pPr>
        <w:pStyle w:val="ad"/>
        <w:numPr>
          <w:ilvl w:val="1"/>
          <w:numId w:val="1"/>
        </w:numPr>
        <w:spacing w:before="0" w:beforeAutospacing="0" w:after="0" w:afterAutospacing="0" w:line="360" w:lineRule="auto"/>
        <w:rPr>
          <w:color w:val="000000"/>
        </w:rPr>
      </w:pPr>
      <w:r>
        <w:rPr>
          <w:color w:val="000000"/>
        </w:rPr>
        <w:t>甲方产品：指由甲方自行或委托第三方为甲方设计、开发和制造的包含开发需求或者与开发需求一同使用的产品。</w:t>
      </w:r>
    </w:p>
    <w:p w14:paraId="4CB258D8" w14:textId="77777777" w:rsidR="001D7D27" w:rsidRDefault="00000000">
      <w:pPr>
        <w:pStyle w:val="3"/>
        <w:numPr>
          <w:ilvl w:val="0"/>
          <w:numId w:val="1"/>
        </w:numPr>
        <w:spacing w:before="0" w:after="0" w:line="360" w:lineRule="auto"/>
      </w:pPr>
      <w:r>
        <w:t>项目信息</w:t>
      </w:r>
    </w:p>
    <w:p w14:paraId="7107388C" w14:textId="77777777" w:rsidR="001D7D27" w:rsidRDefault="001D7D27">
      <w:pPr>
        <w:spacing w:line="360" w:lineRule="auto"/>
        <w:ind w:firstLineChars="200" w:firstLine="480"/>
        <w:rPr>
          <w:rFonts w:eastAsia="微软雅黑"/>
        </w:rPr>
      </w:pPr>
    </w:p>
    <w:p w14:paraId="3D114A25" w14:textId="77777777" w:rsidR="001D7D27" w:rsidRDefault="00000000">
      <w:pPr>
        <w:pStyle w:val="ad"/>
        <w:numPr>
          <w:ilvl w:val="1"/>
          <w:numId w:val="1"/>
        </w:numPr>
        <w:spacing w:before="0" w:beforeAutospacing="0" w:after="0" w:afterAutospacing="0" w:line="360" w:lineRule="auto"/>
        <w:rPr>
          <w:color w:val="000000"/>
        </w:rPr>
      </w:pPr>
      <w:r>
        <w:rPr>
          <w:color w:val="000000"/>
        </w:rPr>
        <w:t>项目基本信息</w:t>
      </w:r>
    </w:p>
    <w:p w14:paraId="5B564DDF" w14:textId="77777777" w:rsidR="001D7D27" w:rsidRDefault="00000000">
      <w:pPr>
        <w:pStyle w:val="ad"/>
        <w:spacing w:before="0" w:beforeAutospacing="0" w:after="0" w:afterAutospacing="0" w:line="360" w:lineRule="auto"/>
        <w:rPr>
          <w:color w:val="000000"/>
        </w:rPr>
      </w:pPr>
      <w:r>
        <w:rPr>
          <w:color w:val="000000"/>
        </w:rPr>
        <w:t>项目名称：【</w:t>
      </w:r>
      <w:r>
        <w:rPr>
          <w:rFonts w:eastAsia="宋体"/>
          <w:color w:val="000000"/>
          <w:szCs w:val="24"/>
          <w:shd w:val="clear" w:color="auto" w:fill="FFFFFF"/>
        </w:rPr>
        <w:t xml:space="preserve">AI </w:t>
      </w:r>
      <w:r>
        <w:rPr>
          <w:rFonts w:eastAsia="宋体"/>
          <w:color w:val="000000"/>
          <w:szCs w:val="24"/>
          <w:shd w:val="clear" w:color="auto" w:fill="FFFFFF"/>
        </w:rPr>
        <w:t>智能招商分析平台核心技术开发</w:t>
      </w:r>
      <w:r>
        <w:rPr>
          <w:color w:val="000000"/>
        </w:rPr>
        <w:t>】</w:t>
      </w:r>
    </w:p>
    <w:p w14:paraId="18F65B73" w14:textId="77777777" w:rsidR="001D7D27" w:rsidRDefault="00000000">
      <w:pPr>
        <w:pStyle w:val="ad"/>
        <w:numPr>
          <w:ilvl w:val="255"/>
          <w:numId w:val="0"/>
        </w:numPr>
        <w:spacing w:beforeAutospacing="0" w:afterAutospacing="0" w:line="360" w:lineRule="auto"/>
        <w:rPr>
          <w:ins w:id="2" w:author="夏夏" w:date="2025-09-04T13:04:00Z"/>
          <w:color w:val="000000"/>
        </w:rPr>
      </w:pPr>
      <w:r>
        <w:rPr>
          <w:color w:val="000000"/>
        </w:rPr>
        <w:t>项目周期：【自合同签订之日起一年内】</w:t>
      </w:r>
    </w:p>
    <w:p w14:paraId="3E1F12C9" w14:textId="77777777" w:rsidR="001D7D27" w:rsidRDefault="00000000">
      <w:pPr>
        <w:pStyle w:val="ad"/>
        <w:numPr>
          <w:ilvl w:val="255"/>
          <w:numId w:val="0"/>
        </w:numPr>
        <w:spacing w:beforeAutospacing="0" w:afterAutospacing="0" w:line="360" w:lineRule="auto"/>
        <w:rPr>
          <w:color w:val="000000"/>
        </w:rPr>
      </w:pPr>
      <w:ins w:id="3" w:author="夏夏" w:date="2025-09-04T13:04:00Z">
        <w:r>
          <w:rPr>
            <w:rFonts w:hint="eastAsia"/>
            <w:color w:val="000000"/>
          </w:rPr>
          <w:t>合同有效</w:t>
        </w:r>
      </w:ins>
      <w:ins w:id="4" w:author="夏夏" w:date="2025-09-04T13:05:00Z">
        <w:r>
          <w:rPr>
            <w:rFonts w:hint="eastAsia"/>
            <w:color w:val="000000"/>
          </w:rPr>
          <w:t>期限：</w:t>
        </w:r>
        <w:r>
          <w:rPr>
            <w:color w:val="000000"/>
          </w:rPr>
          <w:t>【自合同签订之日起一年】</w:t>
        </w:r>
      </w:ins>
    </w:p>
    <w:p w14:paraId="492071D9" w14:textId="77777777" w:rsidR="001D7D27" w:rsidRDefault="00000000">
      <w:pPr>
        <w:pStyle w:val="ad"/>
        <w:numPr>
          <w:ilvl w:val="255"/>
          <w:numId w:val="0"/>
        </w:numPr>
        <w:spacing w:beforeAutospacing="0" w:afterAutospacing="0" w:line="360" w:lineRule="auto"/>
        <w:rPr>
          <w:rFonts w:eastAsia="宋体"/>
          <w:color w:val="000000"/>
          <w:szCs w:val="24"/>
          <w:shd w:val="clear" w:color="auto" w:fill="FFFFFF"/>
        </w:rPr>
      </w:pPr>
      <w:r>
        <w:rPr>
          <w:rFonts w:eastAsia="宋体"/>
          <w:color w:val="000000"/>
          <w:szCs w:val="24"/>
          <w:shd w:val="clear" w:color="auto" w:fill="FFFFFF"/>
        </w:rPr>
        <w:t>项目内容：乙方负责</w:t>
      </w:r>
      <w:r>
        <w:rPr>
          <w:rFonts w:eastAsia="宋体"/>
          <w:color w:val="000000"/>
          <w:szCs w:val="24"/>
          <w:shd w:val="clear" w:color="auto" w:fill="FFFFFF"/>
        </w:rPr>
        <w:t xml:space="preserve"> AI </w:t>
      </w:r>
      <w:r>
        <w:rPr>
          <w:rFonts w:eastAsia="宋体"/>
          <w:color w:val="000000"/>
          <w:szCs w:val="24"/>
          <w:shd w:val="clear" w:color="auto" w:fill="FFFFFF"/>
        </w:rPr>
        <w:t>智能招商分析平台的核心技术算法部分开发，包括多模态、多源知识库检索算法、</w:t>
      </w:r>
      <w:r>
        <w:rPr>
          <w:rFonts w:eastAsia="宋体"/>
          <w:color w:val="000000"/>
          <w:szCs w:val="24"/>
          <w:shd w:val="clear" w:color="auto" w:fill="FFFFFF"/>
        </w:rPr>
        <w:t xml:space="preserve">AI </w:t>
      </w:r>
      <w:r>
        <w:rPr>
          <w:rFonts w:eastAsia="宋体"/>
          <w:color w:val="000000"/>
          <w:szCs w:val="24"/>
          <w:shd w:val="clear" w:color="auto" w:fill="FFFFFF"/>
        </w:rPr>
        <w:t>产业报告生成算法等算法研发。</w:t>
      </w:r>
    </w:p>
    <w:p w14:paraId="7CBC80F3" w14:textId="77777777" w:rsidR="001D7D27" w:rsidRDefault="00000000">
      <w:pPr>
        <w:pStyle w:val="ad"/>
        <w:numPr>
          <w:ilvl w:val="255"/>
          <w:numId w:val="0"/>
        </w:numPr>
        <w:spacing w:before="0" w:beforeAutospacing="0" w:after="0" w:afterAutospacing="0" w:line="360" w:lineRule="auto"/>
        <w:rPr>
          <w:color w:val="000000"/>
        </w:rPr>
      </w:pPr>
      <w:r>
        <w:rPr>
          <w:rFonts w:eastAsia="宋体"/>
          <w:color w:val="000000"/>
          <w:szCs w:val="24"/>
          <w:shd w:val="clear" w:color="auto" w:fill="FFFFFF"/>
        </w:rPr>
        <w:t>项目目标：开发出满足</w:t>
      </w:r>
      <w:r>
        <w:rPr>
          <w:rFonts w:eastAsia="宋体"/>
          <w:color w:val="000000"/>
          <w:szCs w:val="24"/>
          <w:shd w:val="clear" w:color="auto" w:fill="FFFFFF"/>
        </w:rPr>
        <w:t xml:space="preserve"> </w:t>
      </w:r>
      <w:r>
        <w:rPr>
          <w:rFonts w:eastAsia="宋体" w:hint="eastAsia"/>
          <w:color w:val="000000"/>
          <w:szCs w:val="24"/>
          <w:shd w:val="clear" w:color="auto" w:fill="FFFFFF"/>
        </w:rPr>
        <w:t>表</w:t>
      </w:r>
      <w:r>
        <w:rPr>
          <w:rFonts w:eastAsia="宋体" w:hint="eastAsia"/>
          <w:color w:val="000000"/>
          <w:szCs w:val="24"/>
          <w:shd w:val="clear" w:color="auto" w:fill="FFFFFF"/>
        </w:rPr>
        <w:t xml:space="preserve">3.1 </w:t>
      </w:r>
      <w:r>
        <w:rPr>
          <w:rFonts w:eastAsia="宋体" w:hint="eastAsia"/>
          <w:color w:val="000000"/>
          <w:szCs w:val="24"/>
          <w:shd w:val="clear" w:color="auto" w:fill="FFFFFF"/>
        </w:rPr>
        <w:t>验收标准表约定</w:t>
      </w:r>
      <w:r>
        <w:rPr>
          <w:rFonts w:eastAsia="宋体"/>
          <w:color w:val="000000"/>
          <w:szCs w:val="24"/>
          <w:shd w:val="clear" w:color="auto" w:fill="FFFFFF"/>
        </w:rPr>
        <w:t>的核心技术，能与负责系统研发的企业所开发的甲方产品通过接口的形式无缝兼容，共同构成完整的</w:t>
      </w:r>
      <w:r>
        <w:rPr>
          <w:rFonts w:eastAsia="宋体"/>
          <w:color w:val="000000"/>
          <w:szCs w:val="24"/>
          <w:shd w:val="clear" w:color="auto" w:fill="FFFFFF"/>
        </w:rPr>
        <w:t xml:space="preserve"> AI </w:t>
      </w:r>
      <w:r>
        <w:rPr>
          <w:rFonts w:eastAsia="宋体"/>
          <w:color w:val="000000"/>
          <w:szCs w:val="24"/>
          <w:shd w:val="clear" w:color="auto" w:fill="FFFFFF"/>
        </w:rPr>
        <w:t>智能招商分析平台。</w:t>
      </w:r>
    </w:p>
    <w:p w14:paraId="66ABD26D" w14:textId="77777777" w:rsidR="001D7D27" w:rsidRDefault="00000000">
      <w:pPr>
        <w:pStyle w:val="ad"/>
        <w:numPr>
          <w:ilvl w:val="255"/>
          <w:numId w:val="0"/>
        </w:numPr>
        <w:spacing w:before="0" w:beforeAutospacing="0" w:after="0" w:afterAutospacing="0" w:line="360" w:lineRule="auto"/>
        <w:rPr>
          <w:color w:val="000000"/>
        </w:rPr>
      </w:pPr>
      <w:r>
        <w:rPr>
          <w:color w:val="000000"/>
        </w:rPr>
        <w:t>本项目具体开发需求与规格、开发进度详见附件《需求开发项目确认书》。</w:t>
      </w:r>
    </w:p>
    <w:p w14:paraId="68B48C04" w14:textId="77777777" w:rsidR="001D7D27" w:rsidRDefault="00000000">
      <w:pPr>
        <w:pStyle w:val="3"/>
        <w:numPr>
          <w:ilvl w:val="0"/>
          <w:numId w:val="1"/>
        </w:numPr>
        <w:spacing w:before="0" w:after="0" w:line="360" w:lineRule="auto"/>
      </w:pPr>
      <w:r>
        <w:rPr>
          <w:sz w:val="24"/>
        </w:rPr>
        <w:t>开发费用</w:t>
      </w:r>
    </w:p>
    <w:p w14:paraId="716C6F49" w14:textId="77777777" w:rsidR="001D7D27" w:rsidRDefault="00000000">
      <w:pPr>
        <w:pStyle w:val="ad"/>
        <w:numPr>
          <w:ilvl w:val="1"/>
          <w:numId w:val="1"/>
        </w:numPr>
        <w:spacing w:before="0" w:beforeAutospacing="0" w:after="0" w:afterAutospacing="0" w:line="360" w:lineRule="auto"/>
        <w:rPr>
          <w:color w:val="000000"/>
        </w:rPr>
      </w:pPr>
      <w:r>
        <w:rPr>
          <w:color w:val="000000"/>
        </w:rPr>
        <w:t>开发费用（合同价款）</w:t>
      </w:r>
    </w:p>
    <w:p w14:paraId="67F62AB2" w14:textId="77777777" w:rsidR="001D7D27" w:rsidRDefault="00000000">
      <w:pPr>
        <w:pStyle w:val="ad"/>
        <w:numPr>
          <w:ilvl w:val="2"/>
          <w:numId w:val="1"/>
        </w:numPr>
        <w:spacing w:before="0" w:beforeAutospacing="0" w:after="0" w:afterAutospacing="0" w:line="360" w:lineRule="auto"/>
        <w:rPr>
          <w:color w:val="000000"/>
        </w:rPr>
      </w:pPr>
      <w:r>
        <w:rPr>
          <w:color w:val="000000"/>
        </w:rPr>
        <w:t>本次开发费用总价（合同总价款）为：</w:t>
      </w:r>
      <w:r>
        <w:rPr>
          <w:color w:val="000000"/>
          <w:u w:val="single"/>
        </w:rPr>
        <w:t>￥</w:t>
      </w:r>
      <w:r>
        <w:rPr>
          <w:color w:val="000000"/>
          <w:u w:val="single"/>
        </w:rPr>
        <w:t>500000</w:t>
      </w:r>
      <w:r>
        <w:rPr>
          <w:color w:val="000000"/>
          <w:u w:val="single"/>
        </w:rPr>
        <w:t>元（大写：人民币伍拾万元整）</w:t>
      </w:r>
      <w:r>
        <w:rPr>
          <w:color w:val="000000"/>
        </w:rPr>
        <w:t>。</w:t>
      </w:r>
    </w:p>
    <w:p w14:paraId="69D0CD25" w14:textId="5C54372F" w:rsidR="001D7D27" w:rsidRDefault="00000000">
      <w:pPr>
        <w:pStyle w:val="ad"/>
        <w:numPr>
          <w:ilvl w:val="2"/>
          <w:numId w:val="1"/>
        </w:numPr>
        <w:spacing w:before="0" w:beforeAutospacing="0" w:after="0" w:afterAutospacing="0" w:line="360" w:lineRule="auto"/>
        <w:rPr>
          <w:color w:val="000000"/>
        </w:rPr>
      </w:pPr>
      <w:r>
        <w:rPr>
          <w:color w:val="000000"/>
        </w:rPr>
        <w:t>本合同约定价格为含税价，</w:t>
      </w:r>
      <w:r w:rsidRPr="00FC5B82">
        <w:rPr>
          <w:rFonts w:hint="eastAsia"/>
          <w:color w:val="000000"/>
          <w:highlight w:val="yellow"/>
          <w:rPrChange w:id="5" w:author="Chen Huang" w:date="2025-09-04T13:25:00Z" w16du:dateUtc="2025-09-04T05:25:00Z">
            <w:rPr>
              <w:rFonts w:hint="eastAsia"/>
              <w:color w:val="000000"/>
            </w:rPr>
          </w:rPrChange>
        </w:rPr>
        <w:t>增值税率为</w:t>
      </w:r>
      <w:r w:rsidRPr="00FC5B82">
        <w:rPr>
          <w:color w:val="000000"/>
          <w:highlight w:val="yellow"/>
          <w:u w:val="single"/>
          <w:rPrChange w:id="6" w:author="Chen Huang" w:date="2025-09-04T13:25:00Z" w16du:dateUtc="2025-09-04T05:25:00Z">
            <w:rPr>
              <w:color w:val="000000"/>
              <w:u w:val="single"/>
            </w:rPr>
          </w:rPrChange>
        </w:rPr>
        <w:t> </w:t>
      </w:r>
      <w:ins w:id="7" w:author="Chen Huang" w:date="2025-09-04T13:25:00Z" w16du:dateUtc="2025-09-04T05:25:00Z">
        <w:r w:rsidR="00FC5B82">
          <w:rPr>
            <w:rFonts w:hint="eastAsia"/>
            <w:color w:val="000000"/>
            <w:highlight w:val="yellow"/>
            <w:u w:val="single"/>
          </w:rPr>
          <w:t>0</w:t>
        </w:r>
      </w:ins>
      <w:del w:id="8" w:author="Chen Huang" w:date="2025-09-04T13:25:00Z" w16du:dateUtc="2025-09-04T05:25:00Z">
        <w:r w:rsidRPr="00FC5B82" w:rsidDel="00FC5B82">
          <w:rPr>
            <w:color w:val="000000"/>
            <w:highlight w:val="yellow"/>
            <w:u w:val="single"/>
            <w:rPrChange w:id="9" w:author="Chen Huang" w:date="2025-09-04T13:25:00Z" w16du:dateUtc="2025-09-04T05:25:00Z">
              <w:rPr>
                <w:color w:val="000000"/>
                <w:u w:val="single"/>
              </w:rPr>
            </w:rPrChange>
          </w:rPr>
          <w:delText>3</w:delText>
        </w:r>
      </w:del>
      <w:r w:rsidRPr="00FC5B82">
        <w:rPr>
          <w:rFonts w:hint="eastAsia"/>
          <w:color w:val="000000"/>
          <w:highlight w:val="yellow"/>
          <w:u w:val="single"/>
          <w:rPrChange w:id="10" w:author="Chen Huang" w:date="2025-09-04T13:25:00Z" w16du:dateUtc="2025-09-04T05:25:00Z">
            <w:rPr>
              <w:rFonts w:hint="eastAsia"/>
              <w:color w:val="000000"/>
              <w:u w:val="single"/>
            </w:rPr>
          </w:rPrChange>
        </w:rPr>
        <w:t> </w:t>
      </w:r>
      <w:r w:rsidRPr="00FC5B82">
        <w:rPr>
          <w:color w:val="000000"/>
          <w:highlight w:val="yellow"/>
          <w:u w:val="single"/>
          <w:rPrChange w:id="11" w:author="Chen Huang" w:date="2025-09-04T13:25:00Z" w16du:dateUtc="2025-09-04T05:25:00Z">
            <w:rPr>
              <w:color w:val="000000"/>
              <w:u w:val="single"/>
            </w:rPr>
          </w:rPrChange>
        </w:rPr>
        <w:t>%</w:t>
      </w:r>
      <w:r w:rsidRPr="00FC5B82">
        <w:rPr>
          <w:rFonts w:hint="eastAsia"/>
          <w:color w:val="000000"/>
          <w:highlight w:val="yellow"/>
          <w:u w:val="single"/>
          <w:rPrChange w:id="12" w:author="Chen Huang" w:date="2025-09-04T13:25:00Z" w16du:dateUtc="2025-09-04T05:25:00Z">
            <w:rPr>
              <w:rFonts w:hint="eastAsia"/>
              <w:color w:val="000000"/>
              <w:u w:val="single"/>
            </w:rPr>
          </w:rPrChange>
        </w:rPr>
        <w:t>（</w:t>
      </w:r>
      <w:del w:id="13" w:author="Chen Huang" w:date="2025-09-04T13:25:00Z" w16du:dateUtc="2025-09-04T05:25:00Z">
        <w:r w:rsidRPr="00FC5B82" w:rsidDel="00FC5B82">
          <w:rPr>
            <w:rFonts w:hint="eastAsia"/>
            <w:color w:val="000000"/>
            <w:highlight w:val="yellow"/>
            <w:u w:val="single"/>
            <w:rPrChange w:id="14" w:author="Chen Huang" w:date="2025-09-04T13:25:00Z" w16du:dateUtc="2025-09-04T05:25:00Z">
              <w:rPr>
                <w:rFonts w:hint="eastAsia"/>
                <w:color w:val="000000"/>
                <w:u w:val="single"/>
              </w:rPr>
            </w:rPrChange>
          </w:rPr>
          <w:delText>百分之</w:delText>
        </w:r>
        <w:r w:rsidRPr="00FC5B82" w:rsidDel="00FC5B82">
          <w:rPr>
            <w:rFonts w:hint="eastAsia"/>
            <w:color w:val="000000"/>
            <w:highlight w:val="yellow"/>
            <w:u w:val="single"/>
            <w:rPrChange w:id="15" w:author="Chen Huang" w:date="2025-09-04T13:25:00Z" w16du:dateUtc="2025-09-04T05:25:00Z">
              <w:rPr>
                <w:rFonts w:hint="eastAsia"/>
                <w:color w:val="000000"/>
                <w:u w:val="single"/>
              </w:rPr>
            </w:rPrChange>
          </w:rPr>
          <w:delText> </w:delText>
        </w:r>
        <w:r w:rsidRPr="00FC5B82" w:rsidDel="00FC5B82">
          <w:rPr>
            <w:rFonts w:hint="eastAsia"/>
            <w:color w:val="000000"/>
            <w:highlight w:val="yellow"/>
            <w:u w:val="single"/>
            <w:rPrChange w:id="16" w:author="Chen Huang" w:date="2025-09-04T13:25:00Z" w16du:dateUtc="2025-09-04T05:25:00Z">
              <w:rPr>
                <w:rFonts w:hint="eastAsia"/>
                <w:color w:val="000000"/>
                <w:u w:val="single"/>
              </w:rPr>
            </w:rPrChange>
          </w:rPr>
          <w:delText>三）</w:delText>
        </w:r>
        <w:r w:rsidDel="00FC5B82">
          <w:rPr>
            <w:color w:val="000000"/>
          </w:rPr>
          <w:delText>。</w:delText>
        </w:r>
      </w:del>
      <w:ins w:id="17" w:author="夏夏" w:date="2025-09-04T12:44:00Z">
        <w:del w:id="18" w:author="Chen Huang" w:date="2025-09-04T13:25:00Z" w16du:dateUtc="2025-09-04T05:25:00Z">
          <w:r w:rsidDel="00FC5B82">
            <w:rPr>
              <w:rFonts w:hint="eastAsia"/>
              <w:color w:val="000000"/>
            </w:rPr>
            <w:delText>(</w:delText>
          </w:r>
          <w:r w:rsidDel="00FC5B82">
            <w:rPr>
              <w:rFonts w:hint="eastAsia"/>
              <w:color w:val="000000"/>
            </w:rPr>
            <w:delText>学校</w:delText>
          </w:r>
        </w:del>
      </w:ins>
      <w:ins w:id="19" w:author="Chen Huang" w:date="2025-09-04T13:25:00Z" w16du:dateUtc="2025-09-04T05:25:00Z">
        <w:r w:rsidR="00FC5B82">
          <w:rPr>
            <w:rFonts w:hint="eastAsia"/>
            <w:color w:val="000000"/>
          </w:rPr>
          <w:t>乙方</w:t>
        </w:r>
      </w:ins>
      <w:ins w:id="20" w:author="夏夏" w:date="2025-09-04T12:44:00Z">
        <w:r>
          <w:rPr>
            <w:rFonts w:hint="eastAsia"/>
            <w:color w:val="000000"/>
          </w:rPr>
          <w:t>可申请免税</w:t>
        </w:r>
      </w:ins>
      <w:ins w:id="21" w:author="夏夏" w:date="2025-09-04T12:45:00Z">
        <w:r>
          <w:rPr>
            <w:rFonts w:hint="eastAsia"/>
            <w:color w:val="000000"/>
          </w:rPr>
          <w:t>）</w:t>
        </w:r>
      </w:ins>
      <w:ins w:id="22" w:author="Chen Huang" w:date="2025-09-04T13:25:00Z" w16du:dateUtc="2025-09-04T05:25:00Z">
        <w:r w:rsidR="00FC5B82">
          <w:rPr>
            <w:rFonts w:hint="eastAsia"/>
            <w:color w:val="000000"/>
          </w:rPr>
          <w:t>。</w:t>
        </w:r>
      </w:ins>
    </w:p>
    <w:p w14:paraId="0A5B0685" w14:textId="77777777" w:rsidR="001D7D27" w:rsidRDefault="00000000">
      <w:pPr>
        <w:pStyle w:val="ad"/>
        <w:numPr>
          <w:ilvl w:val="1"/>
          <w:numId w:val="1"/>
        </w:numPr>
        <w:spacing w:before="0" w:beforeAutospacing="0" w:after="0" w:afterAutospacing="0" w:line="360" w:lineRule="auto"/>
        <w:rPr>
          <w:color w:val="000000"/>
        </w:rPr>
      </w:pPr>
      <w:r>
        <w:rPr>
          <w:color w:val="000000"/>
        </w:rPr>
        <w:t>费用调整</w:t>
      </w:r>
    </w:p>
    <w:p w14:paraId="6115DC61" w14:textId="77777777" w:rsidR="001D7D27" w:rsidRDefault="00000000">
      <w:pPr>
        <w:pStyle w:val="ad"/>
        <w:spacing w:before="0" w:beforeAutospacing="0" w:after="0" w:afterAutospacing="0" w:line="360" w:lineRule="auto"/>
        <w:rPr>
          <w:color w:val="000000"/>
        </w:rPr>
      </w:pPr>
      <w:r>
        <w:rPr>
          <w:color w:val="000000"/>
        </w:rPr>
        <w:lastRenderedPageBreak/>
        <w:t>开发过程中因需求变更导致费用调整的，由双方签署需求变更单；根据双方确认的变更单相应增减费用。</w:t>
      </w:r>
    </w:p>
    <w:p w14:paraId="1EB45AB2" w14:textId="77777777" w:rsidR="001D7D27" w:rsidRDefault="00000000">
      <w:pPr>
        <w:pStyle w:val="ad"/>
        <w:spacing w:before="0" w:beforeAutospacing="0" w:after="0" w:afterAutospacing="0" w:line="360" w:lineRule="auto"/>
        <w:rPr>
          <w:color w:val="000000"/>
        </w:rPr>
      </w:pPr>
      <w:r>
        <w:rPr>
          <w:color w:val="000000"/>
        </w:rPr>
        <w:t>如无特别约定，减少的费用应在确认后最近一次付款时相应扣减；增加的费用应在该项需求完工后</w:t>
      </w:r>
      <w:r>
        <w:rPr>
          <w:color w:val="000000"/>
        </w:rPr>
        <w:t>5</w:t>
      </w:r>
      <w:r>
        <w:rPr>
          <w:color w:val="000000"/>
        </w:rPr>
        <w:t>个工作日内支付。</w:t>
      </w:r>
    </w:p>
    <w:p w14:paraId="08080FE5" w14:textId="77777777" w:rsidR="001D7D27" w:rsidRDefault="00000000">
      <w:pPr>
        <w:pStyle w:val="ad"/>
        <w:numPr>
          <w:ilvl w:val="1"/>
          <w:numId w:val="1"/>
        </w:numPr>
        <w:spacing w:before="0" w:beforeAutospacing="0" w:after="0" w:afterAutospacing="0" w:line="360" w:lineRule="auto"/>
        <w:rPr>
          <w:color w:val="000000"/>
        </w:rPr>
      </w:pPr>
      <w:r>
        <w:rPr>
          <w:color w:val="000000"/>
        </w:rPr>
        <w:t>付款方式</w:t>
      </w:r>
    </w:p>
    <w:p w14:paraId="385684A1" w14:textId="77777777" w:rsidR="001D7D27" w:rsidRDefault="00000000">
      <w:pPr>
        <w:pStyle w:val="ad"/>
        <w:spacing w:before="0" w:beforeAutospacing="0" w:after="0" w:afterAutospacing="0" w:line="360" w:lineRule="auto"/>
        <w:rPr>
          <w:color w:val="000000"/>
        </w:rPr>
      </w:pPr>
      <w:r>
        <w:rPr>
          <w:color w:val="000000"/>
        </w:rPr>
        <w:t>本合同签订后</w:t>
      </w:r>
      <w:r>
        <w:rPr>
          <w:color w:val="000000"/>
        </w:rPr>
        <w:t>10</w:t>
      </w:r>
      <w:r>
        <w:rPr>
          <w:color w:val="000000"/>
        </w:rPr>
        <w:t>个工作日内，甲方应先支付</w:t>
      </w:r>
      <w:r>
        <w:rPr>
          <w:color w:val="000000"/>
          <w:u w:val="single"/>
        </w:rPr>
        <w:t>首笔费用￥</w:t>
      </w:r>
      <w:r>
        <w:rPr>
          <w:color w:val="000000"/>
          <w:u w:val="single"/>
        </w:rPr>
        <w:t>200000</w:t>
      </w:r>
      <w:r>
        <w:rPr>
          <w:color w:val="000000"/>
          <w:u w:val="single"/>
        </w:rPr>
        <w:t>元（大写：人民币贰拾万元整）</w:t>
      </w:r>
      <w:r>
        <w:rPr>
          <w:rStyle w:val="ql-author-15932486"/>
          <w:color w:val="000000"/>
        </w:rPr>
        <w:t>。</w:t>
      </w:r>
    </w:p>
    <w:p w14:paraId="6A2AF66B" w14:textId="77777777" w:rsidR="001D7D27" w:rsidRDefault="00000000">
      <w:pPr>
        <w:pStyle w:val="ad"/>
        <w:spacing w:before="0" w:beforeAutospacing="0" w:after="0" w:afterAutospacing="0" w:line="360" w:lineRule="auto"/>
        <w:rPr>
          <w:color w:val="000000"/>
        </w:rPr>
      </w:pPr>
      <w:r>
        <w:rPr>
          <w:color w:val="000000"/>
        </w:rPr>
        <w:t>甲方应于每个阶段验收后</w:t>
      </w:r>
      <w:r>
        <w:rPr>
          <w:color w:val="000000"/>
        </w:rPr>
        <w:t>10</w:t>
      </w:r>
      <w:r>
        <w:rPr>
          <w:color w:val="000000"/>
        </w:rPr>
        <w:t>个工作日内支付该阶段费用（具体见附件说明）；乙方收到费用后进入下一阶段工作。</w:t>
      </w:r>
    </w:p>
    <w:p w14:paraId="0D3C5039" w14:textId="77777777" w:rsidR="001D7D27" w:rsidRDefault="00000000">
      <w:pPr>
        <w:pStyle w:val="ad"/>
        <w:numPr>
          <w:ilvl w:val="1"/>
          <w:numId w:val="1"/>
        </w:numPr>
        <w:spacing w:before="0" w:beforeAutospacing="0" w:after="0" w:afterAutospacing="0" w:line="360" w:lineRule="auto"/>
        <w:rPr>
          <w:color w:val="000000"/>
        </w:rPr>
      </w:pPr>
      <w:r>
        <w:rPr>
          <w:color w:val="000000"/>
        </w:rPr>
        <w:t>乙方指定收款账号：</w:t>
      </w:r>
    </w:p>
    <w:p w14:paraId="5DDE5D04" w14:textId="77777777" w:rsidR="001D7D27" w:rsidRDefault="00000000">
      <w:pPr>
        <w:pStyle w:val="ad"/>
        <w:spacing w:before="0" w:beforeAutospacing="0" w:after="0" w:afterAutospacing="0" w:line="360" w:lineRule="auto"/>
        <w:rPr>
          <w:color w:val="000000"/>
        </w:rPr>
      </w:pPr>
      <w:r>
        <w:rPr>
          <w:color w:val="000000"/>
        </w:rPr>
        <w:t>户名：四川大学</w:t>
      </w:r>
    </w:p>
    <w:p w14:paraId="36A35924" w14:textId="77777777" w:rsidR="001D7D27" w:rsidRDefault="00000000">
      <w:pPr>
        <w:pStyle w:val="ad"/>
        <w:spacing w:before="0" w:beforeAutospacing="0" w:after="0" w:afterAutospacing="0" w:line="360" w:lineRule="auto"/>
        <w:rPr>
          <w:color w:val="000000"/>
        </w:rPr>
      </w:pPr>
      <w:r>
        <w:rPr>
          <w:color w:val="000000"/>
        </w:rPr>
        <w:t>账号：中国建设银行股份有限公司成都川大支行</w:t>
      </w:r>
    </w:p>
    <w:p w14:paraId="339F8921" w14:textId="77777777" w:rsidR="001D7D27" w:rsidRDefault="00000000">
      <w:pPr>
        <w:pStyle w:val="ad"/>
        <w:spacing w:before="0" w:beforeAutospacing="0" w:after="0" w:afterAutospacing="0" w:line="360" w:lineRule="auto"/>
        <w:rPr>
          <w:color w:val="000000"/>
        </w:rPr>
      </w:pPr>
      <w:r>
        <w:rPr>
          <w:color w:val="000000"/>
        </w:rPr>
        <w:t>开户行：</w:t>
      </w:r>
      <w:r>
        <w:rPr>
          <w:color w:val="000000"/>
        </w:rPr>
        <w:t>51001870469059888666</w:t>
      </w:r>
    </w:p>
    <w:p w14:paraId="0A5C82AB" w14:textId="77777777" w:rsidR="001D7D27" w:rsidRDefault="00000000">
      <w:pPr>
        <w:pStyle w:val="ad"/>
        <w:spacing w:before="0" w:beforeAutospacing="0" w:after="0" w:afterAutospacing="0" w:line="360" w:lineRule="auto"/>
        <w:rPr>
          <w:color w:val="000000"/>
        </w:rPr>
      </w:pPr>
      <w:r>
        <w:rPr>
          <w:color w:val="000000"/>
        </w:rPr>
        <w:t>乙方未授权任何员工、第三方收款；付款方未向指定账号付款导致损失的，乙方不承担任何责任。</w:t>
      </w:r>
    </w:p>
    <w:p w14:paraId="1A0D9F22" w14:textId="77777777" w:rsidR="001D7D27" w:rsidRDefault="00000000">
      <w:pPr>
        <w:pStyle w:val="ad"/>
        <w:numPr>
          <w:ilvl w:val="1"/>
          <w:numId w:val="1"/>
        </w:numPr>
        <w:spacing w:before="0" w:beforeAutospacing="0" w:after="0" w:afterAutospacing="0" w:line="360" w:lineRule="auto"/>
        <w:rPr>
          <w:color w:val="000000"/>
        </w:rPr>
      </w:pPr>
      <w:r>
        <w:rPr>
          <w:color w:val="000000"/>
        </w:rPr>
        <w:t>发票</w:t>
      </w:r>
    </w:p>
    <w:p w14:paraId="179E99FF" w14:textId="77777777" w:rsidR="001D7D27" w:rsidRDefault="00000000">
      <w:pPr>
        <w:pStyle w:val="ad"/>
        <w:spacing w:before="0" w:beforeAutospacing="0" w:after="0" w:afterAutospacing="0" w:line="360" w:lineRule="auto"/>
        <w:rPr>
          <w:color w:val="000000"/>
        </w:rPr>
      </w:pPr>
      <w:r>
        <w:rPr>
          <w:color w:val="000000"/>
        </w:rPr>
        <w:t>乙方应</w:t>
      </w:r>
      <w:r>
        <w:rPr>
          <w:rFonts w:hint="eastAsia"/>
          <w:color w:val="000000"/>
        </w:rPr>
        <w:t>在各阶段付款前</w:t>
      </w:r>
      <w:r>
        <w:rPr>
          <w:color w:val="000000"/>
        </w:rPr>
        <w:t>向甲方提供</w:t>
      </w:r>
      <w:r>
        <w:rPr>
          <w:rFonts w:hint="eastAsia"/>
          <w:color w:val="000000"/>
        </w:rPr>
        <w:t>相应金额的</w:t>
      </w:r>
      <w:r>
        <w:rPr>
          <w:color w:val="000000"/>
        </w:rPr>
        <w:t>正规足额</w:t>
      </w:r>
      <w:r>
        <w:rPr>
          <w:rFonts w:hint="eastAsia"/>
          <w:color w:val="000000"/>
        </w:rPr>
        <w:t>普通增值税发票</w:t>
      </w:r>
      <w:r>
        <w:rPr>
          <w:color w:val="000000"/>
        </w:rPr>
        <w:t>。甲方开票信息如下：</w:t>
      </w:r>
    </w:p>
    <w:p w14:paraId="3A86796B" w14:textId="77777777" w:rsidR="001D7D27" w:rsidRDefault="00000000">
      <w:pPr>
        <w:pStyle w:val="ad"/>
        <w:spacing w:before="0" w:beforeAutospacing="0" w:after="0" w:afterAutospacing="0" w:line="360" w:lineRule="auto"/>
        <w:rPr>
          <w:color w:val="000000"/>
        </w:rPr>
      </w:pPr>
      <w:r>
        <w:rPr>
          <w:color w:val="000000"/>
        </w:rPr>
        <w:t>名称：</w:t>
      </w:r>
      <w:r>
        <w:rPr>
          <w:color w:val="000000"/>
          <w:u w:val="single"/>
        </w:rPr>
        <w:t> </w:t>
      </w:r>
      <w:r>
        <w:rPr>
          <w:color w:val="000000"/>
          <w:u w:val="single"/>
        </w:rPr>
        <w:t>成都盈狐科技有限公司</w:t>
      </w:r>
      <w:r>
        <w:rPr>
          <w:color w:val="000000"/>
          <w:u w:val="single"/>
        </w:rPr>
        <w:t> </w:t>
      </w:r>
    </w:p>
    <w:p w14:paraId="53ECD709" w14:textId="77777777" w:rsidR="001D7D27" w:rsidRDefault="00000000">
      <w:pPr>
        <w:pStyle w:val="ad"/>
        <w:spacing w:before="0" w:beforeAutospacing="0" w:after="0" w:afterAutospacing="0" w:line="360" w:lineRule="auto"/>
        <w:rPr>
          <w:color w:val="000000"/>
        </w:rPr>
      </w:pPr>
      <w:r>
        <w:rPr>
          <w:color w:val="000000"/>
        </w:rPr>
        <w:t>纳税人识别号：</w:t>
      </w:r>
      <w:r>
        <w:rPr>
          <w:color w:val="000000"/>
          <w:u w:val="single"/>
        </w:rPr>
        <w:t> 91510100MAEK4Q994E </w:t>
      </w:r>
    </w:p>
    <w:p w14:paraId="400253F4" w14:textId="77777777" w:rsidR="001D7D27" w:rsidRDefault="00000000">
      <w:pPr>
        <w:pStyle w:val="ad"/>
        <w:spacing w:before="0" w:beforeAutospacing="0" w:after="0" w:afterAutospacing="0" w:line="360" w:lineRule="auto"/>
        <w:rPr>
          <w:color w:val="000000"/>
          <w:u w:val="single"/>
        </w:rPr>
      </w:pPr>
      <w:r>
        <w:rPr>
          <w:color w:val="000000"/>
        </w:rPr>
        <w:t>地址：</w:t>
      </w:r>
      <w:r>
        <w:rPr>
          <w:color w:val="000000"/>
          <w:u w:val="single"/>
        </w:rPr>
        <w:t> </w:t>
      </w:r>
      <w:r>
        <w:rPr>
          <w:color w:val="000000"/>
          <w:u w:val="single"/>
        </w:rPr>
        <w:t>中国（四川）自由贸易试验区成都高新区府城大道西段</w:t>
      </w:r>
      <w:r>
        <w:rPr>
          <w:color w:val="000000"/>
          <w:u w:val="single"/>
        </w:rPr>
        <w:t>399</w:t>
      </w:r>
      <w:r>
        <w:rPr>
          <w:color w:val="000000"/>
          <w:u w:val="single"/>
        </w:rPr>
        <w:t>号</w:t>
      </w:r>
      <w:r>
        <w:rPr>
          <w:color w:val="000000"/>
          <w:u w:val="single"/>
        </w:rPr>
        <w:t>7</w:t>
      </w:r>
      <w:r>
        <w:rPr>
          <w:color w:val="000000"/>
          <w:u w:val="single"/>
        </w:rPr>
        <w:t>栋</w:t>
      </w:r>
      <w:r>
        <w:rPr>
          <w:color w:val="000000"/>
          <w:u w:val="single"/>
        </w:rPr>
        <w:t>2</w:t>
      </w:r>
      <w:r>
        <w:rPr>
          <w:color w:val="000000"/>
          <w:u w:val="single"/>
        </w:rPr>
        <w:t>单元</w:t>
      </w:r>
      <w:r>
        <w:rPr>
          <w:color w:val="000000"/>
          <w:u w:val="single"/>
        </w:rPr>
        <w:t>17</w:t>
      </w:r>
      <w:r>
        <w:rPr>
          <w:color w:val="000000"/>
          <w:u w:val="single"/>
        </w:rPr>
        <w:t>层</w:t>
      </w:r>
      <w:r>
        <w:rPr>
          <w:color w:val="000000"/>
          <w:u w:val="single"/>
        </w:rPr>
        <w:t>1705</w:t>
      </w:r>
      <w:r>
        <w:rPr>
          <w:color w:val="000000"/>
          <w:u w:val="single"/>
        </w:rPr>
        <w:t>号</w:t>
      </w:r>
      <w:r>
        <w:rPr>
          <w:color w:val="000000"/>
          <w:u w:val="single"/>
        </w:rPr>
        <w:t> </w:t>
      </w:r>
    </w:p>
    <w:p w14:paraId="345B8FC2" w14:textId="77777777" w:rsidR="001D7D27" w:rsidRDefault="00000000">
      <w:pPr>
        <w:pStyle w:val="ad"/>
        <w:spacing w:before="0" w:beforeAutospacing="0" w:after="0" w:afterAutospacing="0" w:line="360" w:lineRule="auto"/>
        <w:rPr>
          <w:color w:val="000000"/>
          <w:u w:val="single"/>
        </w:rPr>
      </w:pPr>
      <w:r>
        <w:rPr>
          <w:color w:val="000000"/>
          <w:u w:val="single"/>
        </w:rPr>
        <w:t>电话：</w:t>
      </w:r>
      <w:r>
        <w:rPr>
          <w:color w:val="000000"/>
          <w:u w:val="single"/>
        </w:rPr>
        <w:t xml:space="preserve">17708121887 </w:t>
      </w:r>
    </w:p>
    <w:p w14:paraId="37A6D055" w14:textId="77777777" w:rsidR="001D7D27" w:rsidRDefault="00000000">
      <w:pPr>
        <w:pStyle w:val="ad"/>
        <w:spacing w:before="0" w:beforeAutospacing="0" w:after="0" w:afterAutospacing="0" w:line="360" w:lineRule="auto"/>
        <w:rPr>
          <w:color w:val="000000"/>
          <w:u w:val="single"/>
        </w:rPr>
      </w:pPr>
      <w:r>
        <w:rPr>
          <w:color w:val="000000"/>
        </w:rPr>
        <w:t>开户行：</w:t>
      </w:r>
      <w:r>
        <w:rPr>
          <w:rFonts w:eastAsiaTheme="minorHAnsi"/>
          <w:color w:val="000000"/>
          <w:u w:val="single"/>
        </w:rPr>
        <w:t> </w:t>
      </w:r>
      <w:r>
        <w:rPr>
          <w:rFonts w:eastAsiaTheme="minorHAnsi"/>
          <w:u w:val="single"/>
        </w:rPr>
        <w:t>中国银行成都川大南苑支行</w:t>
      </w:r>
      <w:r>
        <w:rPr>
          <w:color w:val="000000"/>
          <w:u w:val="single"/>
        </w:rPr>
        <w:t> </w:t>
      </w:r>
    </w:p>
    <w:p w14:paraId="159311F7" w14:textId="77777777" w:rsidR="001D7D27" w:rsidRDefault="00000000">
      <w:pPr>
        <w:pStyle w:val="ad"/>
        <w:spacing w:before="0" w:beforeAutospacing="0" w:after="0" w:afterAutospacing="0" w:line="360" w:lineRule="auto"/>
        <w:rPr>
          <w:color w:val="000000"/>
        </w:rPr>
      </w:pPr>
      <w:r>
        <w:rPr>
          <w:color w:val="000000"/>
          <w:u w:val="single"/>
        </w:rPr>
        <w:t>账号：</w:t>
      </w:r>
      <w:r>
        <w:rPr>
          <w:color w:val="000000"/>
          <w:u w:val="single"/>
        </w:rPr>
        <w:t>122639752318</w:t>
      </w:r>
    </w:p>
    <w:p w14:paraId="4624F657" w14:textId="77777777" w:rsidR="001D7D27" w:rsidRDefault="00000000">
      <w:pPr>
        <w:pStyle w:val="2"/>
        <w:spacing w:before="0" w:after="0" w:line="360" w:lineRule="auto"/>
      </w:pPr>
      <w:r>
        <w:t>第二部分</w:t>
      </w:r>
      <w:r>
        <w:t> </w:t>
      </w:r>
      <w:r>
        <w:t>开发安排</w:t>
      </w:r>
    </w:p>
    <w:p w14:paraId="130B37A2" w14:textId="77777777" w:rsidR="001D7D27" w:rsidRDefault="00000000">
      <w:pPr>
        <w:pStyle w:val="3"/>
        <w:numPr>
          <w:ilvl w:val="0"/>
          <w:numId w:val="1"/>
        </w:numPr>
        <w:spacing w:before="0" w:after="0" w:line="360" w:lineRule="auto"/>
      </w:pPr>
      <w:r>
        <w:t>开发需求</w:t>
      </w:r>
    </w:p>
    <w:p w14:paraId="3061F507" w14:textId="77777777" w:rsidR="001D7D27" w:rsidRDefault="00000000">
      <w:pPr>
        <w:pStyle w:val="ad"/>
        <w:numPr>
          <w:ilvl w:val="1"/>
          <w:numId w:val="1"/>
        </w:numPr>
        <w:spacing w:before="0" w:beforeAutospacing="0" w:after="0" w:afterAutospacing="0" w:line="360" w:lineRule="auto"/>
        <w:rPr>
          <w:color w:val="000000"/>
        </w:rPr>
      </w:pPr>
      <w:r>
        <w:rPr>
          <w:color w:val="000000"/>
        </w:rPr>
        <w:t>需求分析</w:t>
      </w:r>
    </w:p>
    <w:p w14:paraId="3901E9B5" w14:textId="77777777" w:rsidR="001D7D27" w:rsidRDefault="00000000">
      <w:pPr>
        <w:pStyle w:val="ad"/>
        <w:numPr>
          <w:ilvl w:val="2"/>
          <w:numId w:val="1"/>
        </w:numPr>
        <w:spacing w:before="0" w:beforeAutospacing="0" w:after="0" w:afterAutospacing="0" w:line="360" w:lineRule="auto"/>
        <w:rPr>
          <w:color w:val="000000"/>
        </w:rPr>
      </w:pPr>
      <w:r>
        <w:rPr>
          <w:color w:val="000000"/>
        </w:rPr>
        <w:lastRenderedPageBreak/>
        <w:t>甲方应在本合同生效之日起</w:t>
      </w:r>
      <w:r>
        <w:rPr>
          <w:color w:val="000000"/>
        </w:rPr>
        <w:t>5</w:t>
      </w:r>
      <w:r>
        <w:rPr>
          <w:color w:val="000000"/>
        </w:rPr>
        <w:t>个工作日内向乙方提交有关需求说明、资料（包括如附录三约定的数据集）和信息。甲方可以就开发需求所涉及的功能、目标、需求构成及相关技术问题向乙方咨询或征求意见，乙方应当及时予以解释和答复。</w:t>
      </w:r>
    </w:p>
    <w:p w14:paraId="196F8844" w14:textId="77777777" w:rsidR="001D7D27" w:rsidRDefault="00000000">
      <w:pPr>
        <w:pStyle w:val="ad"/>
        <w:numPr>
          <w:ilvl w:val="2"/>
          <w:numId w:val="1"/>
        </w:numPr>
        <w:spacing w:before="0" w:beforeAutospacing="0" w:after="0" w:afterAutospacing="0" w:line="360" w:lineRule="auto"/>
        <w:rPr>
          <w:color w:val="000000"/>
        </w:rPr>
      </w:pPr>
      <w:r>
        <w:rPr>
          <w:color w:val="000000"/>
        </w:rPr>
        <w:t>乙方获取上述需求信息和资料后，应在</w:t>
      </w:r>
      <w:r>
        <w:rPr>
          <w:color w:val="000000"/>
        </w:rPr>
        <w:t>5</w:t>
      </w:r>
      <w:r>
        <w:rPr>
          <w:color w:val="000000"/>
        </w:rPr>
        <w:t>个工作日内完成需求分析书并提交给甲方。</w:t>
      </w:r>
    </w:p>
    <w:p w14:paraId="66CB656D" w14:textId="77777777" w:rsidR="001D7D27" w:rsidRDefault="00000000">
      <w:pPr>
        <w:pStyle w:val="ad"/>
        <w:numPr>
          <w:ilvl w:val="2"/>
          <w:numId w:val="1"/>
        </w:numPr>
        <w:spacing w:before="0" w:beforeAutospacing="0" w:after="0" w:afterAutospacing="0" w:line="360" w:lineRule="auto"/>
        <w:rPr>
          <w:color w:val="000000"/>
        </w:rPr>
      </w:pPr>
      <w:r>
        <w:rPr>
          <w:color w:val="000000"/>
        </w:rPr>
        <w:t>甲方收到需求分析书后反馈意见，乙方根据甲方意见在</w:t>
      </w:r>
      <w:r>
        <w:rPr>
          <w:color w:val="000000"/>
        </w:rPr>
        <w:t>2</w:t>
      </w:r>
      <w:r>
        <w:rPr>
          <w:color w:val="000000"/>
        </w:rPr>
        <w:t>个工作日内修改。</w:t>
      </w:r>
    </w:p>
    <w:p w14:paraId="23FF06CD" w14:textId="77777777" w:rsidR="001D7D27" w:rsidRDefault="00000000">
      <w:pPr>
        <w:pStyle w:val="ad"/>
        <w:numPr>
          <w:ilvl w:val="1"/>
          <w:numId w:val="1"/>
        </w:numPr>
        <w:spacing w:before="0" w:beforeAutospacing="0" w:after="0" w:afterAutospacing="0" w:line="360" w:lineRule="auto"/>
        <w:rPr>
          <w:color w:val="000000"/>
        </w:rPr>
      </w:pPr>
      <w:r>
        <w:rPr>
          <w:color w:val="000000"/>
        </w:rPr>
        <w:t>开发需求确认</w:t>
      </w:r>
    </w:p>
    <w:p w14:paraId="09B4B826" w14:textId="77777777" w:rsidR="001D7D27" w:rsidRDefault="00000000">
      <w:pPr>
        <w:pStyle w:val="ad"/>
        <w:numPr>
          <w:ilvl w:val="2"/>
          <w:numId w:val="1"/>
        </w:numPr>
        <w:spacing w:before="0" w:beforeAutospacing="0" w:after="0" w:afterAutospacing="0" w:line="360" w:lineRule="auto"/>
        <w:rPr>
          <w:color w:val="000000"/>
        </w:rPr>
      </w:pPr>
      <w:r>
        <w:rPr>
          <w:color w:val="000000"/>
        </w:rPr>
        <w:t>甲乙双方确认需求分析书后，乙方应当在</w:t>
      </w:r>
      <w:r>
        <w:rPr>
          <w:color w:val="000000"/>
        </w:rPr>
        <w:t>5</w:t>
      </w:r>
      <w:r>
        <w:rPr>
          <w:color w:val="000000"/>
        </w:rPr>
        <w:t>个工作日内向甲方提供《需求开发项目确认书》，包括：</w:t>
      </w:r>
    </w:p>
    <w:p w14:paraId="75093CD4"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）需求说明：说明主要需求与开发内容。</w:t>
      </w:r>
    </w:p>
    <w:p w14:paraId="7E6F859A"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）开发费用明细：列明各项开发费用和总费用。</w:t>
      </w:r>
    </w:p>
    <w:p w14:paraId="17655710"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）详细开发说明书：说明各项开发的具体内容与要求。</w:t>
      </w:r>
    </w:p>
    <w:p w14:paraId="25C9CCDE" w14:textId="77777777" w:rsidR="001D7D27" w:rsidRDefault="00000000">
      <w:pPr>
        <w:pStyle w:val="ad"/>
        <w:numPr>
          <w:ilvl w:val="2"/>
          <w:numId w:val="1"/>
        </w:numPr>
        <w:spacing w:before="0" w:beforeAutospacing="0" w:after="0" w:afterAutospacing="0" w:line="360" w:lineRule="auto"/>
        <w:rPr>
          <w:color w:val="000000"/>
        </w:rPr>
      </w:pPr>
      <w:r>
        <w:rPr>
          <w:color w:val="000000"/>
        </w:rPr>
        <w:t>甲方应在收到《需求开发项目确认书》后</w:t>
      </w:r>
      <w:r>
        <w:rPr>
          <w:color w:val="000000"/>
        </w:rPr>
        <w:t>5</w:t>
      </w:r>
      <w:r>
        <w:rPr>
          <w:color w:val="000000"/>
        </w:rPr>
        <w:t>个工作日内审核；如甲方提出异议，乙方应当根据甲方意见在</w:t>
      </w:r>
      <w:r>
        <w:rPr>
          <w:color w:val="000000"/>
        </w:rPr>
        <w:t>2</w:t>
      </w:r>
      <w:r>
        <w:rPr>
          <w:color w:val="000000"/>
        </w:rPr>
        <w:t>个工作日内修改。</w:t>
      </w:r>
    </w:p>
    <w:p w14:paraId="49C52223" w14:textId="77777777" w:rsidR="001D7D27" w:rsidRDefault="00000000">
      <w:pPr>
        <w:pStyle w:val="ad"/>
        <w:numPr>
          <w:ilvl w:val="2"/>
          <w:numId w:val="1"/>
        </w:numPr>
        <w:spacing w:before="0" w:beforeAutospacing="0" w:after="0" w:afterAutospacing="0" w:line="360" w:lineRule="auto"/>
        <w:rPr>
          <w:color w:val="000000"/>
        </w:rPr>
      </w:pPr>
      <w:r>
        <w:rPr>
          <w:color w:val="000000"/>
        </w:rPr>
        <w:t>《需求开发项目确认书》经双方一致确认后，应由双方签署，作为本合同的附件，与本合同具有同等效力。</w:t>
      </w:r>
    </w:p>
    <w:p w14:paraId="2ABB691D" w14:textId="77777777" w:rsidR="001D7D27" w:rsidRDefault="00000000">
      <w:pPr>
        <w:pStyle w:val="ad"/>
        <w:numPr>
          <w:ilvl w:val="2"/>
          <w:numId w:val="1"/>
        </w:numPr>
        <w:spacing w:before="0" w:beforeAutospacing="0" w:after="0" w:afterAutospacing="0" w:line="360" w:lineRule="auto"/>
        <w:rPr>
          <w:color w:val="000000"/>
        </w:rPr>
      </w:pPr>
      <w:r>
        <w:rPr>
          <w:color w:val="000000"/>
        </w:rPr>
        <w:t>《需求开发项目确认书》经双方确认签署后，乙方进入正式开发。</w:t>
      </w:r>
    </w:p>
    <w:p w14:paraId="72BC538D" w14:textId="77777777" w:rsidR="001D7D27" w:rsidRDefault="00000000">
      <w:pPr>
        <w:pStyle w:val="ad"/>
        <w:numPr>
          <w:ilvl w:val="1"/>
          <w:numId w:val="1"/>
        </w:numPr>
        <w:spacing w:before="0" w:beforeAutospacing="0" w:after="0" w:afterAutospacing="0" w:line="360" w:lineRule="auto"/>
        <w:rPr>
          <w:color w:val="000000"/>
        </w:rPr>
      </w:pPr>
      <w:r>
        <w:rPr>
          <w:color w:val="000000"/>
        </w:rPr>
        <w:t>未能达成一致的处理</w:t>
      </w:r>
    </w:p>
    <w:p w14:paraId="3DDE3625" w14:textId="77777777" w:rsidR="001D7D27" w:rsidRPr="001D7D27" w:rsidRDefault="00000000">
      <w:pPr>
        <w:pStyle w:val="ad"/>
        <w:spacing w:before="0" w:beforeAutospacing="0" w:after="0" w:afterAutospacing="0" w:line="360" w:lineRule="auto"/>
        <w:rPr>
          <w:color w:val="000000"/>
          <w:highlight w:val="yellow"/>
          <w:rPrChange w:id="23" w:author="夏夏" w:date="2025-09-04T12:46:00Z">
            <w:rPr>
              <w:color w:val="000000"/>
            </w:rPr>
          </w:rPrChange>
        </w:rPr>
      </w:pPr>
      <w:commentRangeStart w:id="24"/>
      <w:r>
        <w:rPr>
          <w:rFonts w:hint="eastAsia"/>
          <w:color w:val="000000"/>
          <w:highlight w:val="yellow"/>
          <w:rPrChange w:id="25" w:author="夏夏" w:date="2025-09-04T12:46:00Z">
            <w:rPr>
              <w:rFonts w:hint="eastAsia"/>
              <w:color w:val="000000"/>
            </w:rPr>
          </w:rPrChange>
        </w:rPr>
        <w:t>如因双方无法就费用、开发需求、进度等达成一致，无法签署《需求开发项目确认书》，则任何一方均有权解除本合同。此种情况下，甲方应向乙方支付需求分析阶段费用</w:t>
      </w:r>
      <w:r>
        <w:rPr>
          <w:rFonts w:hint="eastAsia"/>
          <w:color w:val="000000"/>
          <w:highlight w:val="yellow"/>
          <w:u w:val="single"/>
          <w:rPrChange w:id="26" w:author="夏夏" w:date="2025-09-04T12:46:00Z">
            <w:rPr>
              <w:rFonts w:hint="eastAsia"/>
              <w:color w:val="000000"/>
              <w:u w:val="single"/>
            </w:rPr>
          </w:rPrChange>
        </w:rPr>
        <w:t>￥</w:t>
      </w:r>
      <w:r>
        <w:rPr>
          <w:color w:val="000000"/>
          <w:highlight w:val="yellow"/>
          <w:u w:val="single"/>
          <w:rPrChange w:id="27" w:author="夏夏" w:date="2025-09-04T12:46:00Z">
            <w:rPr>
              <w:color w:val="000000"/>
              <w:u w:val="single"/>
            </w:rPr>
          </w:rPrChange>
        </w:rPr>
        <w:t>10000</w:t>
      </w:r>
      <w:r>
        <w:rPr>
          <w:rFonts w:hint="eastAsia"/>
          <w:color w:val="000000"/>
          <w:highlight w:val="yellow"/>
          <w:u w:val="single"/>
          <w:rPrChange w:id="28" w:author="夏夏" w:date="2025-09-04T12:46:00Z">
            <w:rPr>
              <w:rFonts w:hint="eastAsia"/>
              <w:color w:val="000000"/>
              <w:u w:val="single"/>
            </w:rPr>
          </w:rPrChange>
        </w:rPr>
        <w:t>元（大写：人民币壹万元整）</w:t>
      </w:r>
      <w:r>
        <w:rPr>
          <w:rFonts w:hint="eastAsia"/>
          <w:color w:val="000000"/>
          <w:highlight w:val="yellow"/>
          <w:rPrChange w:id="29" w:author="夏夏" w:date="2025-09-04T12:46:00Z">
            <w:rPr>
              <w:rFonts w:hint="eastAsia"/>
              <w:color w:val="000000"/>
            </w:rPr>
          </w:rPrChange>
        </w:rPr>
        <w:t>；乙方多收取的款项应予退还。除此之外，双方互不承担其他责任。</w:t>
      </w:r>
      <w:commentRangeEnd w:id="24"/>
      <w:r w:rsidR="003A7FA3">
        <w:rPr>
          <w:rStyle w:val="af2"/>
        </w:rPr>
        <w:commentReference w:id="24"/>
      </w:r>
    </w:p>
    <w:p w14:paraId="10CFEEE7" w14:textId="77777777" w:rsidR="001D7D27" w:rsidRDefault="00000000">
      <w:pPr>
        <w:pStyle w:val="3"/>
        <w:numPr>
          <w:ilvl w:val="0"/>
          <w:numId w:val="1"/>
        </w:numPr>
        <w:spacing w:before="0" w:after="0" w:line="360" w:lineRule="auto"/>
      </w:pPr>
      <w:r>
        <w:t>项目变更</w:t>
      </w:r>
    </w:p>
    <w:p w14:paraId="140CD602" w14:textId="77777777" w:rsidR="001D7D27" w:rsidRDefault="00000000">
      <w:pPr>
        <w:pStyle w:val="ad"/>
        <w:numPr>
          <w:ilvl w:val="1"/>
          <w:numId w:val="1"/>
        </w:numPr>
        <w:spacing w:before="0" w:beforeAutospacing="0" w:after="0" w:afterAutospacing="0" w:line="360" w:lineRule="auto"/>
        <w:rPr>
          <w:color w:val="000000"/>
        </w:rPr>
      </w:pPr>
      <w:r>
        <w:rPr>
          <w:color w:val="000000"/>
        </w:rPr>
        <w:t>合同各方有权在履行本合同的过程中合理地提出变更、扩展、替换或修改本项目的某些部分的请求，包括增加或减少开发需求的相应功能、变更交付或安装的时间与地点等。</w:t>
      </w:r>
    </w:p>
    <w:p w14:paraId="4B7AC625" w14:textId="77777777" w:rsidR="001D7D27" w:rsidRDefault="00000000">
      <w:pPr>
        <w:pStyle w:val="ad"/>
        <w:numPr>
          <w:ilvl w:val="1"/>
          <w:numId w:val="1"/>
        </w:numPr>
        <w:spacing w:before="0" w:beforeAutospacing="0" w:after="0" w:afterAutospacing="0" w:line="360" w:lineRule="auto"/>
        <w:rPr>
          <w:color w:val="000000"/>
        </w:rPr>
      </w:pPr>
      <w:r>
        <w:rPr>
          <w:color w:val="000000"/>
        </w:rPr>
        <w:t>任一方提出项目变更请求时，应将具体变更内容以书面形式提交给对方。其中：</w:t>
      </w:r>
    </w:p>
    <w:p w14:paraId="401054DB" w14:textId="77777777" w:rsidR="001D7D27" w:rsidRDefault="00000000">
      <w:pPr>
        <w:pStyle w:val="ad"/>
        <w:spacing w:before="0" w:beforeAutospacing="0" w:after="0" w:afterAutospacing="0" w:line="360" w:lineRule="auto"/>
        <w:rPr>
          <w:color w:val="000000"/>
        </w:rPr>
      </w:pPr>
      <w:r>
        <w:rPr>
          <w:color w:val="000000"/>
        </w:rPr>
        <w:lastRenderedPageBreak/>
        <w:t>（</w:t>
      </w:r>
      <w:r>
        <w:rPr>
          <w:color w:val="000000"/>
        </w:rPr>
        <w:t>1</w:t>
      </w:r>
      <w:r>
        <w:rPr>
          <w:color w:val="000000"/>
        </w:rPr>
        <w:t>）甲方提出项目变更请求时，乙方应在</w:t>
      </w:r>
      <w:r>
        <w:rPr>
          <w:color w:val="000000"/>
          <w:u w:val="single"/>
        </w:rPr>
        <w:t>5</w:t>
      </w:r>
      <w:r>
        <w:rPr>
          <w:color w:val="000000"/>
          <w:u w:val="single"/>
        </w:rPr>
        <w:t>个工作日</w:t>
      </w:r>
      <w:r>
        <w:rPr>
          <w:color w:val="000000"/>
        </w:rPr>
        <w:t>内作出该变更的</w:t>
      </w:r>
      <w:r>
        <w:rPr>
          <w:rFonts w:hint="eastAsia"/>
          <w:color w:val="000000"/>
          <w:highlight w:val="yellow"/>
          <w:rPrChange w:id="30" w:author="夏夏" w:date="2025-09-04T12:46:00Z">
            <w:rPr>
              <w:rFonts w:hint="eastAsia"/>
              <w:color w:val="000000"/>
            </w:rPr>
          </w:rPrChange>
        </w:rPr>
        <w:t>评估报告</w:t>
      </w:r>
      <w:r>
        <w:rPr>
          <w:color w:val="000000"/>
        </w:rPr>
        <w:t>并提交给甲方。</w:t>
      </w:r>
    </w:p>
    <w:p w14:paraId="4D94201D"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）乙方提出项目变更请求时，应同时提交该变更的评估报告。</w:t>
      </w:r>
    </w:p>
    <w:p w14:paraId="46A0C81C" w14:textId="77777777" w:rsidR="001D7D27" w:rsidRDefault="00000000">
      <w:pPr>
        <w:pStyle w:val="ad"/>
        <w:spacing w:before="0" w:beforeAutospacing="0" w:after="0" w:afterAutospacing="0" w:line="360" w:lineRule="auto"/>
        <w:rPr>
          <w:color w:val="000000"/>
        </w:rPr>
      </w:pPr>
      <w:r>
        <w:rPr>
          <w:color w:val="000000"/>
        </w:rPr>
        <w:t>前述评估报告内容应包括该变更对合同价格、项目交付日期、开发需求的系统性能、项目技术参数的影响以及对其他合同条款的影响等。</w:t>
      </w:r>
    </w:p>
    <w:p w14:paraId="2129B044" w14:textId="77777777" w:rsidR="001D7D27" w:rsidRDefault="00000000">
      <w:pPr>
        <w:pStyle w:val="ad"/>
        <w:numPr>
          <w:ilvl w:val="1"/>
          <w:numId w:val="1"/>
        </w:numPr>
        <w:spacing w:before="0" w:beforeAutospacing="0" w:after="0" w:afterAutospacing="0" w:line="360" w:lineRule="auto"/>
        <w:rPr>
          <w:color w:val="000000"/>
        </w:rPr>
      </w:pPr>
      <w:r>
        <w:rPr>
          <w:color w:val="000000"/>
        </w:rPr>
        <w:t>甲方应于收到评估报告之日起</w:t>
      </w:r>
      <w:r>
        <w:rPr>
          <w:color w:val="000000"/>
          <w:u w:val="single"/>
        </w:rPr>
        <w:t>5</w:t>
      </w:r>
      <w:r>
        <w:rPr>
          <w:color w:val="000000"/>
          <w:u w:val="single"/>
        </w:rPr>
        <w:t>个工作日</w:t>
      </w:r>
      <w:r>
        <w:rPr>
          <w:color w:val="000000"/>
        </w:rPr>
        <w:t>内书面回复是否接受项目变更。其中：</w:t>
      </w:r>
    </w:p>
    <w:p w14:paraId="575BEF3A"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）如双方均同意项目变更，应另行签署补充协议。</w:t>
      </w:r>
    </w:p>
    <w:p w14:paraId="7CF56BB1"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）如任一方不同意项目变更，则双方仍应按未变更之前的合同约定履行。</w:t>
      </w:r>
    </w:p>
    <w:p w14:paraId="6E316D85" w14:textId="77777777" w:rsidR="001D7D27" w:rsidRDefault="00000000">
      <w:pPr>
        <w:pStyle w:val="ad"/>
        <w:numPr>
          <w:ilvl w:val="1"/>
          <w:numId w:val="1"/>
        </w:numPr>
        <w:spacing w:before="0" w:beforeAutospacing="0" w:after="0" w:afterAutospacing="0" w:line="360" w:lineRule="auto"/>
        <w:rPr>
          <w:color w:val="000000"/>
        </w:rPr>
      </w:pPr>
      <w:r>
        <w:rPr>
          <w:color w:val="000000"/>
        </w:rPr>
        <w:t>自一方收到项目变更请求之日，暂停计算开发期限；待双方达成一致意见后继续开始计算开发期限或按照双方新的约定处理。</w:t>
      </w:r>
    </w:p>
    <w:p w14:paraId="794369D8" w14:textId="77777777" w:rsidR="001D7D27" w:rsidRDefault="00000000">
      <w:pPr>
        <w:pStyle w:val="3"/>
        <w:numPr>
          <w:ilvl w:val="0"/>
          <w:numId w:val="1"/>
        </w:numPr>
        <w:spacing w:before="0" w:after="0" w:line="360" w:lineRule="auto"/>
      </w:pPr>
      <w:r>
        <w:t>乙方报告义务</w:t>
      </w:r>
    </w:p>
    <w:p w14:paraId="2A407E47" w14:textId="77777777" w:rsidR="001D7D27" w:rsidRDefault="00000000">
      <w:pPr>
        <w:pStyle w:val="ad"/>
        <w:numPr>
          <w:ilvl w:val="1"/>
          <w:numId w:val="1"/>
        </w:numPr>
        <w:spacing w:before="0" w:beforeAutospacing="0" w:after="0" w:afterAutospacing="0" w:line="360" w:lineRule="auto"/>
        <w:rPr>
          <w:color w:val="000000"/>
        </w:rPr>
      </w:pPr>
      <w:r>
        <w:rPr>
          <w:color w:val="000000"/>
        </w:rPr>
        <w:t>乙方应于</w:t>
      </w:r>
      <w:r>
        <w:rPr>
          <w:color w:val="000000"/>
          <w:u w:val="single"/>
        </w:rPr>
        <w:t>每月</w:t>
      </w:r>
      <w:r>
        <w:rPr>
          <w:color w:val="000000"/>
          <w:u w:val="single"/>
        </w:rPr>
        <w:t>25</w:t>
      </w:r>
      <w:r>
        <w:rPr>
          <w:color w:val="000000"/>
          <w:u w:val="single"/>
        </w:rPr>
        <w:t>日</w:t>
      </w:r>
      <w:r>
        <w:rPr>
          <w:color w:val="000000"/>
        </w:rPr>
        <w:t>向甲方提供项目阶段书面报告。</w:t>
      </w:r>
    </w:p>
    <w:p w14:paraId="0739388C" w14:textId="77777777" w:rsidR="001D7D27" w:rsidRDefault="00000000">
      <w:pPr>
        <w:pStyle w:val="ad"/>
        <w:spacing w:before="0" w:beforeAutospacing="0" w:after="0" w:afterAutospacing="0" w:line="360" w:lineRule="auto"/>
        <w:rPr>
          <w:color w:val="000000"/>
        </w:rPr>
      </w:pPr>
      <w:r>
        <w:rPr>
          <w:color w:val="000000"/>
        </w:rPr>
        <w:t>前述书面报告应包含项目进度或里程碑计划执行情况、已完成的需求开发项目、有无遇到的困难和障碍、本项目的预期效果、人员配置情况、有无项目变更及变更情况或其它与本项目有关的甲方应该知道或甲方要求知道的情况。</w:t>
      </w:r>
    </w:p>
    <w:p w14:paraId="393B02AA" w14:textId="77777777" w:rsidR="001D7D27" w:rsidRDefault="00000000">
      <w:pPr>
        <w:pStyle w:val="ad"/>
        <w:numPr>
          <w:ilvl w:val="1"/>
          <w:numId w:val="1"/>
        </w:numPr>
        <w:spacing w:before="0" w:beforeAutospacing="0" w:after="0" w:afterAutospacing="0" w:line="360" w:lineRule="auto"/>
        <w:rPr>
          <w:color w:val="000000"/>
        </w:rPr>
      </w:pPr>
      <w:r>
        <w:rPr>
          <w:color w:val="000000"/>
        </w:rPr>
        <w:t>如本项目需进行项目变更，乙方应当自发现该情形之日起</w:t>
      </w:r>
      <w:r>
        <w:rPr>
          <w:color w:val="000000"/>
          <w:u w:val="single"/>
        </w:rPr>
        <w:t>5</w:t>
      </w:r>
      <w:r>
        <w:rPr>
          <w:color w:val="000000"/>
          <w:u w:val="single"/>
        </w:rPr>
        <w:t>个工作日</w:t>
      </w:r>
      <w:r>
        <w:rPr>
          <w:color w:val="000000"/>
        </w:rPr>
        <w:t>内书面告知甲方。</w:t>
      </w:r>
    </w:p>
    <w:p w14:paraId="27E20941" w14:textId="77777777" w:rsidR="001D7D27" w:rsidRDefault="00000000">
      <w:pPr>
        <w:pStyle w:val="ad"/>
        <w:numPr>
          <w:ilvl w:val="1"/>
          <w:numId w:val="1"/>
        </w:numPr>
        <w:spacing w:before="0" w:beforeAutospacing="0" w:after="0" w:afterAutospacing="0" w:line="360" w:lineRule="auto"/>
        <w:rPr>
          <w:color w:val="000000"/>
        </w:rPr>
      </w:pPr>
      <w:r>
        <w:rPr>
          <w:color w:val="000000"/>
        </w:rPr>
        <w:t>乙方应当在</w:t>
      </w:r>
      <w:r>
        <w:rPr>
          <w:color w:val="000000"/>
          <w:u w:val="single"/>
        </w:rPr>
        <w:t>2</w:t>
      </w:r>
      <w:r>
        <w:rPr>
          <w:color w:val="000000"/>
          <w:u w:val="single"/>
        </w:rPr>
        <w:t>个工作日</w:t>
      </w:r>
      <w:r>
        <w:rPr>
          <w:color w:val="000000"/>
        </w:rPr>
        <w:t>内回复甲方提出的与本项目开发相关的询问。</w:t>
      </w:r>
    </w:p>
    <w:p w14:paraId="2589BFC2" w14:textId="77777777" w:rsidR="001D7D27" w:rsidRDefault="00000000">
      <w:pPr>
        <w:pStyle w:val="3"/>
        <w:numPr>
          <w:ilvl w:val="0"/>
          <w:numId w:val="1"/>
        </w:numPr>
        <w:spacing w:before="0" w:after="0" w:line="360" w:lineRule="auto"/>
      </w:pPr>
      <w:r>
        <w:t>转委托</w:t>
      </w:r>
    </w:p>
    <w:p w14:paraId="308E3158" w14:textId="77777777" w:rsidR="001D7D27" w:rsidRDefault="00000000">
      <w:pPr>
        <w:pStyle w:val="ad"/>
        <w:spacing w:before="0" w:beforeAutospacing="0" w:after="0" w:afterAutospacing="0" w:line="360" w:lineRule="auto"/>
        <w:rPr>
          <w:color w:val="000000"/>
          <w:lang w:eastAsia="zh"/>
        </w:rPr>
      </w:pPr>
      <w:r>
        <w:rPr>
          <w:rFonts w:ascii="宋体" w:hAnsi="宋体" w:cs="宋体"/>
          <w:color w:val="000000"/>
        </w:rPr>
        <w:t>乙方必须自行完成本合同约定的主要工作</w:t>
      </w:r>
      <w:r>
        <w:rPr>
          <w:rFonts w:ascii="宋体" w:hAnsi="宋体" w:cs="宋体" w:hint="eastAsia"/>
          <w:color w:val="000000"/>
        </w:rPr>
        <w:t>,</w:t>
      </w:r>
      <w:r>
        <w:rPr>
          <w:rFonts w:ascii="宋体" w:hAnsi="宋体" w:cs="宋体" w:hint="eastAsia"/>
          <w:color w:val="000000"/>
          <w:lang w:eastAsia="zh"/>
        </w:rPr>
        <w:t>若乙方需将部分辅助型工作转委托给第三方，必须事先取得甲方的书面同意。</w:t>
      </w:r>
    </w:p>
    <w:p w14:paraId="5A07DBD4" w14:textId="77777777" w:rsidR="001D7D27" w:rsidRDefault="00000000">
      <w:pPr>
        <w:pStyle w:val="3"/>
        <w:numPr>
          <w:ilvl w:val="0"/>
          <w:numId w:val="1"/>
        </w:numPr>
        <w:spacing w:before="0" w:after="0" w:line="360" w:lineRule="auto"/>
      </w:pPr>
      <w:r>
        <w:t>交付</w:t>
      </w:r>
    </w:p>
    <w:p w14:paraId="7A892C34" w14:textId="77777777" w:rsidR="001D7D27" w:rsidRDefault="00000000">
      <w:pPr>
        <w:pStyle w:val="ad"/>
        <w:numPr>
          <w:ilvl w:val="1"/>
          <w:numId w:val="1"/>
        </w:numPr>
        <w:spacing w:before="0" w:beforeAutospacing="0" w:after="0" w:afterAutospacing="0" w:line="360" w:lineRule="auto"/>
        <w:rPr>
          <w:color w:val="000000"/>
        </w:rPr>
      </w:pPr>
      <w:r>
        <w:rPr>
          <w:color w:val="000000"/>
        </w:rPr>
        <w:t>乙方应当按照《需求开发项目确认书》</w:t>
      </w:r>
      <w:r>
        <w:rPr>
          <w:rFonts w:hint="eastAsia"/>
          <w:color w:val="000000"/>
          <w:lang w:eastAsia="zh"/>
        </w:rPr>
        <w:t>分阶段</w:t>
      </w:r>
      <w:r>
        <w:rPr>
          <w:color w:val="000000"/>
        </w:rPr>
        <w:t>完成里程碑和开发需求交付</w:t>
      </w:r>
      <w:r>
        <w:rPr>
          <w:rFonts w:hint="eastAsia"/>
          <w:color w:val="000000"/>
          <w:lang w:eastAsia="zh"/>
        </w:rPr>
        <w:t>，每阶段成果需经甲方书面确认合格后方可进入下一阶段</w:t>
      </w:r>
      <w:r>
        <w:rPr>
          <w:color w:val="000000"/>
        </w:rPr>
        <w:t>。</w:t>
      </w:r>
      <w:r>
        <w:rPr>
          <w:rFonts w:hint="eastAsia"/>
          <w:color w:val="000000"/>
          <w:lang w:eastAsia="zh"/>
        </w:rPr>
        <w:t>如阶段成果不合格，甲方有权拒绝验收，并要求乙方进行整改，直至符合要求。</w:t>
      </w:r>
    </w:p>
    <w:p w14:paraId="7B71BF13" w14:textId="77777777" w:rsidR="001D7D27" w:rsidRDefault="00000000">
      <w:pPr>
        <w:pStyle w:val="ad"/>
        <w:numPr>
          <w:ilvl w:val="1"/>
          <w:numId w:val="1"/>
        </w:numPr>
        <w:spacing w:before="0" w:beforeAutospacing="0" w:after="0" w:afterAutospacing="0" w:line="360" w:lineRule="auto"/>
        <w:rPr>
          <w:color w:val="000000"/>
        </w:rPr>
      </w:pPr>
      <w:r>
        <w:rPr>
          <w:color w:val="000000"/>
        </w:rPr>
        <w:t>乙方应当按照本合同及附件《需求开发项目确认书》的约定向甲方交付下列内容：</w:t>
      </w:r>
    </w:p>
    <w:p w14:paraId="55BC233A" w14:textId="77777777" w:rsidR="001D7D27" w:rsidRDefault="00000000">
      <w:pPr>
        <w:pStyle w:val="ad"/>
        <w:numPr>
          <w:ilvl w:val="2"/>
          <w:numId w:val="1"/>
        </w:numPr>
        <w:spacing w:before="0" w:beforeAutospacing="0" w:after="0" w:afterAutospacing="0" w:line="360" w:lineRule="auto"/>
        <w:rPr>
          <w:color w:val="000000"/>
        </w:rPr>
      </w:pPr>
      <w:r>
        <w:rPr>
          <w:color w:val="000000"/>
        </w:rPr>
        <w:t>计算机程序。包括源代码、目标程序、可执行程序。</w:t>
      </w:r>
    </w:p>
    <w:p w14:paraId="2DA0547E" w14:textId="77777777" w:rsidR="001D7D27" w:rsidRDefault="00000000">
      <w:pPr>
        <w:pStyle w:val="ad"/>
        <w:numPr>
          <w:ilvl w:val="2"/>
          <w:numId w:val="1"/>
        </w:numPr>
        <w:spacing w:before="0" w:beforeAutospacing="0" w:after="0" w:afterAutospacing="0" w:line="360" w:lineRule="auto"/>
        <w:rPr>
          <w:color w:val="000000"/>
        </w:rPr>
      </w:pPr>
      <w:r>
        <w:rPr>
          <w:rFonts w:hint="eastAsia"/>
          <w:color w:val="000000"/>
          <w:lang w:eastAsia="zh"/>
        </w:rPr>
        <w:lastRenderedPageBreak/>
        <w:t>乙方应将研发过程中产生的所有中间成果、技术</w:t>
      </w:r>
      <w:r>
        <w:rPr>
          <w:color w:val="000000"/>
        </w:rPr>
        <w:t>文档</w:t>
      </w:r>
      <w:r>
        <w:rPr>
          <w:rFonts w:hint="eastAsia"/>
          <w:color w:val="000000"/>
          <w:lang w:eastAsia="zh"/>
        </w:rPr>
        <w:t>、测试数据、源代码等（</w:t>
      </w:r>
      <w:r>
        <w:rPr>
          <w:color w:val="000000"/>
        </w:rPr>
        <w:t>包括</w:t>
      </w:r>
      <w:r>
        <w:rPr>
          <w:rFonts w:hint="eastAsia"/>
          <w:color w:val="000000"/>
          <w:lang w:eastAsia="zh"/>
        </w:rPr>
        <w:t>但不限于文档，如</w:t>
      </w:r>
      <w:r>
        <w:rPr>
          <w:color w:val="000000"/>
        </w:rPr>
        <w:t>技术文档</w:t>
      </w:r>
      <w:r>
        <w:rPr>
          <w:rFonts w:hint="eastAsia"/>
          <w:color w:val="000000"/>
          <w:lang w:eastAsia="zh"/>
        </w:rPr>
        <w:t>、</w:t>
      </w:r>
      <w:r>
        <w:rPr>
          <w:color w:val="000000"/>
        </w:rPr>
        <w:t>源代码、数据库结构、接口文档、用户指南、操作手册、安装指南和测试报告等</w:t>
      </w:r>
      <w:r>
        <w:rPr>
          <w:rFonts w:hint="eastAsia"/>
          <w:color w:val="000000"/>
          <w:lang w:eastAsia="zh"/>
        </w:rPr>
        <w:t>）完整提交给甲方，不得擅自保留或使用。</w:t>
      </w:r>
    </w:p>
    <w:p w14:paraId="7AD6393E" w14:textId="77777777" w:rsidR="001D7D27" w:rsidRDefault="00000000">
      <w:pPr>
        <w:pStyle w:val="ad"/>
        <w:spacing w:before="0" w:beforeAutospacing="0" w:after="0" w:afterAutospacing="0" w:line="360" w:lineRule="auto"/>
        <w:rPr>
          <w:color w:val="000000"/>
        </w:rPr>
      </w:pPr>
      <w:r>
        <w:rPr>
          <w:color w:val="000000"/>
        </w:rPr>
        <w:t>前述源代码必须可为人工智能算法工程师理解和使用，可打印以及被机器阅读或具备其他合理而必要的形式，包括对开发需求的评估、测试或其它技术文件。</w:t>
      </w:r>
    </w:p>
    <w:p w14:paraId="075EE6B4" w14:textId="77777777" w:rsidR="001D7D27" w:rsidRDefault="00000000">
      <w:pPr>
        <w:pStyle w:val="ad"/>
        <w:numPr>
          <w:ilvl w:val="1"/>
          <w:numId w:val="1"/>
        </w:numPr>
        <w:spacing w:before="0" w:beforeAutospacing="0" w:after="0" w:afterAutospacing="0" w:line="360" w:lineRule="auto"/>
        <w:rPr>
          <w:color w:val="000000"/>
        </w:rPr>
      </w:pPr>
      <w:r>
        <w:rPr>
          <w:color w:val="000000"/>
        </w:rPr>
        <w:t>乙方所提交的里程碑和开发需求应符合如下要求：</w:t>
      </w:r>
    </w:p>
    <w:p w14:paraId="5EC53F83"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）符合国家有关需求产品方面的规定和需求标准规范；</w:t>
      </w:r>
    </w:p>
    <w:p w14:paraId="5022604D"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）不得包含任何可以自动终止或妨碍系统运作的软件。</w:t>
      </w:r>
    </w:p>
    <w:p w14:paraId="51D55066" w14:textId="77777777" w:rsidR="001D7D27" w:rsidRDefault="00000000">
      <w:pPr>
        <w:pStyle w:val="3"/>
        <w:numPr>
          <w:ilvl w:val="0"/>
          <w:numId w:val="1"/>
        </w:numPr>
        <w:spacing w:before="0" w:after="0" w:line="360" w:lineRule="auto"/>
      </w:pPr>
      <w:r>
        <w:t>验收</w:t>
      </w:r>
    </w:p>
    <w:p w14:paraId="7F7A3E81" w14:textId="77777777" w:rsidR="001D7D27" w:rsidRDefault="00000000">
      <w:pPr>
        <w:pStyle w:val="ad"/>
        <w:numPr>
          <w:ilvl w:val="1"/>
          <w:numId w:val="1"/>
        </w:numPr>
        <w:spacing w:before="0" w:beforeAutospacing="0" w:after="0" w:afterAutospacing="0" w:line="360" w:lineRule="auto"/>
        <w:rPr>
          <w:color w:val="000000"/>
        </w:rPr>
      </w:pPr>
      <w:r>
        <w:rPr>
          <w:color w:val="000000"/>
        </w:rPr>
        <w:t>验收分为上线验收、试运行和终验三个阶段，甲方应按如下约定安排验收：</w:t>
      </w:r>
    </w:p>
    <w:p w14:paraId="0FBCD8D2" w14:textId="77777777" w:rsidR="001D7D27" w:rsidRDefault="00000000">
      <w:pPr>
        <w:pStyle w:val="ad"/>
        <w:numPr>
          <w:ilvl w:val="2"/>
          <w:numId w:val="1"/>
        </w:numPr>
        <w:spacing w:before="0" w:beforeAutospacing="0" w:after="0" w:afterAutospacing="0" w:line="360" w:lineRule="auto"/>
        <w:rPr>
          <w:color w:val="000000"/>
        </w:rPr>
      </w:pPr>
      <w:r>
        <w:rPr>
          <w:color w:val="000000"/>
        </w:rPr>
        <w:t>于乙方交付后</w:t>
      </w:r>
      <w:r>
        <w:rPr>
          <w:color w:val="000000"/>
          <w:u w:val="single"/>
        </w:rPr>
        <w:t>10</w:t>
      </w:r>
      <w:r>
        <w:rPr>
          <w:color w:val="000000"/>
          <w:u w:val="single"/>
        </w:rPr>
        <w:t>个工作日</w:t>
      </w:r>
      <w:r>
        <w:rPr>
          <w:color w:val="000000"/>
        </w:rPr>
        <w:t>内进行上线验收。</w:t>
      </w:r>
    </w:p>
    <w:p w14:paraId="5AD6B0CD" w14:textId="77777777" w:rsidR="001D7D27" w:rsidRDefault="00000000">
      <w:pPr>
        <w:pStyle w:val="ad"/>
        <w:numPr>
          <w:ilvl w:val="2"/>
          <w:numId w:val="1"/>
        </w:numPr>
        <w:spacing w:before="0" w:beforeAutospacing="0" w:after="0" w:afterAutospacing="0" w:line="360" w:lineRule="auto"/>
        <w:rPr>
          <w:color w:val="000000"/>
        </w:rPr>
      </w:pPr>
      <w:r>
        <w:rPr>
          <w:color w:val="000000"/>
        </w:rPr>
        <w:t>上线验收后</w:t>
      </w:r>
      <w:r>
        <w:rPr>
          <w:color w:val="000000"/>
          <w:u w:val="single"/>
        </w:rPr>
        <w:t>3</w:t>
      </w:r>
      <w:r>
        <w:rPr>
          <w:color w:val="000000"/>
          <w:u w:val="single"/>
        </w:rPr>
        <w:t>个月</w:t>
      </w:r>
      <w:r>
        <w:rPr>
          <w:color w:val="000000"/>
        </w:rPr>
        <w:t>为试运行期间。</w:t>
      </w:r>
    </w:p>
    <w:p w14:paraId="7949915E" w14:textId="77777777" w:rsidR="001D7D27" w:rsidRDefault="00000000">
      <w:pPr>
        <w:pStyle w:val="ad"/>
        <w:numPr>
          <w:ilvl w:val="2"/>
          <w:numId w:val="1"/>
        </w:numPr>
        <w:spacing w:before="0" w:beforeAutospacing="0" w:after="0" w:afterAutospacing="0" w:line="360" w:lineRule="auto"/>
        <w:rPr>
          <w:color w:val="000000"/>
        </w:rPr>
      </w:pPr>
      <w:r>
        <w:rPr>
          <w:color w:val="000000"/>
        </w:rPr>
        <w:t>于试运行结束后</w:t>
      </w:r>
      <w:r>
        <w:rPr>
          <w:color w:val="000000"/>
          <w:u w:val="single"/>
        </w:rPr>
        <w:t>10</w:t>
      </w:r>
      <w:r>
        <w:rPr>
          <w:color w:val="000000"/>
          <w:u w:val="single"/>
        </w:rPr>
        <w:t>个工作日</w:t>
      </w:r>
      <w:r>
        <w:rPr>
          <w:color w:val="000000"/>
        </w:rPr>
        <w:t>内进行最终验收。</w:t>
      </w:r>
    </w:p>
    <w:p w14:paraId="165ACEBE" w14:textId="77777777" w:rsidR="001D7D27" w:rsidRDefault="00000000">
      <w:pPr>
        <w:pStyle w:val="ad"/>
        <w:spacing w:before="0" w:beforeAutospacing="0" w:after="0" w:afterAutospacing="0" w:line="360" w:lineRule="auto"/>
        <w:rPr>
          <w:color w:val="000000"/>
        </w:rPr>
      </w:pPr>
      <w:r>
        <w:rPr>
          <w:color w:val="000000"/>
        </w:rPr>
        <w:t>具体测试和验收标准详见附件《需求开发项目确认书》。如双方在开发过程中调整开发内容的，应以双方另行签订的书面文件为准。</w:t>
      </w:r>
    </w:p>
    <w:p w14:paraId="34BA11C9" w14:textId="77777777" w:rsidR="001D7D27" w:rsidRDefault="00000000">
      <w:pPr>
        <w:pStyle w:val="ad"/>
        <w:numPr>
          <w:ilvl w:val="1"/>
          <w:numId w:val="1"/>
        </w:numPr>
        <w:spacing w:before="0" w:beforeAutospacing="0" w:after="0" w:afterAutospacing="0" w:line="360" w:lineRule="auto"/>
        <w:rPr>
          <w:color w:val="000000"/>
        </w:rPr>
      </w:pPr>
      <w:r>
        <w:rPr>
          <w:color w:val="000000"/>
        </w:rPr>
        <w:t>验收合格的，甲方应当出具相应阶段的验收合格文件；验收不合格的，双方应共同调查原因，并按如下约定处理：</w:t>
      </w:r>
    </w:p>
    <w:p w14:paraId="61491FCA" w14:textId="77777777" w:rsidR="001D7D27" w:rsidRDefault="00000000">
      <w:pPr>
        <w:pStyle w:val="ad"/>
        <w:numPr>
          <w:ilvl w:val="2"/>
          <w:numId w:val="1"/>
        </w:numPr>
        <w:spacing w:before="0" w:beforeAutospacing="0" w:after="0" w:afterAutospacing="0" w:line="360" w:lineRule="auto"/>
        <w:rPr>
          <w:color w:val="000000"/>
        </w:rPr>
      </w:pPr>
      <w:r>
        <w:rPr>
          <w:color w:val="000000"/>
        </w:rPr>
        <w:t>如因乙方原因导致验收不合格的，乙方应同时承担下列责任：</w:t>
      </w:r>
    </w:p>
    <w:p w14:paraId="4D556512"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）在</w:t>
      </w:r>
      <w:r>
        <w:rPr>
          <w:color w:val="000000"/>
          <w:u w:val="single"/>
        </w:rPr>
        <w:t>5</w:t>
      </w:r>
      <w:r>
        <w:rPr>
          <w:color w:val="000000"/>
          <w:u w:val="single"/>
        </w:rPr>
        <w:t>个工作日</w:t>
      </w:r>
      <w:r>
        <w:rPr>
          <w:color w:val="000000"/>
        </w:rPr>
        <w:t>内消除造成验收不合格的原因，并承担由此引发的一切费用；</w:t>
      </w:r>
    </w:p>
    <w:p w14:paraId="60133176"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）给甲方造成损失的，应当赔偿甲方的损失。</w:t>
      </w:r>
    </w:p>
    <w:p w14:paraId="5B5D7879" w14:textId="77777777" w:rsidR="001D7D27" w:rsidRDefault="00000000">
      <w:pPr>
        <w:pStyle w:val="ad"/>
        <w:numPr>
          <w:ilvl w:val="2"/>
          <w:numId w:val="1"/>
        </w:numPr>
        <w:spacing w:before="0" w:beforeAutospacing="0" w:after="0" w:afterAutospacing="0" w:line="360" w:lineRule="auto"/>
        <w:rPr>
          <w:color w:val="000000"/>
        </w:rPr>
      </w:pPr>
      <w:r>
        <w:rPr>
          <w:color w:val="000000"/>
        </w:rPr>
        <w:t>如因甲方原因导致验收不合格的，甲方应在</w:t>
      </w:r>
      <w:r>
        <w:rPr>
          <w:color w:val="000000"/>
          <w:u w:val="single"/>
        </w:rPr>
        <w:t>5</w:t>
      </w:r>
      <w:r>
        <w:rPr>
          <w:color w:val="000000"/>
          <w:u w:val="single"/>
        </w:rPr>
        <w:t>个工作日</w:t>
      </w:r>
      <w:r>
        <w:rPr>
          <w:color w:val="000000"/>
        </w:rPr>
        <w:t>内消除该原因。</w:t>
      </w:r>
    </w:p>
    <w:p w14:paraId="2BE3966C" w14:textId="77777777" w:rsidR="001D7D27" w:rsidRDefault="00000000">
      <w:pPr>
        <w:pStyle w:val="ad"/>
        <w:spacing w:before="0" w:beforeAutospacing="0" w:after="0" w:afterAutospacing="0" w:line="360" w:lineRule="auto"/>
        <w:rPr>
          <w:color w:val="000000"/>
        </w:rPr>
      </w:pPr>
      <w:r>
        <w:rPr>
          <w:color w:val="000000"/>
        </w:rPr>
        <w:t>其中甲方原因包括但不限于下列情形：</w:t>
      </w:r>
    </w:p>
    <w:p w14:paraId="550E6641"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）硬件及其环境出现的故障未得到甲方及时排除；</w:t>
      </w:r>
    </w:p>
    <w:p w14:paraId="2475AE39"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）甲方提供的说明、信息和资料本身存在错误。</w:t>
      </w:r>
    </w:p>
    <w:p w14:paraId="51A975AE" w14:textId="77777777" w:rsidR="001D7D27" w:rsidRDefault="00000000">
      <w:pPr>
        <w:pStyle w:val="ad"/>
        <w:numPr>
          <w:ilvl w:val="1"/>
          <w:numId w:val="1"/>
        </w:numPr>
        <w:spacing w:before="0" w:beforeAutospacing="0" w:after="0" w:afterAutospacing="0" w:line="360" w:lineRule="auto"/>
        <w:rPr>
          <w:color w:val="000000"/>
        </w:rPr>
      </w:pPr>
      <w:r>
        <w:rPr>
          <w:color w:val="000000"/>
        </w:rPr>
        <w:t>甲方应在不合格原因消除后</w:t>
      </w:r>
      <w:r>
        <w:rPr>
          <w:color w:val="000000"/>
        </w:rPr>
        <w:t>3</w:t>
      </w:r>
      <w:r>
        <w:rPr>
          <w:color w:val="000000"/>
        </w:rPr>
        <w:t>个工作日内再次进行验收，时间与周期与前一次验收相同。如连续两次因乙方原因导致验收不合格的，视为乙方违约。</w:t>
      </w:r>
    </w:p>
    <w:p w14:paraId="6D147E28" w14:textId="77777777" w:rsidR="001D7D27" w:rsidRDefault="00000000">
      <w:pPr>
        <w:pStyle w:val="ad"/>
        <w:numPr>
          <w:ilvl w:val="1"/>
          <w:numId w:val="1"/>
        </w:numPr>
        <w:spacing w:before="0" w:beforeAutospacing="0" w:after="0" w:afterAutospacing="0" w:line="360" w:lineRule="auto"/>
        <w:rPr>
          <w:color w:val="000000"/>
        </w:rPr>
      </w:pPr>
      <w:r>
        <w:rPr>
          <w:color w:val="000000"/>
        </w:rPr>
        <w:lastRenderedPageBreak/>
        <w:t>自乙方交付全部开发需求之日起至验收完成之日，乙方修改各类错误总耗时超过</w:t>
      </w:r>
      <w:r>
        <w:rPr>
          <w:color w:val="000000"/>
          <w:u w:val="single"/>
        </w:rPr>
        <w:t>15</w:t>
      </w:r>
      <w:r>
        <w:rPr>
          <w:color w:val="000000"/>
          <w:u w:val="single"/>
        </w:rPr>
        <w:t>个工作日</w:t>
      </w:r>
      <w:r>
        <w:rPr>
          <w:color w:val="000000"/>
        </w:rPr>
        <w:t>的，每超过</w:t>
      </w:r>
      <w:r>
        <w:rPr>
          <w:color w:val="000000"/>
        </w:rPr>
        <w:t>1</w:t>
      </w:r>
      <w:r>
        <w:rPr>
          <w:color w:val="000000"/>
        </w:rPr>
        <w:t>个工作日的，应向甲方支付</w:t>
      </w:r>
      <w:r>
        <w:rPr>
          <w:color w:val="000000"/>
          <w:u w:val="single"/>
        </w:rPr>
        <w:t>￥</w:t>
      </w:r>
      <w:r>
        <w:rPr>
          <w:color w:val="000000"/>
          <w:u w:val="single"/>
        </w:rPr>
        <w:t>1000</w:t>
      </w:r>
      <w:r>
        <w:rPr>
          <w:color w:val="000000"/>
          <w:u w:val="single"/>
        </w:rPr>
        <w:t>元（大写：人民币壹仟元整）</w:t>
      </w:r>
      <w:r>
        <w:rPr>
          <w:color w:val="000000"/>
        </w:rPr>
        <w:t>违约金。</w:t>
      </w:r>
    </w:p>
    <w:p w14:paraId="4638BE97" w14:textId="77777777" w:rsidR="001D7D27" w:rsidRDefault="00000000">
      <w:pPr>
        <w:pStyle w:val="ad"/>
        <w:numPr>
          <w:ilvl w:val="1"/>
          <w:numId w:val="1"/>
        </w:numPr>
        <w:spacing w:before="0" w:beforeAutospacing="0" w:after="0" w:afterAutospacing="0" w:line="360" w:lineRule="auto"/>
        <w:rPr>
          <w:color w:val="000000"/>
        </w:rPr>
      </w:pPr>
      <w:r>
        <w:rPr>
          <w:color w:val="000000"/>
        </w:rPr>
        <w:t>甲方未在约定期限内进行验收亦未提出书面异议的，视为验收合格。</w:t>
      </w:r>
    </w:p>
    <w:p w14:paraId="09F47CA7" w14:textId="77777777" w:rsidR="001D7D27" w:rsidRDefault="00000000">
      <w:pPr>
        <w:pStyle w:val="3"/>
        <w:numPr>
          <w:ilvl w:val="0"/>
          <w:numId w:val="1"/>
        </w:numPr>
        <w:spacing w:before="0" w:after="0" w:line="360" w:lineRule="auto"/>
      </w:pPr>
      <w:r>
        <w:t>配套技术服务</w:t>
      </w:r>
    </w:p>
    <w:p w14:paraId="035EC553" w14:textId="77777777" w:rsidR="001D7D27" w:rsidRDefault="00000000">
      <w:pPr>
        <w:pStyle w:val="ad"/>
        <w:numPr>
          <w:ilvl w:val="1"/>
          <w:numId w:val="1"/>
        </w:numPr>
        <w:spacing w:before="0" w:beforeAutospacing="0" w:after="0" w:afterAutospacing="0" w:line="360" w:lineRule="auto"/>
        <w:rPr>
          <w:color w:val="000000"/>
        </w:rPr>
      </w:pPr>
      <w:r>
        <w:rPr>
          <w:color w:val="000000"/>
        </w:rPr>
        <w:t>技术指导。本项目最终验收后</w:t>
      </w:r>
      <w:r>
        <w:rPr>
          <w:color w:val="000000"/>
        </w:rPr>
        <w:t>6</w:t>
      </w:r>
      <w:r>
        <w:rPr>
          <w:color w:val="000000"/>
        </w:rPr>
        <w:t>个月内，</w:t>
      </w:r>
      <w:r>
        <w:rPr>
          <w:rFonts w:hint="eastAsia"/>
          <w:color w:val="000000"/>
        </w:rPr>
        <w:t>乙方应根据甲方的请求，指派技术人员向甲方就合同约定的算法研发内容提供技术培训，以传授所使用的算法或该算法的使用方法。</w:t>
      </w:r>
      <w:r>
        <w:rPr>
          <w:rFonts w:ascii="宋体" w:hAnsi="宋体" w:cs="宋体"/>
          <w:color w:val="000000"/>
        </w:rPr>
        <w:t>乙方人员提供技术指导而产生的</w:t>
      </w:r>
      <w:r>
        <w:rPr>
          <w:rFonts w:ascii="宋体" w:hAnsi="宋体" w:cs="宋体" w:hint="eastAsia"/>
          <w:color w:val="000000"/>
        </w:rPr>
        <w:t>大成都范围之外的</w:t>
      </w:r>
      <w:r>
        <w:rPr>
          <w:rFonts w:ascii="宋体" w:hAnsi="宋体" w:cs="宋体"/>
          <w:color w:val="000000"/>
        </w:rPr>
        <w:t>差旅费用由甲方负责</w:t>
      </w:r>
      <w:r>
        <w:rPr>
          <w:rFonts w:ascii="宋体" w:hAnsi="宋体" w:cs="宋体" w:hint="eastAsia"/>
          <w:color w:val="000000"/>
          <w:lang w:eastAsia="zh"/>
        </w:rPr>
        <w:t>，差旅费用的范围和标准按照甲方的相关规定执行</w:t>
      </w:r>
      <w:r>
        <w:rPr>
          <w:color w:val="000000"/>
        </w:rPr>
        <w:t>。</w:t>
      </w:r>
    </w:p>
    <w:p w14:paraId="65C4AC89" w14:textId="77777777" w:rsidR="001D7D27" w:rsidRDefault="00000000">
      <w:pPr>
        <w:pStyle w:val="ad"/>
        <w:numPr>
          <w:ilvl w:val="1"/>
          <w:numId w:val="1"/>
        </w:numPr>
        <w:spacing w:before="0" w:beforeAutospacing="0" w:after="0" w:afterAutospacing="0" w:line="360" w:lineRule="auto"/>
        <w:rPr>
          <w:color w:val="000000"/>
        </w:rPr>
      </w:pPr>
      <w:r>
        <w:rPr>
          <w:color w:val="000000"/>
        </w:rPr>
        <w:t>技术培训</w:t>
      </w:r>
    </w:p>
    <w:p w14:paraId="451BE421" w14:textId="77777777" w:rsidR="001D7D27" w:rsidRDefault="00000000">
      <w:pPr>
        <w:pStyle w:val="ad"/>
        <w:spacing w:before="0" w:beforeAutospacing="0" w:after="0" w:afterAutospacing="0" w:line="360" w:lineRule="auto"/>
        <w:rPr>
          <w:color w:val="000000"/>
        </w:rPr>
      </w:pPr>
      <w:r>
        <w:rPr>
          <w:color w:val="000000"/>
        </w:rPr>
        <w:t>本项目终验后</w:t>
      </w:r>
      <w:r>
        <w:rPr>
          <w:color w:val="000000"/>
        </w:rPr>
        <w:t>6</w:t>
      </w:r>
      <w:r>
        <w:rPr>
          <w:color w:val="000000"/>
        </w:rPr>
        <w:t>个月内，乙方应根据甲方的请求，对甲方相关人员进行培训，培训目标是受训者能够独立、熟练地使用乙方所研发的算法。</w:t>
      </w:r>
    </w:p>
    <w:p w14:paraId="5A0B9017" w14:textId="77777777" w:rsidR="001D7D27" w:rsidRDefault="00000000">
      <w:pPr>
        <w:pStyle w:val="ad"/>
        <w:spacing w:before="0" w:beforeAutospacing="0" w:after="0" w:afterAutospacing="0" w:line="360" w:lineRule="auto"/>
        <w:rPr>
          <w:color w:val="000000"/>
        </w:rPr>
      </w:pPr>
      <w:r>
        <w:rPr>
          <w:color w:val="000000"/>
        </w:rPr>
        <w:t>培训要求：</w:t>
      </w:r>
      <w:r>
        <w:rPr>
          <w:color w:val="000000"/>
          <w:u w:val="single"/>
        </w:rPr>
        <w:t> </w:t>
      </w:r>
      <w:r>
        <w:rPr>
          <w:color w:val="000000"/>
          <w:u w:val="single"/>
        </w:rPr>
        <w:t>乙方到现场为甲方人员提供系统操作指导、培训。</w:t>
      </w:r>
      <w:r>
        <w:rPr>
          <w:color w:val="000000"/>
          <w:u w:val="single"/>
        </w:rPr>
        <w:t> </w:t>
      </w:r>
    </w:p>
    <w:p w14:paraId="08A3B4D9" w14:textId="77777777" w:rsidR="001D7D27" w:rsidRDefault="00000000">
      <w:pPr>
        <w:pStyle w:val="ad"/>
        <w:spacing w:before="0" w:beforeAutospacing="0" w:after="0" w:afterAutospacing="0" w:line="360" w:lineRule="auto"/>
        <w:rPr>
          <w:color w:val="000000"/>
        </w:rPr>
      </w:pPr>
      <w:r>
        <w:rPr>
          <w:color w:val="000000"/>
        </w:rPr>
        <w:t>培训地点：甲方所在地；</w:t>
      </w:r>
    </w:p>
    <w:p w14:paraId="0B5DB14B" w14:textId="77777777" w:rsidR="001D7D27" w:rsidRDefault="00000000">
      <w:pPr>
        <w:pStyle w:val="ad"/>
        <w:spacing w:before="0" w:beforeAutospacing="0" w:after="0" w:afterAutospacing="0" w:line="360" w:lineRule="auto"/>
        <w:rPr>
          <w:color w:val="000000"/>
        </w:rPr>
      </w:pPr>
      <w:r>
        <w:rPr>
          <w:color w:val="000000"/>
        </w:rPr>
        <w:t>培训次数：不少于【</w:t>
      </w:r>
      <w:r>
        <w:rPr>
          <w:color w:val="000000"/>
        </w:rPr>
        <w:t>3</w:t>
      </w:r>
      <w:r>
        <w:rPr>
          <w:color w:val="000000"/>
        </w:rPr>
        <w:t>】次，每次不少于【</w:t>
      </w:r>
      <w:r>
        <w:rPr>
          <w:color w:val="000000"/>
        </w:rPr>
        <w:t>3</w:t>
      </w:r>
      <w:r>
        <w:rPr>
          <w:color w:val="000000"/>
        </w:rPr>
        <w:t>】小时。</w:t>
      </w:r>
    </w:p>
    <w:p w14:paraId="24673029" w14:textId="77777777" w:rsidR="001D7D27" w:rsidRDefault="00000000">
      <w:pPr>
        <w:pStyle w:val="ad"/>
        <w:spacing w:before="0" w:beforeAutospacing="0" w:after="0" w:afterAutospacing="0" w:line="360" w:lineRule="auto"/>
        <w:rPr>
          <w:rFonts w:ascii="宋体" w:hAnsi="宋体" w:cs="宋体" w:hint="eastAsia"/>
          <w:color w:val="000000"/>
        </w:rPr>
      </w:pPr>
      <w:r>
        <w:rPr>
          <w:rFonts w:ascii="宋体" w:hAnsi="宋体" w:cs="宋体"/>
          <w:color w:val="000000"/>
        </w:rPr>
        <w:t>乙方人员提供技术培训而产生的</w:t>
      </w:r>
      <w:r>
        <w:rPr>
          <w:rFonts w:ascii="宋体" w:hAnsi="宋体" w:cs="宋体" w:hint="eastAsia"/>
          <w:color w:val="000000"/>
        </w:rPr>
        <w:t>大成都范围之外的</w:t>
      </w:r>
      <w:r>
        <w:rPr>
          <w:rFonts w:ascii="宋体" w:hAnsi="宋体" w:cs="宋体"/>
          <w:color w:val="000000"/>
        </w:rPr>
        <w:t>差旅费用由甲方负责</w:t>
      </w:r>
      <w:r>
        <w:rPr>
          <w:rFonts w:ascii="宋体" w:hAnsi="宋体" w:cs="宋体" w:hint="eastAsia"/>
          <w:color w:val="000000"/>
          <w:lang w:eastAsia="zh"/>
        </w:rPr>
        <w:t>，差旅费用的范围和标准按照甲方的相关规定执行</w:t>
      </w:r>
      <w:r>
        <w:rPr>
          <w:rFonts w:ascii="宋体" w:hAnsi="宋体" w:cs="宋体"/>
          <w:color w:val="000000"/>
        </w:rPr>
        <w:t>。</w:t>
      </w:r>
    </w:p>
    <w:p w14:paraId="25AF6B4A" w14:textId="77777777" w:rsidR="001D7D27" w:rsidRDefault="00000000">
      <w:pPr>
        <w:pStyle w:val="ad"/>
        <w:numPr>
          <w:ilvl w:val="1"/>
          <w:numId w:val="1"/>
        </w:numPr>
        <w:spacing w:before="0" w:beforeAutospacing="0" w:after="0" w:afterAutospacing="0" w:line="360" w:lineRule="auto"/>
        <w:rPr>
          <w:color w:val="000000"/>
        </w:rPr>
      </w:pPr>
      <w:r>
        <w:rPr>
          <w:color w:val="000000"/>
        </w:rPr>
        <w:t>开发需求维护。</w:t>
      </w:r>
    </w:p>
    <w:p w14:paraId="55B3B9EB" w14:textId="77777777" w:rsidR="001D7D27" w:rsidRDefault="00000000">
      <w:pPr>
        <w:pStyle w:val="ad"/>
        <w:numPr>
          <w:ilvl w:val="2"/>
          <w:numId w:val="1"/>
        </w:numPr>
        <w:spacing w:before="0" w:beforeAutospacing="0" w:after="0" w:afterAutospacing="0" w:line="360" w:lineRule="auto"/>
        <w:rPr>
          <w:color w:val="000000"/>
        </w:rPr>
      </w:pPr>
      <w:r>
        <w:rPr>
          <w:color w:val="000000"/>
        </w:rPr>
        <w:t>乙方提供技术支持服务的对象为甲方人员，不包括使用甲方产品的最终用户。</w:t>
      </w:r>
    </w:p>
    <w:p w14:paraId="6AF04383" w14:textId="77777777" w:rsidR="001D7D27" w:rsidRDefault="00000000">
      <w:pPr>
        <w:pStyle w:val="ad"/>
        <w:numPr>
          <w:ilvl w:val="2"/>
          <w:numId w:val="1"/>
        </w:numPr>
        <w:spacing w:before="0" w:beforeAutospacing="0" w:after="0" w:afterAutospacing="0" w:line="360" w:lineRule="auto"/>
        <w:rPr>
          <w:color w:val="000000"/>
          <w:szCs w:val="24"/>
        </w:rPr>
      </w:pPr>
      <w:r>
        <w:rPr>
          <w:rFonts w:eastAsia="宋体"/>
          <w:szCs w:val="24"/>
        </w:rPr>
        <w:t>对于乙方提供的项目</w:t>
      </w:r>
      <w:del w:id="31" w:author="夏夏" w:date="2025-09-04T12:48:00Z">
        <w:r>
          <w:rPr>
            <w:rFonts w:eastAsia="宋体"/>
            <w:szCs w:val="24"/>
          </w:rPr>
          <w:delText>产品</w:delText>
        </w:r>
      </w:del>
      <w:ins w:id="32" w:author="夏夏" w:date="2025-09-04T12:48:00Z">
        <w:r>
          <w:rPr>
            <w:rFonts w:eastAsia="宋体" w:hint="eastAsia"/>
            <w:szCs w:val="24"/>
          </w:rPr>
          <w:t>成果</w:t>
        </w:r>
      </w:ins>
      <w:r>
        <w:rPr>
          <w:rFonts w:eastAsia="宋体"/>
          <w:szCs w:val="24"/>
        </w:rPr>
        <w:t>、维保服务及定制服务（如有），</w:t>
      </w:r>
      <w:r>
        <w:rPr>
          <w:rFonts w:eastAsia="宋体" w:hint="eastAsia"/>
          <w:szCs w:val="24"/>
          <w:lang w:eastAsia="zh"/>
        </w:rPr>
        <w:t>甲方</w:t>
      </w:r>
      <w:r>
        <w:rPr>
          <w:rFonts w:eastAsia="宋体"/>
          <w:szCs w:val="24"/>
        </w:rPr>
        <w:t>应该确认将：</w:t>
      </w:r>
    </w:p>
    <w:p w14:paraId="1E5ADBF2" w14:textId="77777777" w:rsidR="001D7D27" w:rsidRDefault="00000000">
      <w:pPr>
        <w:pStyle w:val="ad"/>
        <w:numPr>
          <w:ilvl w:val="3"/>
          <w:numId w:val="1"/>
        </w:numPr>
        <w:spacing w:before="0" w:beforeAutospacing="0" w:after="0" w:afterAutospacing="0" w:line="360" w:lineRule="auto"/>
        <w:rPr>
          <w:color w:val="000000"/>
          <w:szCs w:val="24"/>
        </w:rPr>
      </w:pPr>
      <w:r>
        <w:rPr>
          <w:color w:val="000000"/>
          <w:szCs w:val="24"/>
        </w:rPr>
        <w:t>配合、协助乙方提供该等项目</w:t>
      </w:r>
      <w:del w:id="33" w:author="夏夏" w:date="2025-09-04T12:48:00Z">
        <w:r>
          <w:rPr>
            <w:color w:val="000000"/>
            <w:szCs w:val="24"/>
          </w:rPr>
          <w:delText>产品</w:delText>
        </w:r>
      </w:del>
      <w:ins w:id="34" w:author="夏夏" w:date="2025-09-04T12:48:00Z">
        <w:r>
          <w:rPr>
            <w:rFonts w:hint="eastAsia"/>
            <w:color w:val="000000"/>
            <w:szCs w:val="24"/>
          </w:rPr>
          <w:t>成果</w:t>
        </w:r>
      </w:ins>
      <w:r>
        <w:rPr>
          <w:color w:val="000000"/>
          <w:szCs w:val="24"/>
        </w:rPr>
        <w:t>及相关服务，包括提供权限使乙方可以进入甲方的场所或在线站点提供相关维保服务等；</w:t>
      </w:r>
    </w:p>
    <w:p w14:paraId="1EB4A75C" w14:textId="77777777" w:rsidR="001D7D27" w:rsidRDefault="00000000">
      <w:pPr>
        <w:pStyle w:val="ad"/>
        <w:numPr>
          <w:ilvl w:val="3"/>
          <w:numId w:val="1"/>
        </w:numPr>
        <w:spacing w:before="0" w:beforeAutospacing="0" w:after="0" w:afterAutospacing="0" w:line="360" w:lineRule="auto"/>
        <w:rPr>
          <w:color w:val="000000"/>
          <w:szCs w:val="24"/>
        </w:rPr>
      </w:pPr>
      <w:r>
        <w:rPr>
          <w:color w:val="000000"/>
          <w:szCs w:val="24"/>
        </w:rPr>
        <w:t>即时回应乙方的要求，以提供指示、信息、授权等完成项目</w:t>
      </w:r>
      <w:del w:id="35" w:author="夏夏" w:date="2025-09-04T12:48:00Z">
        <w:r>
          <w:rPr>
            <w:color w:val="000000"/>
            <w:szCs w:val="24"/>
          </w:rPr>
          <w:delText>产品</w:delText>
        </w:r>
      </w:del>
      <w:ins w:id="36" w:author="夏夏" w:date="2025-09-04T12:48:00Z">
        <w:r>
          <w:rPr>
            <w:rFonts w:hint="eastAsia"/>
            <w:color w:val="000000"/>
            <w:szCs w:val="24"/>
          </w:rPr>
          <w:t>成果</w:t>
        </w:r>
      </w:ins>
      <w:r>
        <w:rPr>
          <w:color w:val="000000"/>
          <w:szCs w:val="24"/>
        </w:rPr>
        <w:t>及相关服务所需的回应；</w:t>
      </w:r>
    </w:p>
    <w:p w14:paraId="1385431A" w14:textId="77777777" w:rsidR="001D7D27" w:rsidRDefault="00000000">
      <w:pPr>
        <w:pStyle w:val="ad"/>
        <w:numPr>
          <w:ilvl w:val="3"/>
          <w:numId w:val="1"/>
        </w:numPr>
        <w:spacing w:before="0" w:beforeAutospacing="0" w:after="0" w:afterAutospacing="0" w:line="360" w:lineRule="auto"/>
        <w:rPr>
          <w:color w:val="000000"/>
          <w:szCs w:val="24"/>
        </w:rPr>
      </w:pPr>
      <w:r>
        <w:rPr>
          <w:color w:val="000000"/>
          <w:szCs w:val="24"/>
        </w:rPr>
        <w:t>在乙方提供项目</w:t>
      </w:r>
      <w:del w:id="37" w:author="夏夏" w:date="2025-09-04T12:48:00Z">
        <w:r>
          <w:rPr>
            <w:color w:val="000000"/>
            <w:szCs w:val="24"/>
          </w:rPr>
          <w:delText>产品</w:delText>
        </w:r>
      </w:del>
      <w:ins w:id="38" w:author="夏夏" w:date="2025-09-04T12:48:00Z">
        <w:r>
          <w:rPr>
            <w:rFonts w:hint="eastAsia"/>
            <w:color w:val="000000"/>
            <w:szCs w:val="24"/>
          </w:rPr>
          <w:t>成果</w:t>
        </w:r>
      </w:ins>
      <w:r>
        <w:rPr>
          <w:color w:val="000000"/>
          <w:szCs w:val="24"/>
        </w:rPr>
        <w:t>、维保服务及定制服务（如有）之前获取所有使用该等项目</w:t>
      </w:r>
      <w:del w:id="39" w:author="夏夏" w:date="2025-09-04T12:48:00Z">
        <w:r>
          <w:rPr>
            <w:color w:val="000000"/>
            <w:szCs w:val="24"/>
          </w:rPr>
          <w:delText>产品</w:delText>
        </w:r>
      </w:del>
      <w:ins w:id="40" w:author="夏夏" w:date="2025-09-04T12:48:00Z">
        <w:r>
          <w:rPr>
            <w:rFonts w:hint="eastAsia"/>
            <w:color w:val="000000"/>
            <w:szCs w:val="24"/>
          </w:rPr>
          <w:t>成果</w:t>
        </w:r>
      </w:ins>
      <w:r>
        <w:rPr>
          <w:color w:val="000000"/>
          <w:szCs w:val="24"/>
        </w:rPr>
        <w:t>必要的许可、同意、批准、授权。</w:t>
      </w:r>
    </w:p>
    <w:p w14:paraId="7A6BE547" w14:textId="77777777" w:rsidR="001D7D27" w:rsidRDefault="00000000">
      <w:pPr>
        <w:pStyle w:val="3"/>
        <w:numPr>
          <w:ilvl w:val="0"/>
          <w:numId w:val="1"/>
        </w:numPr>
        <w:spacing w:before="0" w:after="0"/>
        <w:rPr>
          <w:b w:val="0"/>
        </w:rPr>
      </w:pPr>
      <w:r>
        <w:rPr>
          <w:rFonts w:hint="eastAsia"/>
        </w:rPr>
        <w:t>技术标准与规范</w:t>
      </w:r>
    </w:p>
    <w:p w14:paraId="1847D4C6" w14:textId="77777777" w:rsidR="001D7D27" w:rsidRDefault="00000000">
      <w:pPr>
        <w:pStyle w:val="ad"/>
        <w:numPr>
          <w:ilvl w:val="255"/>
          <w:numId w:val="0"/>
        </w:numPr>
        <w:spacing w:before="0" w:beforeAutospacing="0" w:after="0" w:afterAutospacing="0" w:line="360" w:lineRule="auto"/>
        <w:rPr>
          <w:color w:val="000000"/>
        </w:rPr>
      </w:pPr>
      <w:r>
        <w:rPr>
          <w:color w:val="000000"/>
        </w:rPr>
        <w:t>11.1.</w:t>
      </w:r>
      <w:r>
        <w:rPr>
          <w:color w:val="000000"/>
        </w:rPr>
        <w:t>技术基线需符合：</w:t>
      </w:r>
    </w:p>
    <w:p w14:paraId="16BA6CB3" w14:textId="77777777" w:rsidR="001D7D27" w:rsidRDefault="00000000">
      <w:pPr>
        <w:pStyle w:val="ad"/>
        <w:numPr>
          <w:ilvl w:val="255"/>
          <w:numId w:val="0"/>
        </w:numPr>
        <w:spacing w:before="0" w:beforeAutospacing="0" w:after="0" w:afterAutospacing="0" w:line="360" w:lineRule="auto"/>
        <w:rPr>
          <w:color w:val="000000"/>
        </w:rPr>
      </w:pPr>
      <w:r>
        <w:rPr>
          <w:color w:val="000000"/>
        </w:rPr>
        <w:lastRenderedPageBreak/>
        <w:t>11.1.1</w:t>
      </w:r>
      <w:r>
        <w:rPr>
          <w:color w:val="000000"/>
        </w:rPr>
        <w:t>编程语言和框架版本：</w:t>
      </w:r>
    </w:p>
    <w:p w14:paraId="08E8CE6C" w14:textId="77777777" w:rsidR="001D7D27" w:rsidRDefault="00000000">
      <w:pPr>
        <w:pStyle w:val="ad"/>
        <w:numPr>
          <w:ilvl w:val="255"/>
          <w:numId w:val="0"/>
        </w:numPr>
        <w:spacing w:before="0" w:beforeAutospacing="0" w:after="0" w:afterAutospacing="0" w:line="360" w:lineRule="auto"/>
        <w:rPr>
          <w:color w:val="000000"/>
        </w:rPr>
      </w:pPr>
      <w:r>
        <w:rPr>
          <w:color w:val="000000"/>
        </w:rPr>
        <w:t>编程语言</w:t>
      </w:r>
    </w:p>
    <w:p w14:paraId="6643ABF8" w14:textId="77777777" w:rsidR="001D7D27" w:rsidRDefault="00000000">
      <w:pPr>
        <w:pStyle w:val="ad"/>
        <w:numPr>
          <w:ilvl w:val="0"/>
          <w:numId w:val="2"/>
        </w:numPr>
        <w:spacing w:before="0" w:beforeAutospacing="0" w:after="0" w:afterAutospacing="0" w:line="360" w:lineRule="auto"/>
        <w:rPr>
          <w:color w:val="000000"/>
        </w:rPr>
      </w:pPr>
      <w:r>
        <w:rPr>
          <w:color w:val="000000"/>
        </w:rPr>
        <w:t>后端：</w:t>
      </w:r>
      <w:r>
        <w:rPr>
          <w:color w:val="000000"/>
        </w:rPr>
        <w:t>python3.10</w:t>
      </w:r>
      <w:r>
        <w:rPr>
          <w:color w:val="000000"/>
        </w:rPr>
        <w:t>及以上；</w:t>
      </w:r>
    </w:p>
    <w:p w14:paraId="4D2945C6" w14:textId="77777777" w:rsidR="001D7D27" w:rsidRDefault="00000000">
      <w:pPr>
        <w:pStyle w:val="ad"/>
        <w:numPr>
          <w:ilvl w:val="0"/>
          <w:numId w:val="2"/>
        </w:numPr>
        <w:spacing w:before="0" w:beforeAutospacing="0" w:after="0" w:afterAutospacing="0" w:line="360" w:lineRule="auto"/>
        <w:rPr>
          <w:color w:val="000000"/>
        </w:rPr>
      </w:pPr>
      <w:r>
        <w:rPr>
          <w:color w:val="000000"/>
        </w:rPr>
        <w:t>前端：</w:t>
      </w:r>
      <w:r>
        <w:rPr>
          <w:color w:val="000000"/>
        </w:rPr>
        <w:t>Vue</w:t>
      </w:r>
      <w:r>
        <w:rPr>
          <w:color w:val="000000"/>
        </w:rPr>
        <w:t>；移动端：</w:t>
      </w:r>
      <w:proofErr w:type="spellStart"/>
      <w:r>
        <w:rPr>
          <w:color w:val="000000"/>
        </w:rPr>
        <w:t>uni</w:t>
      </w:r>
      <w:proofErr w:type="spellEnd"/>
      <w:r>
        <w:rPr>
          <w:color w:val="000000"/>
        </w:rPr>
        <w:t>-app</w:t>
      </w:r>
      <w:r>
        <w:rPr>
          <w:color w:val="000000"/>
        </w:rPr>
        <w:t>；</w:t>
      </w:r>
    </w:p>
    <w:p w14:paraId="4366A05C" w14:textId="77777777" w:rsidR="001D7D27" w:rsidRDefault="00000000">
      <w:pPr>
        <w:pStyle w:val="ad"/>
        <w:numPr>
          <w:ilvl w:val="255"/>
          <w:numId w:val="0"/>
        </w:numPr>
        <w:spacing w:before="0" w:beforeAutospacing="0" w:after="0" w:afterAutospacing="0" w:line="360" w:lineRule="auto"/>
        <w:rPr>
          <w:color w:val="000000"/>
        </w:rPr>
      </w:pPr>
      <w:r>
        <w:rPr>
          <w:color w:val="000000"/>
        </w:rPr>
        <w:t>框架版本：</w:t>
      </w:r>
    </w:p>
    <w:p w14:paraId="5322C4AF" w14:textId="77777777" w:rsidR="001D7D27" w:rsidRDefault="00000000">
      <w:pPr>
        <w:pStyle w:val="ad"/>
        <w:numPr>
          <w:ilvl w:val="0"/>
          <w:numId w:val="3"/>
        </w:numPr>
        <w:spacing w:before="0" w:beforeAutospacing="0" w:after="0" w:afterAutospacing="0" w:line="360" w:lineRule="auto"/>
        <w:rPr>
          <w:color w:val="000000"/>
        </w:rPr>
      </w:pPr>
      <w:r>
        <w:rPr>
          <w:color w:val="000000"/>
        </w:rPr>
        <w:t>后端框架：</w:t>
      </w:r>
      <w:r>
        <w:rPr>
          <w:color w:val="000000"/>
        </w:rPr>
        <w:t>Python</w:t>
      </w:r>
      <w:r>
        <w:rPr>
          <w:color w:val="000000"/>
        </w:rPr>
        <w:t>：</w:t>
      </w:r>
      <w:r>
        <w:rPr>
          <w:color w:val="000000"/>
        </w:rPr>
        <w:t>Django 5.x</w:t>
      </w:r>
      <w:r>
        <w:rPr>
          <w:color w:val="000000"/>
        </w:rPr>
        <w:t>。</w:t>
      </w:r>
      <w:r>
        <w:rPr>
          <w:color w:val="000000"/>
        </w:rPr>
        <w:t xml:space="preserve">  </w:t>
      </w:r>
    </w:p>
    <w:p w14:paraId="77E0508D" w14:textId="77777777" w:rsidR="001D7D27" w:rsidRDefault="00000000">
      <w:pPr>
        <w:pStyle w:val="ad"/>
        <w:numPr>
          <w:ilvl w:val="0"/>
          <w:numId w:val="3"/>
        </w:numPr>
        <w:spacing w:before="0" w:beforeAutospacing="0" w:after="0" w:afterAutospacing="0" w:line="360" w:lineRule="auto"/>
        <w:rPr>
          <w:color w:val="000000"/>
        </w:rPr>
      </w:pPr>
      <w:r>
        <w:rPr>
          <w:color w:val="000000"/>
        </w:rPr>
        <w:t>前端框架：</w:t>
      </w:r>
      <w:r>
        <w:rPr>
          <w:color w:val="000000"/>
        </w:rPr>
        <w:t>Vue3</w:t>
      </w:r>
      <w:r>
        <w:rPr>
          <w:color w:val="000000"/>
        </w:rPr>
        <w:t>。</w:t>
      </w:r>
      <w:r>
        <w:rPr>
          <w:color w:val="000000"/>
        </w:rPr>
        <w:t xml:space="preserve">  </w:t>
      </w:r>
    </w:p>
    <w:p w14:paraId="737F2F66" w14:textId="77777777" w:rsidR="001D7D27" w:rsidRDefault="00000000">
      <w:pPr>
        <w:pStyle w:val="ad"/>
        <w:numPr>
          <w:ilvl w:val="0"/>
          <w:numId w:val="3"/>
        </w:numPr>
        <w:spacing w:before="0" w:beforeAutospacing="0" w:after="0" w:afterAutospacing="0" w:line="360" w:lineRule="auto"/>
        <w:rPr>
          <w:color w:val="000000"/>
        </w:rPr>
      </w:pPr>
      <w:r>
        <w:rPr>
          <w:color w:val="000000"/>
        </w:rPr>
        <w:t>移动端框架：</w:t>
      </w:r>
      <w:r>
        <w:rPr>
          <w:color w:val="000000"/>
        </w:rPr>
        <w:t xml:space="preserve">  </w:t>
      </w:r>
      <w:proofErr w:type="spellStart"/>
      <w:r>
        <w:rPr>
          <w:color w:val="000000"/>
        </w:rPr>
        <w:t>uni</w:t>
      </w:r>
      <w:proofErr w:type="spellEnd"/>
      <w:r>
        <w:rPr>
          <w:color w:val="000000"/>
        </w:rPr>
        <w:t>-app</w:t>
      </w:r>
      <w:r>
        <w:rPr>
          <w:color w:val="000000"/>
        </w:rPr>
        <w:t>。</w:t>
      </w:r>
    </w:p>
    <w:p w14:paraId="714A57C2" w14:textId="77777777" w:rsidR="001D7D27" w:rsidRDefault="00000000">
      <w:pPr>
        <w:pStyle w:val="ad"/>
        <w:numPr>
          <w:ilvl w:val="255"/>
          <w:numId w:val="0"/>
        </w:numPr>
        <w:spacing w:before="0" w:beforeAutospacing="0" w:after="0" w:afterAutospacing="0" w:line="360" w:lineRule="auto"/>
        <w:rPr>
          <w:color w:val="000000"/>
        </w:rPr>
      </w:pPr>
      <w:r>
        <w:rPr>
          <w:color w:val="000000"/>
        </w:rPr>
        <w:t xml:space="preserve">11.1.2 </w:t>
      </w:r>
      <w:r>
        <w:rPr>
          <w:color w:val="000000"/>
        </w:rPr>
        <w:t>数据库类型及适配要求：</w:t>
      </w:r>
    </w:p>
    <w:p w14:paraId="4C15A97C" w14:textId="77777777" w:rsidR="001D7D27" w:rsidRDefault="00000000">
      <w:pPr>
        <w:pStyle w:val="ad"/>
        <w:numPr>
          <w:ilvl w:val="255"/>
          <w:numId w:val="0"/>
        </w:numPr>
        <w:spacing w:before="0" w:beforeAutospacing="0" w:after="0" w:afterAutospacing="0" w:line="360" w:lineRule="auto"/>
        <w:rPr>
          <w:color w:val="000000"/>
        </w:rPr>
      </w:pPr>
      <w:r>
        <w:rPr>
          <w:color w:val="000000"/>
        </w:rPr>
        <w:t>数据库类型：</w:t>
      </w:r>
    </w:p>
    <w:p w14:paraId="7613C532" w14:textId="77777777" w:rsidR="001D7D27" w:rsidRDefault="00000000">
      <w:pPr>
        <w:pStyle w:val="ad"/>
        <w:numPr>
          <w:ilvl w:val="0"/>
          <w:numId w:val="4"/>
        </w:numPr>
        <w:spacing w:before="0" w:beforeAutospacing="0" w:after="0" w:afterAutospacing="0" w:line="360" w:lineRule="auto"/>
        <w:rPr>
          <w:rFonts w:eastAsia="宋体"/>
          <w:color w:val="000000"/>
          <w:szCs w:val="24"/>
        </w:rPr>
      </w:pPr>
      <w:r>
        <w:rPr>
          <w:color w:val="000000"/>
        </w:rPr>
        <w:t>关系型数据库：</w:t>
      </w:r>
      <w:r>
        <w:rPr>
          <w:rFonts w:eastAsia="宋体"/>
          <w:color w:val="000000"/>
          <w:szCs w:val="24"/>
        </w:rPr>
        <w:t>MySQL 8.x</w:t>
      </w:r>
      <w:r>
        <w:rPr>
          <w:rFonts w:eastAsia="宋体"/>
          <w:color w:val="000000"/>
          <w:szCs w:val="24"/>
        </w:rPr>
        <w:t>；</w:t>
      </w:r>
    </w:p>
    <w:p w14:paraId="6F81167B" w14:textId="77777777" w:rsidR="001D7D27" w:rsidRDefault="00000000">
      <w:pPr>
        <w:pStyle w:val="ad"/>
        <w:numPr>
          <w:ilvl w:val="0"/>
          <w:numId w:val="4"/>
        </w:numPr>
        <w:spacing w:before="0" w:beforeAutospacing="0" w:after="0" w:afterAutospacing="0" w:line="360" w:lineRule="auto"/>
        <w:rPr>
          <w:color w:val="000000"/>
        </w:rPr>
      </w:pPr>
      <w:r>
        <w:rPr>
          <w:color w:val="000000"/>
        </w:rPr>
        <w:t>NoSQL</w:t>
      </w:r>
      <w:r>
        <w:rPr>
          <w:color w:val="000000"/>
        </w:rPr>
        <w:t>数据库：</w:t>
      </w:r>
      <w:r>
        <w:rPr>
          <w:color w:val="000000"/>
        </w:rPr>
        <w:t>Redis 7.x</w:t>
      </w:r>
      <w:r>
        <w:rPr>
          <w:color w:val="000000"/>
        </w:rPr>
        <w:t>、</w:t>
      </w:r>
      <w:proofErr w:type="spellStart"/>
      <w:r>
        <w:rPr>
          <w:color w:val="000000"/>
        </w:rPr>
        <w:t>elasticsearch</w:t>
      </w:r>
      <w:proofErr w:type="spellEnd"/>
      <w:r>
        <w:rPr>
          <w:color w:val="000000"/>
        </w:rPr>
        <w:t xml:space="preserve"> 8.x</w:t>
      </w:r>
      <w:r>
        <w:rPr>
          <w:color w:val="000000"/>
        </w:rPr>
        <w:t>；</w:t>
      </w:r>
      <w:r>
        <w:rPr>
          <w:color w:val="000000"/>
        </w:rPr>
        <w:t xml:space="preserve"> </w:t>
      </w:r>
    </w:p>
    <w:p w14:paraId="46486EAF" w14:textId="77777777" w:rsidR="001D7D27" w:rsidRDefault="00000000">
      <w:pPr>
        <w:pStyle w:val="ad"/>
        <w:numPr>
          <w:ilvl w:val="0"/>
          <w:numId w:val="5"/>
        </w:numPr>
        <w:spacing w:before="0" w:beforeAutospacing="0" w:after="0" w:afterAutospacing="0" w:line="360" w:lineRule="auto"/>
        <w:rPr>
          <w:color w:val="000000"/>
        </w:rPr>
      </w:pPr>
      <w:r>
        <w:rPr>
          <w:color w:val="000000"/>
        </w:rPr>
        <w:t>向量数据库：</w:t>
      </w:r>
      <w:r>
        <w:rPr>
          <w:color w:val="000000"/>
        </w:rPr>
        <w:t xml:space="preserve"> </w:t>
      </w:r>
      <w:proofErr w:type="spellStart"/>
      <w:r>
        <w:rPr>
          <w:color w:val="000000"/>
        </w:rPr>
        <w:t>milvs</w:t>
      </w:r>
      <w:proofErr w:type="spellEnd"/>
      <w:r>
        <w:rPr>
          <w:color w:val="000000"/>
        </w:rPr>
        <w:t xml:space="preserve"> 2.x</w:t>
      </w:r>
    </w:p>
    <w:p w14:paraId="63CB0F1B" w14:textId="77777777" w:rsidR="001D7D27" w:rsidRDefault="00000000">
      <w:pPr>
        <w:pStyle w:val="ad"/>
        <w:numPr>
          <w:ilvl w:val="255"/>
          <w:numId w:val="0"/>
        </w:numPr>
        <w:spacing w:before="0" w:beforeAutospacing="0" w:after="0" w:afterAutospacing="0" w:line="360" w:lineRule="auto"/>
        <w:rPr>
          <w:color w:val="000000"/>
        </w:rPr>
      </w:pPr>
      <w:r>
        <w:rPr>
          <w:color w:val="000000"/>
        </w:rPr>
        <w:t>适配要求：</w:t>
      </w:r>
    </w:p>
    <w:p w14:paraId="000F6F5B" w14:textId="77777777" w:rsidR="001D7D27" w:rsidRDefault="00000000">
      <w:pPr>
        <w:pStyle w:val="ad"/>
        <w:numPr>
          <w:ilvl w:val="0"/>
          <w:numId w:val="6"/>
        </w:numPr>
        <w:spacing w:before="0" w:beforeAutospacing="0" w:after="0" w:afterAutospacing="0" w:line="360" w:lineRule="auto"/>
        <w:rPr>
          <w:color w:val="000000"/>
        </w:rPr>
      </w:pPr>
      <w:r>
        <w:rPr>
          <w:color w:val="000000"/>
        </w:rPr>
        <w:t>兼容性：支持主从复制、读写分离、分库分表（如</w:t>
      </w:r>
      <w:proofErr w:type="spellStart"/>
      <w:r>
        <w:rPr>
          <w:color w:val="000000"/>
        </w:rPr>
        <w:t>ShardingSphere</w:t>
      </w:r>
      <w:proofErr w:type="spellEnd"/>
      <w:r>
        <w:rPr>
          <w:color w:val="000000"/>
        </w:rPr>
        <w:t>）。</w:t>
      </w:r>
      <w:r>
        <w:rPr>
          <w:color w:val="000000"/>
        </w:rPr>
        <w:t xml:space="preserve">  </w:t>
      </w:r>
    </w:p>
    <w:p w14:paraId="6B2FA2CA" w14:textId="77777777" w:rsidR="001D7D27" w:rsidRDefault="00000000">
      <w:pPr>
        <w:pStyle w:val="ad"/>
        <w:numPr>
          <w:ilvl w:val="0"/>
          <w:numId w:val="6"/>
        </w:numPr>
        <w:spacing w:before="0" w:beforeAutospacing="0" w:after="0" w:afterAutospacing="0" w:line="360" w:lineRule="auto"/>
        <w:rPr>
          <w:color w:val="000000"/>
        </w:rPr>
      </w:pPr>
      <w:r>
        <w:rPr>
          <w:color w:val="000000"/>
        </w:rPr>
        <w:t>ORM</w:t>
      </w:r>
      <w:r>
        <w:rPr>
          <w:color w:val="000000"/>
        </w:rPr>
        <w:t>框架：</w:t>
      </w:r>
      <w:r>
        <w:rPr>
          <w:color w:val="000000"/>
        </w:rPr>
        <w:t>Python</w:t>
      </w:r>
      <w:r>
        <w:rPr>
          <w:color w:val="000000"/>
        </w:rPr>
        <w:t>：</w:t>
      </w:r>
      <w:r>
        <w:rPr>
          <w:color w:val="000000"/>
        </w:rPr>
        <w:t>Django ORM</w:t>
      </w:r>
      <w:r>
        <w:rPr>
          <w:color w:val="000000"/>
        </w:rPr>
        <w:t>；</w:t>
      </w:r>
    </w:p>
    <w:p w14:paraId="1D850A16" w14:textId="77777777" w:rsidR="001D7D27" w:rsidRDefault="00000000">
      <w:pPr>
        <w:pStyle w:val="ad"/>
        <w:numPr>
          <w:ilvl w:val="255"/>
          <w:numId w:val="0"/>
        </w:numPr>
        <w:spacing w:line="360" w:lineRule="auto"/>
        <w:rPr>
          <w:color w:val="000000"/>
        </w:rPr>
      </w:pPr>
      <w:r>
        <w:rPr>
          <w:color w:val="000000"/>
        </w:rPr>
        <w:t>11.1.3</w:t>
      </w:r>
      <w:r>
        <w:rPr>
          <w:color w:val="000000"/>
        </w:rPr>
        <w:t>接口协议标准：</w:t>
      </w:r>
    </w:p>
    <w:p w14:paraId="13E0A212" w14:textId="77777777" w:rsidR="001D7D27" w:rsidRDefault="00000000">
      <w:pPr>
        <w:pStyle w:val="ad"/>
        <w:numPr>
          <w:ilvl w:val="255"/>
          <w:numId w:val="0"/>
        </w:numPr>
        <w:spacing w:before="0" w:beforeAutospacing="0" w:after="0" w:afterAutospacing="0" w:line="360" w:lineRule="auto"/>
        <w:rPr>
          <w:color w:val="000000"/>
        </w:rPr>
      </w:pPr>
      <w:r>
        <w:rPr>
          <w:color w:val="000000"/>
        </w:rPr>
        <w:t>通信协议：</w:t>
      </w:r>
    </w:p>
    <w:p w14:paraId="2BB6493C" w14:textId="77777777" w:rsidR="001D7D27" w:rsidRDefault="00000000">
      <w:pPr>
        <w:pStyle w:val="ad"/>
        <w:numPr>
          <w:ilvl w:val="255"/>
          <w:numId w:val="0"/>
        </w:numPr>
        <w:spacing w:before="0" w:beforeAutospacing="0" w:after="0" w:afterAutospacing="0" w:line="360" w:lineRule="auto"/>
        <w:rPr>
          <w:color w:val="000000"/>
        </w:rPr>
      </w:pPr>
      <w:r>
        <w:rPr>
          <w:color w:val="000000"/>
        </w:rPr>
        <w:t>http/https</w:t>
      </w:r>
      <w:r>
        <w:rPr>
          <w:color w:val="000000"/>
        </w:rPr>
        <w:t>、</w:t>
      </w:r>
      <w:r>
        <w:rPr>
          <w:color w:val="000000"/>
        </w:rPr>
        <w:t xml:space="preserve"> RESTful API</w:t>
      </w:r>
      <w:r>
        <w:rPr>
          <w:color w:val="000000"/>
        </w:rPr>
        <w:t>（符合</w:t>
      </w:r>
      <w:proofErr w:type="spellStart"/>
      <w:r>
        <w:rPr>
          <w:color w:val="000000"/>
        </w:rPr>
        <w:t>OpenAPI</w:t>
      </w:r>
      <w:proofErr w:type="spellEnd"/>
      <w:r>
        <w:rPr>
          <w:color w:val="000000"/>
        </w:rPr>
        <w:t xml:space="preserve"> 3.0</w:t>
      </w:r>
      <w:r>
        <w:rPr>
          <w:color w:val="000000"/>
        </w:rPr>
        <w:t>规范）、</w:t>
      </w:r>
      <w:r>
        <w:rPr>
          <w:color w:val="000000"/>
        </w:rPr>
        <w:t>MQ</w:t>
      </w:r>
      <w:r>
        <w:rPr>
          <w:color w:val="000000"/>
        </w:rPr>
        <w:t>协议（</w:t>
      </w:r>
      <w:proofErr w:type="spellStart"/>
      <w:r>
        <w:rPr>
          <w:color w:val="000000"/>
        </w:rPr>
        <w:t>kafka</w:t>
      </w:r>
      <w:proofErr w:type="spellEnd"/>
      <w:r>
        <w:rPr>
          <w:color w:val="000000"/>
        </w:rPr>
        <w:t>、</w:t>
      </w:r>
      <w:proofErr w:type="spellStart"/>
      <w:r>
        <w:rPr>
          <w:color w:val="000000"/>
        </w:rPr>
        <w:t>Rabbitmq</w:t>
      </w:r>
      <w:proofErr w:type="spellEnd"/>
      <w:r>
        <w:rPr>
          <w:color w:val="000000"/>
        </w:rPr>
        <w:t>、</w:t>
      </w:r>
      <w:proofErr w:type="spellStart"/>
      <w:r>
        <w:rPr>
          <w:color w:val="000000"/>
        </w:rPr>
        <w:t>RocketMq</w:t>
      </w:r>
      <w:proofErr w:type="spellEnd"/>
      <w:r>
        <w:rPr>
          <w:color w:val="000000"/>
        </w:rPr>
        <w:t>）。</w:t>
      </w:r>
      <w:r>
        <w:rPr>
          <w:color w:val="000000"/>
        </w:rPr>
        <w:t xml:space="preserve">  </w:t>
      </w:r>
    </w:p>
    <w:p w14:paraId="0B243B39" w14:textId="77777777" w:rsidR="001D7D27" w:rsidRDefault="00000000">
      <w:pPr>
        <w:pStyle w:val="ad"/>
        <w:numPr>
          <w:ilvl w:val="255"/>
          <w:numId w:val="0"/>
        </w:numPr>
        <w:spacing w:before="0" w:beforeAutospacing="0" w:after="0" w:afterAutospacing="0" w:line="360" w:lineRule="auto"/>
        <w:rPr>
          <w:color w:val="000000"/>
        </w:rPr>
      </w:pPr>
      <w:r>
        <w:rPr>
          <w:color w:val="000000"/>
        </w:rPr>
        <w:t>接口安全：</w:t>
      </w:r>
      <w:r>
        <w:rPr>
          <w:color w:val="000000"/>
        </w:rPr>
        <w:t xml:space="preserve"> </w:t>
      </w:r>
    </w:p>
    <w:p w14:paraId="0800A492" w14:textId="77777777" w:rsidR="001D7D27" w:rsidRDefault="00000000">
      <w:pPr>
        <w:pStyle w:val="ad"/>
        <w:numPr>
          <w:ilvl w:val="0"/>
          <w:numId w:val="7"/>
        </w:numPr>
        <w:spacing w:before="0" w:beforeAutospacing="0" w:after="0" w:afterAutospacing="0" w:line="360" w:lineRule="auto"/>
        <w:rPr>
          <w:color w:val="000000"/>
        </w:rPr>
      </w:pPr>
      <w:r>
        <w:rPr>
          <w:color w:val="000000"/>
        </w:rPr>
        <w:t>认证授权：</w:t>
      </w:r>
      <w:r>
        <w:rPr>
          <w:color w:val="000000"/>
        </w:rPr>
        <w:t>OAuth 2.1</w:t>
      </w:r>
      <w:r>
        <w:rPr>
          <w:color w:val="000000"/>
        </w:rPr>
        <w:t>，</w:t>
      </w:r>
      <w:r>
        <w:rPr>
          <w:color w:val="000000"/>
        </w:rPr>
        <w:t>JWT</w:t>
      </w:r>
      <w:r>
        <w:rPr>
          <w:color w:val="000000"/>
        </w:rPr>
        <w:t>认证；</w:t>
      </w:r>
      <w:r>
        <w:rPr>
          <w:color w:val="000000"/>
        </w:rPr>
        <w:t xml:space="preserve"> </w:t>
      </w:r>
    </w:p>
    <w:p w14:paraId="1BB6249F" w14:textId="77777777" w:rsidR="001D7D27" w:rsidRDefault="00000000">
      <w:pPr>
        <w:pStyle w:val="ad"/>
        <w:numPr>
          <w:ilvl w:val="0"/>
          <w:numId w:val="7"/>
        </w:numPr>
        <w:spacing w:before="0" w:beforeAutospacing="0" w:after="0" w:afterAutospacing="0" w:line="360" w:lineRule="auto"/>
        <w:rPr>
          <w:color w:val="000000"/>
        </w:rPr>
      </w:pPr>
      <w:r>
        <w:rPr>
          <w:color w:val="000000"/>
        </w:rPr>
        <w:t>速率限制：基于</w:t>
      </w:r>
      <w:r>
        <w:rPr>
          <w:color w:val="000000"/>
        </w:rPr>
        <w:t>IP</w:t>
      </w:r>
      <w:r>
        <w:rPr>
          <w:color w:val="000000"/>
        </w:rPr>
        <w:t>或</w:t>
      </w:r>
      <w:r>
        <w:rPr>
          <w:color w:val="000000"/>
        </w:rPr>
        <w:t>API Key</w:t>
      </w:r>
      <w:r>
        <w:rPr>
          <w:color w:val="000000"/>
        </w:rPr>
        <w:t>的限流（如</w:t>
      </w:r>
      <w:r>
        <w:rPr>
          <w:color w:val="000000"/>
        </w:rPr>
        <w:t>Redis + Nginx</w:t>
      </w:r>
      <w:r>
        <w:rPr>
          <w:color w:val="000000"/>
        </w:rPr>
        <w:t>）；</w:t>
      </w:r>
    </w:p>
    <w:p w14:paraId="35A7A85A" w14:textId="77777777" w:rsidR="001D7D27" w:rsidRDefault="00000000">
      <w:pPr>
        <w:pStyle w:val="ad"/>
        <w:numPr>
          <w:ilvl w:val="0"/>
          <w:numId w:val="7"/>
        </w:numPr>
        <w:spacing w:before="0" w:beforeAutospacing="0" w:after="0" w:afterAutospacing="0" w:line="360" w:lineRule="auto"/>
        <w:rPr>
          <w:color w:val="000000"/>
        </w:rPr>
      </w:pPr>
      <w:r>
        <w:rPr>
          <w:color w:val="000000"/>
        </w:rPr>
        <w:t>日志与监控：</w:t>
      </w:r>
      <w:r>
        <w:rPr>
          <w:color w:val="000000"/>
        </w:rPr>
        <w:t>Prometheus + Grafana</w:t>
      </w:r>
      <w:r>
        <w:rPr>
          <w:color w:val="000000"/>
        </w:rPr>
        <w:t>（接口性能监控）。</w:t>
      </w:r>
      <w:r>
        <w:rPr>
          <w:color w:val="000000"/>
        </w:rPr>
        <w:t xml:space="preserve"> </w:t>
      </w:r>
    </w:p>
    <w:p w14:paraId="7BF24E32" w14:textId="77777777" w:rsidR="001D7D27" w:rsidRDefault="00000000">
      <w:pPr>
        <w:pStyle w:val="ad"/>
        <w:numPr>
          <w:ilvl w:val="255"/>
          <w:numId w:val="0"/>
        </w:numPr>
        <w:spacing w:line="360" w:lineRule="auto"/>
        <w:rPr>
          <w:color w:val="000000"/>
        </w:rPr>
      </w:pPr>
      <w:r>
        <w:rPr>
          <w:color w:val="000000"/>
        </w:rPr>
        <w:t>11.1.4</w:t>
      </w:r>
      <w:r>
        <w:rPr>
          <w:color w:val="000000"/>
        </w:rPr>
        <w:t>安全标准：</w:t>
      </w:r>
      <w:r>
        <w:rPr>
          <w:color w:val="000000"/>
        </w:rPr>
        <w:t xml:space="preserve"> </w:t>
      </w:r>
    </w:p>
    <w:p w14:paraId="19AEDBA3" w14:textId="77777777" w:rsidR="001D7D27" w:rsidRDefault="00000000">
      <w:pPr>
        <w:pStyle w:val="ad"/>
        <w:numPr>
          <w:ilvl w:val="255"/>
          <w:numId w:val="0"/>
        </w:numPr>
        <w:spacing w:before="0" w:beforeAutospacing="0" w:after="0" w:afterAutospacing="0" w:line="360" w:lineRule="auto"/>
        <w:rPr>
          <w:color w:val="000000"/>
        </w:rPr>
      </w:pPr>
      <w:r>
        <w:rPr>
          <w:color w:val="000000"/>
        </w:rPr>
        <w:t>数据加密：考虑国密；存储层：</w:t>
      </w:r>
      <w:r>
        <w:rPr>
          <w:color w:val="000000"/>
        </w:rPr>
        <w:t>AES-256</w:t>
      </w:r>
      <w:r>
        <w:rPr>
          <w:color w:val="000000"/>
        </w:rPr>
        <w:t>（敏感数据加密）。</w:t>
      </w:r>
      <w:r>
        <w:rPr>
          <w:color w:val="000000"/>
        </w:rPr>
        <w:t xml:space="preserve">  </w:t>
      </w:r>
    </w:p>
    <w:p w14:paraId="642CBF46" w14:textId="77777777" w:rsidR="001D7D27" w:rsidRDefault="00000000">
      <w:pPr>
        <w:pStyle w:val="ad"/>
        <w:numPr>
          <w:ilvl w:val="255"/>
          <w:numId w:val="0"/>
        </w:numPr>
        <w:spacing w:before="0" w:beforeAutospacing="0" w:after="0" w:afterAutospacing="0" w:line="360" w:lineRule="auto"/>
        <w:rPr>
          <w:color w:val="000000"/>
        </w:rPr>
      </w:pPr>
      <w:r>
        <w:rPr>
          <w:color w:val="000000"/>
        </w:rPr>
        <w:t>应用安全</w:t>
      </w:r>
      <w:r>
        <w:rPr>
          <w:color w:val="000000"/>
        </w:rPr>
        <w:t xml:space="preserve">  </w:t>
      </w:r>
    </w:p>
    <w:p w14:paraId="23B2D013" w14:textId="77777777" w:rsidR="001D7D27" w:rsidRDefault="00000000">
      <w:pPr>
        <w:pStyle w:val="ad"/>
        <w:numPr>
          <w:ilvl w:val="0"/>
          <w:numId w:val="8"/>
        </w:numPr>
        <w:spacing w:before="0" w:beforeAutospacing="0" w:after="0" w:afterAutospacing="0" w:line="360" w:lineRule="auto"/>
        <w:rPr>
          <w:color w:val="000000"/>
        </w:rPr>
      </w:pPr>
      <w:r>
        <w:rPr>
          <w:color w:val="000000"/>
        </w:rPr>
        <w:lastRenderedPageBreak/>
        <w:t>漏洞防护：</w:t>
      </w:r>
      <w:r>
        <w:rPr>
          <w:color w:val="000000"/>
        </w:rPr>
        <w:t xml:space="preserve">  SQL</w:t>
      </w:r>
      <w:r>
        <w:rPr>
          <w:color w:val="000000"/>
        </w:rPr>
        <w:t>注入、</w:t>
      </w:r>
      <w:r>
        <w:rPr>
          <w:color w:val="000000"/>
        </w:rPr>
        <w:t>XSS</w:t>
      </w:r>
      <w:r>
        <w:rPr>
          <w:color w:val="000000"/>
        </w:rPr>
        <w:t>、</w:t>
      </w:r>
      <w:r>
        <w:rPr>
          <w:color w:val="000000"/>
        </w:rPr>
        <w:t>CSRF</w:t>
      </w:r>
      <w:r>
        <w:rPr>
          <w:color w:val="000000"/>
        </w:rPr>
        <w:t>。</w:t>
      </w:r>
      <w:r>
        <w:rPr>
          <w:color w:val="000000"/>
        </w:rPr>
        <w:t xml:space="preserve">  </w:t>
      </w:r>
    </w:p>
    <w:p w14:paraId="1DE5351B" w14:textId="77777777" w:rsidR="001D7D27" w:rsidRDefault="00000000">
      <w:pPr>
        <w:pStyle w:val="ad"/>
        <w:numPr>
          <w:ilvl w:val="0"/>
          <w:numId w:val="8"/>
        </w:numPr>
        <w:spacing w:before="0" w:beforeAutospacing="0" w:after="0" w:afterAutospacing="0" w:line="360" w:lineRule="auto"/>
        <w:rPr>
          <w:color w:val="000000"/>
        </w:rPr>
      </w:pPr>
      <w:r>
        <w:rPr>
          <w:color w:val="000000"/>
        </w:rPr>
        <w:t>权限控制：</w:t>
      </w:r>
      <w:r>
        <w:rPr>
          <w:color w:val="000000"/>
        </w:rPr>
        <w:t>RBAC</w:t>
      </w:r>
      <w:r>
        <w:rPr>
          <w:color w:val="000000"/>
        </w:rPr>
        <w:t>（基于角色的访问控制）</w:t>
      </w:r>
      <w:r>
        <w:rPr>
          <w:rFonts w:hint="eastAsia"/>
          <w:color w:val="000000"/>
        </w:rPr>
        <w:t>、</w:t>
      </w:r>
      <w:r>
        <w:rPr>
          <w:color w:val="000000"/>
        </w:rPr>
        <w:t>最小权限原则（</w:t>
      </w:r>
      <w:r>
        <w:rPr>
          <w:color w:val="000000"/>
        </w:rPr>
        <w:t>Least Privilege</w:t>
      </w:r>
      <w:r>
        <w:rPr>
          <w:color w:val="000000"/>
        </w:rPr>
        <w:t>）。</w:t>
      </w:r>
      <w:r>
        <w:rPr>
          <w:color w:val="000000"/>
        </w:rPr>
        <w:t xml:space="preserve">  </w:t>
      </w:r>
    </w:p>
    <w:p w14:paraId="7D331C3B" w14:textId="77777777" w:rsidR="001D7D27" w:rsidRDefault="00000000">
      <w:pPr>
        <w:pStyle w:val="ad"/>
        <w:numPr>
          <w:ilvl w:val="255"/>
          <w:numId w:val="0"/>
        </w:numPr>
        <w:spacing w:before="0" w:beforeAutospacing="0" w:after="0" w:afterAutospacing="0" w:line="360" w:lineRule="auto"/>
        <w:rPr>
          <w:color w:val="000000"/>
        </w:rPr>
      </w:pPr>
      <w:r>
        <w:rPr>
          <w:color w:val="000000"/>
        </w:rPr>
        <w:t>合规性</w:t>
      </w:r>
      <w:r>
        <w:rPr>
          <w:color w:val="000000"/>
        </w:rPr>
        <w:t xml:space="preserve">  </w:t>
      </w:r>
    </w:p>
    <w:p w14:paraId="2CCEF1F4" w14:textId="77777777" w:rsidR="001D7D27" w:rsidRDefault="00000000">
      <w:pPr>
        <w:pStyle w:val="ad"/>
        <w:numPr>
          <w:ilvl w:val="0"/>
          <w:numId w:val="9"/>
        </w:numPr>
        <w:spacing w:before="0" w:beforeAutospacing="0" w:after="0" w:afterAutospacing="0" w:line="360" w:lineRule="auto"/>
        <w:rPr>
          <w:color w:val="000000"/>
        </w:rPr>
      </w:pPr>
      <w:r>
        <w:rPr>
          <w:color w:val="000000"/>
        </w:rPr>
        <w:t>隐私保护：符合国家法规。</w:t>
      </w:r>
      <w:r>
        <w:rPr>
          <w:color w:val="000000"/>
        </w:rPr>
        <w:t xml:space="preserve">  </w:t>
      </w:r>
    </w:p>
    <w:p w14:paraId="1A24F47C" w14:textId="77777777" w:rsidR="001D7D27" w:rsidRDefault="00000000">
      <w:pPr>
        <w:pStyle w:val="ad"/>
        <w:numPr>
          <w:ilvl w:val="0"/>
          <w:numId w:val="9"/>
        </w:numPr>
        <w:spacing w:before="0" w:beforeAutospacing="0" w:after="0" w:afterAutospacing="0" w:line="360" w:lineRule="auto"/>
        <w:rPr>
          <w:color w:val="000000"/>
        </w:rPr>
      </w:pPr>
      <w:r>
        <w:rPr>
          <w:color w:val="000000"/>
        </w:rPr>
        <w:t>审计日志：记录关键操作（如登录、数据修改），保留</w:t>
      </w:r>
      <w:r>
        <w:rPr>
          <w:color w:val="000000"/>
        </w:rPr>
        <w:t>180</w:t>
      </w:r>
      <w:r>
        <w:rPr>
          <w:color w:val="000000"/>
        </w:rPr>
        <w:t>天以上。</w:t>
      </w:r>
      <w:r>
        <w:rPr>
          <w:color w:val="000000"/>
        </w:rPr>
        <w:t xml:space="preserve">  </w:t>
      </w:r>
    </w:p>
    <w:p w14:paraId="16C40088" w14:textId="77777777" w:rsidR="001D7D27" w:rsidRDefault="00000000">
      <w:pPr>
        <w:pStyle w:val="ad"/>
        <w:numPr>
          <w:ilvl w:val="255"/>
          <w:numId w:val="0"/>
        </w:numPr>
        <w:spacing w:before="0" w:beforeAutospacing="0" w:after="0" w:afterAutospacing="0" w:line="360" w:lineRule="auto"/>
        <w:rPr>
          <w:color w:val="000000"/>
        </w:rPr>
      </w:pPr>
      <w:r>
        <w:rPr>
          <w:color w:val="000000"/>
        </w:rPr>
        <w:t>11.2.</w:t>
      </w:r>
      <w:r>
        <w:rPr>
          <w:color w:val="000000"/>
        </w:rPr>
        <w:t>乙方需在开发前提交《核心技术架构设计说明书》，包含与系统研发企业的接口交互图、核心技术的实现方案、依赖的第三方组件清单及版本。文档需经甲方及</w:t>
      </w:r>
      <w:r>
        <w:rPr>
          <w:rFonts w:ascii="宋体" w:hAnsi="宋体" w:cs="宋体" w:hint="eastAsia"/>
          <w:color w:val="000000"/>
        </w:rPr>
        <w:t>甲方指定的</w:t>
      </w:r>
      <w:r>
        <w:rPr>
          <w:color w:val="000000"/>
        </w:rPr>
        <w:t>系统研发企业共同评审通过后才能启动开发，未通过的需限期修改</w:t>
      </w:r>
      <w:del w:id="41" w:author="夏夏" w:date="2025-09-04T12:49:00Z">
        <w:r>
          <w:rPr>
            <w:color w:val="000000"/>
          </w:rPr>
          <w:delText>，由此导致的延期责任由乙方承担</w:delText>
        </w:r>
      </w:del>
      <w:r>
        <w:rPr>
          <w:color w:val="000000"/>
        </w:rPr>
        <w:t>。</w:t>
      </w:r>
    </w:p>
    <w:p w14:paraId="78551FD2" w14:textId="77777777" w:rsidR="001D7D27" w:rsidRDefault="00000000">
      <w:pPr>
        <w:pStyle w:val="2"/>
        <w:spacing w:before="0" w:after="0" w:line="360" w:lineRule="auto"/>
      </w:pPr>
      <w:r>
        <w:t>第三部分</w:t>
      </w:r>
      <w:r>
        <w:t> </w:t>
      </w:r>
      <w:r>
        <w:t>知识产权与保密</w:t>
      </w:r>
    </w:p>
    <w:p w14:paraId="74B2A0E4" w14:textId="77777777" w:rsidR="001D7D27" w:rsidRDefault="00000000">
      <w:pPr>
        <w:pStyle w:val="3"/>
        <w:numPr>
          <w:ilvl w:val="0"/>
          <w:numId w:val="1"/>
        </w:numPr>
        <w:spacing w:before="0" w:after="0" w:line="360" w:lineRule="auto"/>
      </w:pPr>
      <w:r>
        <w:t>知识产权</w:t>
      </w:r>
    </w:p>
    <w:p w14:paraId="03D3305C" w14:textId="77777777" w:rsidR="001D7D27" w:rsidRPr="001D7D27" w:rsidRDefault="00000000">
      <w:pPr>
        <w:pStyle w:val="ad"/>
        <w:numPr>
          <w:ilvl w:val="1"/>
          <w:numId w:val="1"/>
        </w:numPr>
        <w:spacing w:before="0" w:beforeAutospacing="0" w:after="0" w:afterAutospacing="0" w:line="360" w:lineRule="auto"/>
        <w:rPr>
          <w:color w:val="000000"/>
          <w:highlight w:val="yellow"/>
          <w:rPrChange w:id="42" w:author="夏夏" w:date="2025-09-04T12:49:00Z">
            <w:rPr>
              <w:color w:val="000000"/>
            </w:rPr>
          </w:rPrChange>
        </w:rPr>
      </w:pPr>
      <w:r>
        <w:rPr>
          <w:rFonts w:hint="eastAsia"/>
          <w:color w:val="000000"/>
          <w:highlight w:val="yellow"/>
          <w:rPrChange w:id="43" w:author="夏夏" w:date="2025-09-04T12:49:00Z">
            <w:rPr>
              <w:rFonts w:hint="eastAsia"/>
              <w:color w:val="000000"/>
            </w:rPr>
          </w:rPrChange>
        </w:rPr>
        <w:t>第三方需求许可</w:t>
      </w:r>
    </w:p>
    <w:p w14:paraId="57F2F1B1" w14:textId="77777777" w:rsidR="001D7D27" w:rsidRDefault="00000000">
      <w:pPr>
        <w:pStyle w:val="ad"/>
        <w:spacing w:before="0" w:beforeAutospacing="0" w:after="0" w:afterAutospacing="0" w:line="360" w:lineRule="auto"/>
        <w:rPr>
          <w:color w:val="000000"/>
        </w:rPr>
      </w:pPr>
      <w:r>
        <w:rPr>
          <w:color w:val="000000"/>
        </w:rPr>
        <w:t>开发需求中涉及第三方需求许可的，</w:t>
      </w:r>
      <w:r>
        <w:rPr>
          <w:rFonts w:ascii="宋体" w:hAnsi="宋体" w:cs="宋体"/>
          <w:color w:val="000000"/>
        </w:rPr>
        <w:t>乙方应向甲方</w:t>
      </w:r>
      <w:r>
        <w:rPr>
          <w:rFonts w:ascii="宋体" w:hAnsi="宋体" w:cs="宋体" w:hint="eastAsia"/>
          <w:color w:val="000000"/>
        </w:rPr>
        <w:t>以书面方式</w:t>
      </w:r>
      <w:r>
        <w:rPr>
          <w:rFonts w:ascii="宋体" w:hAnsi="宋体" w:cs="宋体"/>
          <w:color w:val="000000"/>
        </w:rPr>
        <w:t>披露，</w:t>
      </w:r>
      <w:r>
        <w:rPr>
          <w:rFonts w:ascii="宋体" w:hAnsi="宋体" w:cs="宋体" w:hint="eastAsia"/>
          <w:color w:val="000000"/>
        </w:rPr>
        <w:t>并说明</w:t>
      </w:r>
      <w:r>
        <w:rPr>
          <w:rFonts w:ascii="宋体" w:hAnsi="宋体" w:cs="宋体"/>
          <w:color w:val="000000"/>
        </w:rPr>
        <w:t>甲方</w:t>
      </w:r>
      <w:r>
        <w:rPr>
          <w:rFonts w:ascii="宋体" w:hAnsi="宋体" w:cs="宋体" w:hint="eastAsia"/>
          <w:color w:val="000000"/>
        </w:rPr>
        <w:t>是否需要因此而支付费用，如果需要甲方支付费用，需由乙方协助甲方与第三方达成关于使用第三方知识产权所应支付费用的书面文件，且该协助义务为乙方交付义务的一部分。</w:t>
      </w:r>
      <w:r>
        <w:rPr>
          <w:rFonts w:hint="eastAsia"/>
        </w:rPr>
        <w:t>如乙方未向甲方披露交付成果中涉及第三方知识产权，则视为乙方交付成果中不包含未经授权或许可的第三方知识产权。</w:t>
      </w:r>
    </w:p>
    <w:p w14:paraId="1E2EFCF4" w14:textId="77777777" w:rsidR="001D7D27" w:rsidRDefault="00000000">
      <w:pPr>
        <w:pStyle w:val="ad"/>
        <w:numPr>
          <w:ilvl w:val="1"/>
          <w:numId w:val="1"/>
        </w:numPr>
        <w:spacing w:before="0" w:beforeAutospacing="0" w:after="0" w:afterAutospacing="0" w:line="360" w:lineRule="auto"/>
        <w:rPr>
          <w:color w:val="000000"/>
        </w:rPr>
      </w:pPr>
      <w:r>
        <w:rPr>
          <w:color w:val="000000"/>
        </w:rPr>
        <w:t>乙方自有需求许可</w:t>
      </w:r>
    </w:p>
    <w:p w14:paraId="0BAAD477" w14:textId="77777777" w:rsidR="001D7D27" w:rsidRDefault="00000000">
      <w:pPr>
        <w:pStyle w:val="ad"/>
        <w:spacing w:before="0" w:beforeAutospacing="0" w:after="0" w:afterAutospacing="0" w:line="360" w:lineRule="auto"/>
        <w:rPr>
          <w:color w:val="000000"/>
        </w:rPr>
      </w:pPr>
      <w:r>
        <w:rPr>
          <w:color w:val="000000"/>
        </w:rPr>
        <w:t>涉及乙方自有需求许可的，乙方应向甲方披露，双方按约定处理；乙方承诺开发需求中不包含未披露的、需另外经乙方许可的内容。</w:t>
      </w:r>
    </w:p>
    <w:p w14:paraId="33A59912" w14:textId="77777777" w:rsidR="001D7D27" w:rsidRDefault="00000000">
      <w:pPr>
        <w:pStyle w:val="ad"/>
        <w:numPr>
          <w:ilvl w:val="1"/>
          <w:numId w:val="1"/>
        </w:numPr>
        <w:spacing w:before="0" w:beforeAutospacing="0" w:after="0" w:afterAutospacing="0" w:line="360" w:lineRule="auto"/>
        <w:rPr>
          <w:color w:val="000000"/>
        </w:rPr>
      </w:pPr>
      <w:r>
        <w:rPr>
          <w:color w:val="000000"/>
        </w:rPr>
        <w:t>不侵权</w:t>
      </w:r>
    </w:p>
    <w:p w14:paraId="72EE1816" w14:textId="77777777" w:rsidR="001D7D27" w:rsidRDefault="00000000">
      <w:pPr>
        <w:pStyle w:val="ad"/>
        <w:numPr>
          <w:ilvl w:val="2"/>
          <w:numId w:val="1"/>
        </w:numPr>
        <w:spacing w:before="0" w:beforeAutospacing="0" w:after="0" w:afterAutospacing="0" w:line="360" w:lineRule="auto"/>
        <w:rPr>
          <w:color w:val="000000"/>
        </w:rPr>
      </w:pPr>
      <w:r>
        <w:rPr>
          <w:color w:val="000000"/>
        </w:rPr>
        <w:t>乙方</w:t>
      </w:r>
      <w:r>
        <w:rPr>
          <w:rFonts w:hint="eastAsia"/>
          <w:color w:val="000000"/>
          <w:lang w:eastAsia="zh"/>
        </w:rPr>
        <w:t>应确</w:t>
      </w:r>
      <w:r>
        <w:rPr>
          <w:color w:val="000000"/>
        </w:rPr>
        <w:t>保</w:t>
      </w:r>
      <w:r>
        <w:rPr>
          <w:rFonts w:hint="eastAsia"/>
          <w:color w:val="000000"/>
          <w:lang w:eastAsia="zh"/>
        </w:rPr>
        <w:t>研</w:t>
      </w:r>
      <w:r>
        <w:rPr>
          <w:color w:val="000000"/>
        </w:rPr>
        <w:t>发</w:t>
      </w:r>
      <w:r>
        <w:rPr>
          <w:rFonts w:hint="eastAsia"/>
          <w:color w:val="000000"/>
          <w:lang w:eastAsia="zh"/>
        </w:rPr>
        <w:t>成果</w:t>
      </w:r>
      <w:r>
        <w:rPr>
          <w:color w:val="000000"/>
        </w:rPr>
        <w:t>不侵犯第三方知识产权。</w:t>
      </w:r>
      <w:r>
        <w:rPr>
          <w:rFonts w:hint="eastAsia"/>
          <w:color w:val="000000"/>
          <w:lang w:eastAsia="zh"/>
        </w:rPr>
        <w:t>如因</w:t>
      </w:r>
      <w:ins w:id="44" w:author="夏夏" w:date="2025-09-04T12:50:00Z">
        <w:r>
          <w:rPr>
            <w:rFonts w:hint="eastAsia"/>
            <w:color w:val="000000"/>
          </w:rPr>
          <w:t>乙方</w:t>
        </w:r>
      </w:ins>
      <w:r>
        <w:rPr>
          <w:rFonts w:hint="eastAsia"/>
          <w:color w:val="000000"/>
          <w:lang w:eastAsia="zh"/>
        </w:rPr>
        <w:t>研发成果侵犯第三方知识产权导致甲方被追责或产生损失，乙方应承担</w:t>
      </w:r>
      <w:del w:id="45" w:author="夏夏" w:date="2025-09-04T12:50:00Z">
        <w:r>
          <w:rPr>
            <w:color w:val="000000"/>
            <w:lang w:eastAsia="zh"/>
          </w:rPr>
          <w:delText>全部</w:delText>
        </w:r>
      </w:del>
      <w:ins w:id="46" w:author="夏夏" w:date="2025-09-04T12:50:00Z">
        <w:r>
          <w:rPr>
            <w:rFonts w:hint="eastAsia"/>
            <w:color w:val="000000"/>
          </w:rPr>
          <w:t>相应</w:t>
        </w:r>
      </w:ins>
      <w:r>
        <w:rPr>
          <w:rFonts w:hint="eastAsia"/>
          <w:color w:val="000000"/>
          <w:lang w:eastAsia="zh"/>
        </w:rPr>
        <w:t>赔偿责任，并</w:t>
      </w:r>
      <w:del w:id="47" w:author="夏夏" w:date="2025-09-04T12:50:00Z">
        <w:r>
          <w:rPr>
            <w:color w:val="000000"/>
            <w:lang w:eastAsia="zh"/>
          </w:rPr>
          <w:delText>负责</w:delText>
        </w:r>
      </w:del>
      <w:ins w:id="48" w:author="夏夏" w:date="2025-09-04T12:50:00Z">
        <w:r>
          <w:rPr>
            <w:rFonts w:hint="eastAsia"/>
            <w:color w:val="000000"/>
          </w:rPr>
          <w:t>配合</w:t>
        </w:r>
      </w:ins>
      <w:r>
        <w:rPr>
          <w:rFonts w:hint="eastAsia"/>
          <w:color w:val="000000"/>
          <w:lang w:eastAsia="zh"/>
        </w:rPr>
        <w:t>解决侵权纠纷。</w:t>
      </w:r>
    </w:p>
    <w:p w14:paraId="331EE7F3" w14:textId="77777777" w:rsidR="001D7D27" w:rsidRDefault="00000000">
      <w:pPr>
        <w:pStyle w:val="ad"/>
        <w:numPr>
          <w:ilvl w:val="2"/>
          <w:numId w:val="1"/>
        </w:numPr>
        <w:spacing w:before="0" w:beforeAutospacing="0" w:after="0" w:afterAutospacing="0" w:line="360" w:lineRule="auto"/>
        <w:rPr>
          <w:color w:val="000000"/>
        </w:rPr>
      </w:pPr>
      <w:r>
        <w:rPr>
          <w:color w:val="000000"/>
        </w:rPr>
        <w:t>若</w:t>
      </w:r>
      <w:ins w:id="49" w:author="夏夏" w:date="2025-09-04T12:50:00Z">
        <w:r>
          <w:rPr>
            <w:rFonts w:hint="eastAsia"/>
            <w:color w:val="000000"/>
          </w:rPr>
          <w:t>乙方</w:t>
        </w:r>
      </w:ins>
      <w:r>
        <w:rPr>
          <w:color w:val="000000"/>
        </w:rPr>
        <w:t>开发</w:t>
      </w:r>
      <w:del w:id="50" w:author="夏夏" w:date="2025-09-04T12:50:00Z">
        <w:r>
          <w:rPr>
            <w:color w:val="000000"/>
          </w:rPr>
          <w:delText>需求</w:delText>
        </w:r>
      </w:del>
      <w:ins w:id="51" w:author="夏夏" w:date="2025-09-04T12:50:00Z">
        <w:r>
          <w:rPr>
            <w:rFonts w:hint="eastAsia"/>
            <w:color w:val="000000"/>
          </w:rPr>
          <w:t>成果</w:t>
        </w:r>
      </w:ins>
      <w:r>
        <w:rPr>
          <w:color w:val="000000"/>
        </w:rPr>
        <w:t>侵犯第三方知识产权的，</w:t>
      </w:r>
      <w:del w:id="52" w:author="夏夏" w:date="2025-09-04T12:50:00Z">
        <w:r>
          <w:rPr>
            <w:color w:val="000000"/>
          </w:rPr>
          <w:delText>由此造成的一切经济和法律责任由乙方承担，并且</w:delText>
        </w:r>
      </w:del>
      <w:r>
        <w:rPr>
          <w:color w:val="000000"/>
        </w:rPr>
        <w:t>乙方应当选择下列措施之一进行补救：</w:t>
      </w:r>
    </w:p>
    <w:p w14:paraId="43B514BE"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）取得第三方的许可。</w:t>
      </w:r>
    </w:p>
    <w:p w14:paraId="14E99119"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）修改或更换开发需求使其不侵权。</w:t>
      </w:r>
    </w:p>
    <w:p w14:paraId="5F7017EA" w14:textId="77777777" w:rsidR="001D7D27" w:rsidRDefault="00000000">
      <w:pPr>
        <w:pStyle w:val="ad"/>
        <w:numPr>
          <w:ilvl w:val="1"/>
          <w:numId w:val="1"/>
        </w:numPr>
        <w:spacing w:before="0" w:beforeAutospacing="0" w:after="0" w:afterAutospacing="0" w:line="360" w:lineRule="auto"/>
        <w:rPr>
          <w:color w:val="000000"/>
        </w:rPr>
      </w:pPr>
      <w:r>
        <w:rPr>
          <w:color w:val="000000"/>
        </w:rPr>
        <w:lastRenderedPageBreak/>
        <w:t>背景知识产权</w:t>
      </w:r>
    </w:p>
    <w:p w14:paraId="6A524FCF" w14:textId="77777777" w:rsidR="001D7D27" w:rsidRDefault="00000000">
      <w:pPr>
        <w:pStyle w:val="ad"/>
        <w:numPr>
          <w:ilvl w:val="2"/>
          <w:numId w:val="1"/>
        </w:numPr>
        <w:spacing w:before="0" w:beforeAutospacing="0" w:after="0" w:afterAutospacing="0" w:line="360" w:lineRule="auto"/>
        <w:rPr>
          <w:color w:val="000000"/>
        </w:rPr>
      </w:pPr>
      <w:r>
        <w:rPr>
          <w:color w:val="000000"/>
        </w:rPr>
        <w:t>甲方向乙方提供任何文件、信息和数据（包括但不限于开发需求与规格）不构成向乙方转让任何甲方背景知识产权或许可乙方以商业利用为目的使用任何甲方背景知识产权。</w:t>
      </w:r>
    </w:p>
    <w:p w14:paraId="72CCB64D" w14:textId="77777777" w:rsidR="001D7D27" w:rsidRDefault="00000000">
      <w:pPr>
        <w:pStyle w:val="ad"/>
        <w:numPr>
          <w:ilvl w:val="2"/>
          <w:numId w:val="1"/>
        </w:numPr>
        <w:spacing w:before="0" w:beforeAutospacing="0" w:after="0" w:afterAutospacing="0" w:line="360" w:lineRule="auto"/>
        <w:rPr>
          <w:color w:val="000000"/>
        </w:rPr>
      </w:pPr>
      <w:commentRangeStart w:id="53"/>
      <w:r>
        <w:rPr>
          <w:color w:val="000000"/>
        </w:rPr>
        <w:t>乙方提交的开发成果</w:t>
      </w:r>
      <w:del w:id="54" w:author="夏夏" w:date="2025-09-04T12:51:00Z">
        <w:r>
          <w:rPr>
            <w:color w:val="000000"/>
          </w:rPr>
          <w:delText>如</w:delText>
        </w:r>
      </w:del>
      <w:ins w:id="55" w:author="夏夏" w:date="2025-09-04T12:51:00Z">
        <w:r>
          <w:rPr>
            <w:rFonts w:hint="eastAsia"/>
            <w:color w:val="000000"/>
          </w:rPr>
          <w:t>不</w:t>
        </w:r>
      </w:ins>
      <w:r>
        <w:rPr>
          <w:color w:val="000000"/>
        </w:rPr>
        <w:t>涉及乙方</w:t>
      </w:r>
      <w:del w:id="56" w:author="夏夏" w:date="2025-09-04T12:51:00Z">
        <w:r>
          <w:rPr>
            <w:color w:val="000000"/>
            <w:highlight w:val="yellow"/>
            <w:u w:val="single"/>
          </w:rPr>
          <w:delText>XX</w:delText>
        </w:r>
        <w:r>
          <w:rPr>
            <w:color w:val="000000"/>
            <w:highlight w:val="yellow"/>
            <w:u w:val="single"/>
          </w:rPr>
          <w:delText>课题组</w:delText>
        </w:r>
      </w:del>
      <w:ins w:id="57" w:author="夏夏" w:date="2025-09-04T12:51:00Z">
        <w:r>
          <w:rPr>
            <w:rFonts w:hint="eastAsia"/>
            <w:color w:val="000000"/>
            <w:highlight w:val="yellow"/>
            <w:u w:val="single"/>
          </w:rPr>
          <w:t>雷文强老师作为发明人</w:t>
        </w:r>
      </w:ins>
      <w:r>
        <w:rPr>
          <w:color w:val="000000"/>
        </w:rPr>
        <w:t>的背景知识产权</w:t>
      </w:r>
      <w:ins w:id="58" w:author="夏夏" w:date="2025-09-04T12:51:00Z">
        <w:r>
          <w:rPr>
            <w:rFonts w:hint="eastAsia"/>
            <w:color w:val="000000"/>
          </w:rPr>
          <w:t>。</w:t>
        </w:r>
      </w:ins>
      <w:del w:id="59" w:author="夏夏" w:date="2025-09-04T12:51:00Z">
        <w:r>
          <w:rPr>
            <w:color w:val="000000"/>
          </w:rPr>
          <w:delText>，为确保甲方有权商业利用开发成果，乙方应就所涉背景知识产权给予甲方非排他的、不可转让的、永久的、不可撤销的、世界范围内的、免费的、拥有分许可权的许可，但所述许可仅限于甲方商业利用开发成果所必须。双方另有约定除外。</w:delText>
        </w:r>
      </w:del>
      <w:commentRangeEnd w:id="53"/>
      <w:r w:rsidR="00FC5B82">
        <w:rPr>
          <w:rStyle w:val="af2"/>
        </w:rPr>
        <w:commentReference w:id="53"/>
      </w:r>
    </w:p>
    <w:p w14:paraId="327A9CB6" w14:textId="77777777" w:rsidR="001D7D27" w:rsidRDefault="00000000">
      <w:pPr>
        <w:pStyle w:val="ad"/>
        <w:numPr>
          <w:ilvl w:val="1"/>
          <w:numId w:val="1"/>
        </w:numPr>
        <w:spacing w:before="0" w:beforeAutospacing="0" w:after="0" w:afterAutospacing="0" w:line="360" w:lineRule="auto"/>
        <w:rPr>
          <w:color w:val="000000"/>
        </w:rPr>
      </w:pPr>
      <w:r>
        <w:rPr>
          <w:color w:val="000000"/>
        </w:rPr>
        <w:t>前景知识产权</w:t>
      </w:r>
    </w:p>
    <w:p w14:paraId="24DACBF5" w14:textId="77777777" w:rsidR="001D7D27" w:rsidRDefault="00000000">
      <w:pPr>
        <w:pStyle w:val="ad"/>
        <w:numPr>
          <w:ilvl w:val="2"/>
          <w:numId w:val="1"/>
        </w:numPr>
        <w:spacing w:before="0" w:beforeAutospacing="0" w:after="0" w:afterAutospacing="0" w:line="360" w:lineRule="auto"/>
        <w:rPr>
          <w:color w:val="000000"/>
        </w:rPr>
      </w:pPr>
      <w:r>
        <w:rPr>
          <w:color w:val="000000"/>
        </w:rPr>
        <w:t>双方履行本合同所取得的前景知识产权，包括但不限于著作权、技术秘密、技术信息等，归甲方和乙方双方共有，均具有署名的权利。</w:t>
      </w:r>
      <w:ins w:id="60" w:author="夏夏" w:date="2025-09-04T12:54:00Z">
        <w:r>
          <w:rPr>
            <w:rFonts w:hint="eastAsia"/>
            <w:color w:val="000000"/>
          </w:rPr>
          <w:t>权力及收益归甲、乙双方共有</w:t>
        </w:r>
      </w:ins>
      <w:ins w:id="61" w:author="夏夏" w:date="2025-09-04T12:55:00Z">
        <w:r>
          <w:rPr>
            <w:rFonts w:hint="eastAsia"/>
            <w:color w:val="000000"/>
          </w:rPr>
          <w:t>，</w:t>
        </w:r>
      </w:ins>
      <w:ins w:id="62" w:author="夏夏" w:date="2025-09-04T12:52:00Z">
        <w:r>
          <w:rPr>
            <w:rFonts w:hint="eastAsia"/>
            <w:color w:val="000000"/>
          </w:rPr>
          <w:t>甲方自行生产</w:t>
        </w:r>
      </w:ins>
      <w:ins w:id="63" w:author="夏夏" w:date="2025-09-04T12:53:00Z">
        <w:r>
          <w:rPr>
            <w:rFonts w:hint="eastAsia"/>
            <w:color w:val="000000"/>
          </w:rPr>
          <w:t>销售的归甲方</w:t>
        </w:r>
      </w:ins>
      <w:del w:id="64" w:author="夏夏" w:date="2025-09-04T12:55:00Z">
        <w:r>
          <w:rPr>
            <w:color w:val="000000"/>
          </w:rPr>
          <w:delText>但技术成果及其知识产权的商业化应用权利及收益归甲方单独享有</w:delText>
        </w:r>
      </w:del>
      <w:r>
        <w:rPr>
          <w:color w:val="000000"/>
        </w:rPr>
        <w:t>。</w:t>
      </w:r>
    </w:p>
    <w:p w14:paraId="78CF47AC" w14:textId="77777777" w:rsidR="001D7D27" w:rsidRDefault="00000000">
      <w:pPr>
        <w:pStyle w:val="ad"/>
        <w:numPr>
          <w:ilvl w:val="2"/>
          <w:numId w:val="1"/>
        </w:numPr>
        <w:spacing w:before="0" w:beforeAutospacing="0" w:after="0" w:afterAutospacing="0" w:line="360" w:lineRule="auto"/>
        <w:rPr>
          <w:color w:val="000000"/>
        </w:rPr>
      </w:pPr>
      <w:r>
        <w:rPr>
          <w:rFonts w:hint="eastAsia"/>
          <w:color w:val="000000"/>
        </w:rPr>
        <w:t>未经甲方书面同意，</w:t>
      </w:r>
      <w:r>
        <w:rPr>
          <w:rFonts w:hint="eastAsia"/>
        </w:rPr>
        <w:t>乙方（包括乙方开发人员）不得对在</w:t>
      </w:r>
      <w:del w:id="65" w:author="夏夏" w:date="2025-09-04T12:55:00Z">
        <w:r>
          <w:delText>智能政策分析领域的商业化应用开发需求</w:delText>
        </w:r>
      </w:del>
      <w:ins w:id="66" w:author="夏夏" w:date="2025-09-04T12:55:00Z">
        <w:r>
          <w:rPr>
            <w:rFonts w:hint="eastAsia"/>
          </w:rPr>
          <w:t>本项目</w:t>
        </w:r>
      </w:ins>
      <w:r>
        <w:rPr>
          <w:rFonts w:hint="eastAsia"/>
        </w:rPr>
        <w:t>进行商业利用，也不得</w:t>
      </w:r>
      <w:ins w:id="67" w:author="夏夏" w:date="2025-09-04T12:56:00Z">
        <w:r>
          <w:rPr>
            <w:rFonts w:hint="eastAsia"/>
          </w:rPr>
          <w:t>单独</w:t>
        </w:r>
      </w:ins>
      <w:r>
        <w:rPr>
          <w:rFonts w:hint="eastAsia"/>
        </w:rPr>
        <w:t>将</w:t>
      </w:r>
      <w:del w:id="68" w:author="夏夏" w:date="2025-09-04T12:56:00Z">
        <w:r>
          <w:rPr>
            <w:rFonts w:hint="eastAsia"/>
          </w:rPr>
          <w:delText>在智能政策分析领域的商业化应用开发需求</w:delText>
        </w:r>
      </w:del>
      <w:r>
        <w:rPr>
          <w:color w:val="000000"/>
        </w:rPr>
        <w:t>以任何方式复制发行、传播、许可、转让、出租或交换给任何第三方。</w:t>
      </w:r>
    </w:p>
    <w:p w14:paraId="42FD913D" w14:textId="77777777" w:rsidR="001D7D27" w:rsidRDefault="00000000">
      <w:pPr>
        <w:pStyle w:val="ad"/>
        <w:numPr>
          <w:ilvl w:val="2"/>
          <w:numId w:val="1"/>
        </w:numPr>
        <w:spacing w:before="0" w:beforeAutospacing="0" w:after="0" w:afterAutospacing="0" w:line="360" w:lineRule="auto"/>
        <w:rPr>
          <w:color w:val="000000"/>
        </w:rPr>
      </w:pPr>
      <w:r>
        <w:rPr>
          <w:color w:val="000000"/>
        </w:rPr>
        <w:t>乙方不得</w:t>
      </w:r>
      <w:ins w:id="69" w:author="夏夏" w:date="2025-09-04T12:56:00Z">
        <w:r>
          <w:rPr>
            <w:rFonts w:hint="eastAsia"/>
            <w:color w:val="000000"/>
          </w:rPr>
          <w:t>单独</w:t>
        </w:r>
      </w:ins>
      <w:r>
        <w:rPr>
          <w:color w:val="000000"/>
        </w:rPr>
        <w:t>将项目中涉及的核心技术</w:t>
      </w:r>
      <w:r>
        <w:rPr>
          <w:rFonts w:hint="eastAsia"/>
          <w:color w:val="000000"/>
          <w:lang w:eastAsia="zh"/>
        </w:rPr>
        <w:t>及相关前景知识产权</w:t>
      </w:r>
      <w:r>
        <w:rPr>
          <w:color w:val="000000"/>
        </w:rPr>
        <w:t>用于其他商业合作</w:t>
      </w:r>
      <w:r>
        <w:rPr>
          <w:rFonts w:hint="eastAsia"/>
          <w:color w:val="000000"/>
          <w:lang w:eastAsia="zh"/>
        </w:rPr>
        <w:t>或</w:t>
      </w:r>
      <w:r>
        <w:rPr>
          <w:color w:val="000000"/>
        </w:rPr>
        <w:t>非</w:t>
      </w:r>
      <w:r>
        <w:rPr>
          <w:rFonts w:hint="eastAsia"/>
          <w:color w:val="000000"/>
          <w:lang w:eastAsia="zh"/>
        </w:rPr>
        <w:t>本合同约定的任何</w:t>
      </w:r>
      <w:r>
        <w:rPr>
          <w:color w:val="000000"/>
        </w:rPr>
        <w:t>用途。若甲方发现乙方</w:t>
      </w:r>
      <w:r>
        <w:rPr>
          <w:rFonts w:hint="eastAsia"/>
          <w:color w:val="000000"/>
          <w:lang w:eastAsia="zh"/>
        </w:rPr>
        <w:t>违反上述规定</w:t>
      </w:r>
      <w:r>
        <w:rPr>
          <w:color w:val="000000"/>
        </w:rPr>
        <w:t>，乙方需支付合同金额</w:t>
      </w:r>
      <w:r>
        <w:rPr>
          <w:color w:val="000000"/>
        </w:rPr>
        <w:t xml:space="preserve"> </w:t>
      </w:r>
      <w:del w:id="70" w:author="夏夏" w:date="2025-09-04T12:56:00Z">
        <w:r>
          <w:rPr>
            <w:color w:val="000000"/>
          </w:rPr>
          <w:delText>2</w:delText>
        </w:r>
      </w:del>
      <w:ins w:id="71" w:author="夏夏" w:date="2025-09-04T12:56:00Z">
        <w:r>
          <w:rPr>
            <w:rFonts w:hint="eastAsia"/>
            <w:color w:val="000000"/>
          </w:rPr>
          <w:t>1</w:t>
        </w:r>
      </w:ins>
      <w:r>
        <w:rPr>
          <w:color w:val="000000"/>
        </w:rPr>
        <w:t xml:space="preserve"> </w:t>
      </w:r>
      <w:proofErr w:type="gramStart"/>
      <w:r>
        <w:rPr>
          <w:color w:val="000000"/>
        </w:rPr>
        <w:t>倍</w:t>
      </w:r>
      <w:proofErr w:type="gramEnd"/>
      <w:r>
        <w:rPr>
          <w:color w:val="000000"/>
        </w:rPr>
        <w:t>的</w:t>
      </w:r>
      <w:del w:id="72" w:author="夏夏" w:date="2025-09-04T12:56:00Z">
        <w:r>
          <w:rPr>
            <w:color w:val="000000"/>
          </w:rPr>
          <w:delText>违约金</w:delText>
        </w:r>
      </w:del>
      <w:ins w:id="73" w:author="夏夏" w:date="2025-09-04T12:56:00Z">
        <w:r>
          <w:rPr>
            <w:rFonts w:hint="eastAsia"/>
            <w:color w:val="000000"/>
          </w:rPr>
          <w:t>赔偿</w:t>
        </w:r>
      </w:ins>
      <w:del w:id="74" w:author="夏夏" w:date="2025-09-04T12:57:00Z">
        <w:r>
          <w:rPr>
            <w:color w:val="000000"/>
          </w:rPr>
          <w:delText>，并立即</w:delText>
        </w:r>
        <w:r>
          <w:rPr>
            <w:rFonts w:hint="eastAsia"/>
            <w:color w:val="000000"/>
            <w:lang w:eastAsia="zh"/>
          </w:rPr>
          <w:delText>停</w:delText>
        </w:r>
        <w:r>
          <w:rPr>
            <w:color w:val="000000"/>
          </w:rPr>
          <w:delText>止</w:delText>
        </w:r>
        <w:r>
          <w:rPr>
            <w:rFonts w:hint="eastAsia"/>
            <w:color w:val="000000"/>
            <w:lang w:eastAsia="zh"/>
          </w:rPr>
          <w:delText>侵</w:delText>
        </w:r>
        <w:r>
          <w:rPr>
            <w:color w:val="000000"/>
          </w:rPr>
          <w:delText>权</w:delText>
        </w:r>
        <w:r>
          <w:rPr>
            <w:rFonts w:hint="eastAsia"/>
            <w:color w:val="000000"/>
            <w:lang w:eastAsia="zh"/>
          </w:rPr>
          <w:delText>行为，承担甲方因此遭受的全部损失</w:delText>
        </w:r>
      </w:del>
      <w:r>
        <w:rPr>
          <w:color w:val="000000"/>
        </w:rPr>
        <w:t>。</w:t>
      </w:r>
    </w:p>
    <w:p w14:paraId="14B99F77" w14:textId="77777777" w:rsidR="001D7D27" w:rsidRDefault="00000000">
      <w:pPr>
        <w:pStyle w:val="3"/>
        <w:numPr>
          <w:ilvl w:val="0"/>
          <w:numId w:val="1"/>
        </w:numPr>
        <w:spacing w:before="0" w:after="0" w:line="360" w:lineRule="auto"/>
      </w:pPr>
      <w:r>
        <w:t>保密</w:t>
      </w:r>
    </w:p>
    <w:p w14:paraId="30274497" w14:textId="77777777" w:rsidR="001D7D27" w:rsidRDefault="00000000">
      <w:pPr>
        <w:pStyle w:val="ad"/>
        <w:numPr>
          <w:ilvl w:val="1"/>
          <w:numId w:val="1"/>
        </w:numPr>
        <w:spacing w:before="0" w:beforeAutospacing="0" w:after="0" w:afterAutospacing="0" w:line="360" w:lineRule="auto"/>
        <w:rPr>
          <w:color w:val="000000"/>
        </w:rPr>
      </w:pPr>
      <w:r>
        <w:rPr>
          <w:rFonts w:hint="eastAsia"/>
          <w:color w:val="000000"/>
          <w:lang w:eastAsia="zh"/>
        </w:rPr>
        <w:t>乙方及其员工、</w:t>
      </w:r>
      <w:r>
        <w:rPr>
          <w:color w:val="000000"/>
        </w:rPr>
        <w:t>合</w:t>
      </w:r>
      <w:r>
        <w:rPr>
          <w:rFonts w:hint="eastAsia"/>
          <w:color w:val="000000"/>
          <w:lang w:eastAsia="zh"/>
        </w:rPr>
        <w:t>作</w:t>
      </w:r>
      <w:r>
        <w:rPr>
          <w:color w:val="000000"/>
        </w:rPr>
        <w:t>方保证对在讨论、签订、履行本合同过程中所获悉的</w:t>
      </w:r>
      <w:r>
        <w:rPr>
          <w:rFonts w:hint="eastAsia"/>
          <w:color w:val="000000"/>
          <w:lang w:eastAsia="zh"/>
        </w:rPr>
        <w:t>甲</w:t>
      </w:r>
      <w:r>
        <w:rPr>
          <w:color w:val="000000"/>
        </w:rPr>
        <w:t>方</w:t>
      </w:r>
      <w:r>
        <w:rPr>
          <w:rFonts w:hint="eastAsia"/>
          <w:color w:val="000000"/>
          <w:lang w:eastAsia="zh"/>
        </w:rPr>
        <w:t>提供</w:t>
      </w:r>
      <w:r>
        <w:rPr>
          <w:color w:val="000000"/>
        </w:rPr>
        <w:t>的</w:t>
      </w:r>
      <w:r>
        <w:rPr>
          <w:rFonts w:hint="eastAsia"/>
          <w:color w:val="000000"/>
          <w:lang w:eastAsia="zh"/>
        </w:rPr>
        <w:t>数据</w:t>
      </w:r>
      <w:r>
        <w:rPr>
          <w:color w:val="000000"/>
        </w:rPr>
        <w:t>、</w:t>
      </w:r>
      <w:r>
        <w:rPr>
          <w:rFonts w:hint="eastAsia"/>
          <w:color w:val="000000"/>
          <w:lang w:eastAsia="zh"/>
        </w:rPr>
        <w:t>需求</w:t>
      </w:r>
      <w:r>
        <w:rPr>
          <w:color w:val="000000"/>
        </w:rPr>
        <w:t>、技术</w:t>
      </w:r>
      <w:r>
        <w:rPr>
          <w:rFonts w:hint="eastAsia"/>
          <w:color w:val="000000"/>
          <w:lang w:eastAsia="zh"/>
        </w:rPr>
        <w:t>资料及商业</w:t>
      </w:r>
      <w:r>
        <w:rPr>
          <w:color w:val="000000"/>
        </w:rPr>
        <w:t>信息</w:t>
      </w:r>
      <w:r>
        <w:rPr>
          <w:rFonts w:hint="eastAsia"/>
          <w:color w:val="000000"/>
          <w:lang w:eastAsia="zh"/>
        </w:rPr>
        <w:t>等</w:t>
      </w:r>
      <w:r>
        <w:rPr>
          <w:color w:val="000000"/>
        </w:rPr>
        <w:t>予以保密，不得</w:t>
      </w:r>
      <w:r>
        <w:rPr>
          <w:rFonts w:hint="eastAsia"/>
          <w:color w:val="000000"/>
          <w:lang w:eastAsia="zh"/>
        </w:rPr>
        <w:t>泄露给</w:t>
      </w:r>
      <w:r>
        <w:rPr>
          <w:color w:val="000000"/>
        </w:rPr>
        <w:t>任何第三方</w:t>
      </w:r>
      <w:r>
        <w:rPr>
          <w:rFonts w:hint="eastAsia"/>
          <w:color w:val="000000"/>
          <w:lang w:eastAsia="zh"/>
        </w:rPr>
        <w:t>。保</w:t>
      </w:r>
      <w:r>
        <w:rPr>
          <w:color w:val="000000"/>
        </w:rPr>
        <w:t>密</w:t>
      </w:r>
      <w:r>
        <w:rPr>
          <w:rFonts w:hint="eastAsia"/>
          <w:color w:val="000000"/>
          <w:lang w:eastAsia="zh"/>
        </w:rPr>
        <w:t>义务期限自本合同生效之日起至合同终止后至少五年。如乙方违反保密义务，应</w:t>
      </w:r>
      <w:ins w:id="75" w:author="夏夏" w:date="2025-09-04T12:57:00Z">
        <w:r>
          <w:rPr>
            <w:rFonts w:hint="eastAsia"/>
            <w:color w:val="000000"/>
          </w:rPr>
          <w:t>以合同金额为上限</w:t>
        </w:r>
      </w:ins>
      <w:r>
        <w:rPr>
          <w:rFonts w:hint="eastAsia"/>
          <w:color w:val="000000"/>
          <w:lang w:eastAsia="zh"/>
        </w:rPr>
        <w:t>承担违约责任</w:t>
      </w:r>
      <w:del w:id="76" w:author="夏夏" w:date="2025-09-04T12:57:00Z">
        <w:r>
          <w:rPr>
            <w:rFonts w:hint="eastAsia"/>
            <w:color w:val="000000"/>
            <w:lang w:eastAsia="zh"/>
          </w:rPr>
          <w:delText>及赔偿甲方因此遭受</w:delText>
        </w:r>
        <w:r>
          <w:rPr>
            <w:color w:val="000000"/>
          </w:rPr>
          <w:delText>的</w:delText>
        </w:r>
        <w:r>
          <w:rPr>
            <w:rFonts w:hint="eastAsia"/>
            <w:color w:val="000000"/>
            <w:lang w:eastAsia="zh"/>
          </w:rPr>
          <w:delText>损失</w:delText>
        </w:r>
      </w:del>
      <w:r>
        <w:rPr>
          <w:color w:val="000000"/>
        </w:rPr>
        <w:t>。</w:t>
      </w:r>
    </w:p>
    <w:p w14:paraId="6D7F1CB6" w14:textId="77777777" w:rsidR="001D7D27" w:rsidRDefault="00000000">
      <w:pPr>
        <w:pStyle w:val="ad"/>
        <w:numPr>
          <w:ilvl w:val="1"/>
          <w:numId w:val="1"/>
        </w:numPr>
        <w:spacing w:before="0" w:beforeAutospacing="0" w:after="0" w:afterAutospacing="0" w:line="360" w:lineRule="auto"/>
        <w:rPr>
          <w:color w:val="000000"/>
        </w:rPr>
      </w:pPr>
      <w:r>
        <w:rPr>
          <w:rFonts w:hint="eastAsia"/>
          <w:color w:val="000000"/>
          <w:lang w:eastAsia="zh"/>
        </w:rPr>
        <w:t>甲方提供的数据使用范围仅限于本项目，禁止乙方用于其他项目、研究、披露或与第三方共享。</w:t>
      </w:r>
      <w:r>
        <w:rPr>
          <w:color w:val="000000"/>
        </w:rPr>
        <w:t>乙方在处理甲方提供的数据时，需遵守以下规定：该数据仅用于本项目研发，存储介质需加密（符合《数据安全法》</w:t>
      </w:r>
      <w:proofErr w:type="gramStart"/>
      <w:r>
        <w:rPr>
          <w:color w:val="000000"/>
        </w:rPr>
        <w:t>三级等保要求</w:t>
      </w:r>
      <w:proofErr w:type="gramEnd"/>
      <w:r>
        <w:rPr>
          <w:color w:val="000000"/>
        </w:rPr>
        <w:t>）；</w:t>
      </w:r>
      <w:r>
        <w:rPr>
          <w:rFonts w:hint="eastAsia"/>
          <w:color w:val="000000"/>
        </w:rPr>
        <w:t>项目结束后</w:t>
      </w:r>
      <w:r>
        <w:rPr>
          <w:color w:val="000000"/>
        </w:rPr>
        <w:t xml:space="preserve"> 7 </w:t>
      </w:r>
      <w:r>
        <w:rPr>
          <w:rFonts w:hint="eastAsia"/>
          <w:color w:val="000000"/>
        </w:rPr>
        <w:t>日内删除所有甲方提供的原始数据，提交《数据销毁确认书》</w:t>
      </w:r>
      <w:del w:id="77" w:author="夏夏" w:date="2025-09-04T12:57:00Z">
        <w:r>
          <w:rPr>
            <w:rFonts w:hint="eastAsia"/>
            <w:color w:val="000000"/>
            <w:highlight w:val="yellow"/>
            <w:rPrChange w:id="78" w:author="夏夏" w:date="2025-09-04T12:57:00Z">
              <w:rPr>
                <w:rFonts w:hint="eastAsia"/>
                <w:color w:val="000000"/>
              </w:rPr>
            </w:rPrChange>
          </w:rPr>
          <w:delText>（经公证处公证）</w:delText>
        </w:r>
        <w:r>
          <w:rPr>
            <w:rFonts w:hint="eastAsia"/>
            <w:color w:val="000000"/>
            <w:lang w:eastAsia="zh"/>
          </w:rPr>
          <w:delText>。</w:delText>
        </w:r>
        <w:r>
          <w:rPr>
            <w:rFonts w:hint="eastAsia"/>
            <w:color w:val="000000"/>
          </w:rPr>
          <w:delText>若</w:delText>
        </w:r>
        <w:r>
          <w:rPr>
            <w:rFonts w:hint="eastAsia"/>
            <w:color w:val="000000"/>
            <w:lang w:eastAsia="zh"/>
          </w:rPr>
          <w:delText>乙方违反上述规定，应承担违约责任及赔偿</w:delText>
        </w:r>
        <w:r>
          <w:rPr>
            <w:rFonts w:hint="eastAsia"/>
            <w:color w:val="000000"/>
          </w:rPr>
          <w:delText>甲方</w:delText>
        </w:r>
        <w:r>
          <w:rPr>
            <w:rFonts w:hint="eastAsia"/>
            <w:color w:val="000000"/>
            <w:lang w:eastAsia="zh"/>
          </w:rPr>
          <w:delText>因此遭受</w:delText>
        </w:r>
        <w:r>
          <w:rPr>
            <w:rFonts w:hint="eastAsia"/>
            <w:color w:val="000000"/>
          </w:rPr>
          <w:delText>的</w:delText>
        </w:r>
        <w:r>
          <w:rPr>
            <w:rFonts w:hint="eastAsia"/>
            <w:color w:val="000000"/>
            <w:lang w:eastAsia="zh"/>
          </w:rPr>
          <w:delText>全部</w:delText>
        </w:r>
        <w:r>
          <w:rPr>
            <w:rFonts w:hint="eastAsia"/>
            <w:color w:val="000000"/>
          </w:rPr>
          <w:delText>损失</w:delText>
        </w:r>
      </w:del>
      <w:r>
        <w:rPr>
          <w:rFonts w:hint="eastAsia"/>
          <w:color w:val="000000"/>
        </w:rPr>
        <w:t>。</w:t>
      </w:r>
    </w:p>
    <w:p w14:paraId="407D5360" w14:textId="77777777" w:rsidR="001D7D27" w:rsidRDefault="00000000">
      <w:pPr>
        <w:pStyle w:val="ad"/>
        <w:spacing w:before="0" w:beforeAutospacing="0" w:after="0" w:afterAutospacing="0" w:line="360" w:lineRule="auto"/>
        <w:rPr>
          <w:color w:val="000000"/>
        </w:rPr>
      </w:pPr>
      <w:r>
        <w:rPr>
          <w:color w:val="000000"/>
        </w:rPr>
        <w:t>上述保密义务，在本合同终止或解除之后仍需履行。</w:t>
      </w:r>
    </w:p>
    <w:p w14:paraId="22F45B06" w14:textId="77777777" w:rsidR="001D7D27" w:rsidRDefault="00000000">
      <w:pPr>
        <w:pStyle w:val="ad"/>
        <w:numPr>
          <w:ilvl w:val="1"/>
          <w:numId w:val="1"/>
        </w:numPr>
        <w:spacing w:before="0" w:beforeAutospacing="0" w:after="0" w:afterAutospacing="0" w:line="360" w:lineRule="auto"/>
        <w:rPr>
          <w:color w:val="000000"/>
        </w:rPr>
      </w:pPr>
      <w:r>
        <w:rPr>
          <w:color w:val="000000"/>
        </w:rPr>
        <w:t>本合同关于对保密信息的保护不适用于以下情形：</w:t>
      </w:r>
    </w:p>
    <w:p w14:paraId="1354C428"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）保密信息在披露给接收方之前，已经公开或能从公开领域获得；</w:t>
      </w:r>
    </w:p>
    <w:p w14:paraId="35F5F73E" w14:textId="77777777" w:rsidR="001D7D27" w:rsidRDefault="00000000">
      <w:pPr>
        <w:pStyle w:val="ad"/>
        <w:spacing w:before="0" w:beforeAutospacing="0" w:after="0" w:afterAutospacing="0" w:line="360" w:lineRule="auto"/>
        <w:rPr>
          <w:color w:val="000000"/>
        </w:rPr>
      </w:pPr>
      <w:r>
        <w:rPr>
          <w:color w:val="000000"/>
        </w:rPr>
        <w:lastRenderedPageBreak/>
        <w:t>（</w:t>
      </w:r>
      <w:r>
        <w:rPr>
          <w:color w:val="000000"/>
        </w:rPr>
        <w:t>2</w:t>
      </w:r>
      <w:r>
        <w:rPr>
          <w:color w:val="000000"/>
        </w:rPr>
        <w:t>）在本合同约定的保密义务未被违反的前提下，保密信息已经公开或能从公开领域获得；</w:t>
      </w:r>
    </w:p>
    <w:p w14:paraId="381ACEA7"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14:paraId="7776C14B" w14:textId="77777777" w:rsidR="001D7D27" w:rsidRDefault="00000000">
      <w:pPr>
        <w:pStyle w:val="ad"/>
        <w:spacing w:before="0" w:beforeAutospacing="0" w:after="0" w:afterAutospacing="0" w:line="360" w:lineRule="auto"/>
        <w:rPr>
          <w:color w:val="000000"/>
        </w:rPr>
      </w:pPr>
      <w:r>
        <w:rPr>
          <w:color w:val="000000"/>
        </w:rPr>
        <w:t>（</w:t>
      </w:r>
      <w:r>
        <w:rPr>
          <w:color w:val="000000"/>
        </w:rPr>
        <w:t>4</w:t>
      </w:r>
      <w:r>
        <w:rPr>
          <w:color w:val="000000"/>
        </w:rPr>
        <w:t>）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w:t>
      </w:r>
    </w:p>
    <w:p w14:paraId="21E25847" w14:textId="77777777" w:rsidR="001D7D27" w:rsidRDefault="00000000">
      <w:pPr>
        <w:pStyle w:val="2"/>
        <w:spacing w:before="0" w:after="0" w:line="360" w:lineRule="auto"/>
      </w:pPr>
      <w:r>
        <w:t>第四部分</w:t>
      </w:r>
      <w:r>
        <w:t> </w:t>
      </w:r>
      <w:r>
        <w:t>其他约定</w:t>
      </w:r>
    </w:p>
    <w:p w14:paraId="0361635A" w14:textId="77777777" w:rsidR="001D7D27" w:rsidRDefault="00000000">
      <w:pPr>
        <w:pStyle w:val="3"/>
        <w:numPr>
          <w:ilvl w:val="0"/>
          <w:numId w:val="1"/>
        </w:numPr>
        <w:spacing w:before="0" w:after="0" w:line="360" w:lineRule="auto"/>
      </w:pPr>
      <w:r>
        <w:t>陈述与保证</w:t>
      </w:r>
    </w:p>
    <w:p w14:paraId="4A2D3914" w14:textId="77777777" w:rsidR="001D7D27" w:rsidRDefault="00000000">
      <w:pPr>
        <w:pStyle w:val="ad"/>
        <w:numPr>
          <w:ilvl w:val="1"/>
          <w:numId w:val="1"/>
        </w:numPr>
        <w:spacing w:before="0" w:beforeAutospacing="0" w:after="0" w:afterAutospacing="0" w:line="360" w:lineRule="auto"/>
        <w:rPr>
          <w:color w:val="000000"/>
        </w:rPr>
      </w:pPr>
      <w:r>
        <w:rPr>
          <w:color w:val="000000"/>
        </w:rPr>
        <w:t>本合同各方均向其他方承诺：</w:t>
      </w:r>
    </w:p>
    <w:p w14:paraId="43F395BF" w14:textId="77777777" w:rsidR="001D7D27" w:rsidRDefault="00000000">
      <w:pPr>
        <w:pStyle w:val="ad"/>
        <w:numPr>
          <w:ilvl w:val="2"/>
          <w:numId w:val="1"/>
        </w:numPr>
        <w:spacing w:before="0" w:beforeAutospacing="0" w:after="0" w:afterAutospacing="0" w:line="360" w:lineRule="auto"/>
        <w:rPr>
          <w:color w:val="000000"/>
        </w:rPr>
      </w:pPr>
      <w:r>
        <w:rPr>
          <w:color w:val="000000"/>
        </w:rPr>
        <w:t>除本合同明确约定的以外，该方拥有签订和履行本合同全部义务所必需的所有合法权利以及所有内部和外部的批准、授权和许可，包括但不限于法律及公司章程规定的股东会、董事会批准。</w:t>
      </w:r>
    </w:p>
    <w:p w14:paraId="72C4A649" w14:textId="77777777" w:rsidR="001D7D27" w:rsidRDefault="00000000">
      <w:pPr>
        <w:pStyle w:val="ad"/>
        <w:numPr>
          <w:ilvl w:val="2"/>
          <w:numId w:val="1"/>
        </w:numPr>
        <w:spacing w:before="0" w:beforeAutospacing="0" w:after="0" w:afterAutospacing="0" w:line="360" w:lineRule="auto"/>
        <w:rPr>
          <w:color w:val="000000"/>
        </w:rPr>
      </w:pPr>
      <w:r>
        <w:rPr>
          <w:color w:val="000000"/>
        </w:rPr>
        <w:t>该方提交的文件、资料等均是真实、全面和有效的。</w:t>
      </w:r>
    </w:p>
    <w:p w14:paraId="7D2C3FEB" w14:textId="77777777" w:rsidR="001D7D27" w:rsidRDefault="00000000">
      <w:pPr>
        <w:pStyle w:val="ad"/>
        <w:numPr>
          <w:ilvl w:val="1"/>
          <w:numId w:val="1"/>
        </w:numPr>
        <w:spacing w:before="0" w:beforeAutospacing="0" w:after="0" w:afterAutospacing="0" w:line="360" w:lineRule="auto"/>
        <w:rPr>
          <w:color w:val="000000"/>
        </w:rPr>
      </w:pPr>
      <w:r>
        <w:rPr>
          <w:color w:val="000000"/>
        </w:rPr>
        <w:t>甲方承诺：</w:t>
      </w:r>
    </w:p>
    <w:p w14:paraId="259D0EE3" w14:textId="77777777" w:rsidR="001D7D27" w:rsidRDefault="00000000">
      <w:pPr>
        <w:pStyle w:val="ad"/>
        <w:numPr>
          <w:ilvl w:val="2"/>
          <w:numId w:val="1"/>
        </w:numPr>
        <w:spacing w:before="0" w:beforeAutospacing="0" w:after="0" w:afterAutospacing="0" w:line="360" w:lineRule="auto"/>
        <w:rPr>
          <w:color w:val="000000"/>
        </w:rPr>
      </w:pPr>
      <w:r>
        <w:rPr>
          <w:color w:val="000000"/>
        </w:rPr>
        <w:t>具备签订和履行本合同的权利和资质。</w:t>
      </w:r>
    </w:p>
    <w:p w14:paraId="1550DF54" w14:textId="77777777" w:rsidR="001D7D27" w:rsidRDefault="00000000">
      <w:pPr>
        <w:pStyle w:val="ad"/>
        <w:numPr>
          <w:ilvl w:val="2"/>
          <w:numId w:val="1"/>
        </w:numPr>
        <w:spacing w:before="0" w:beforeAutospacing="0" w:after="0" w:afterAutospacing="0" w:line="360" w:lineRule="auto"/>
        <w:rPr>
          <w:color w:val="000000"/>
        </w:rPr>
      </w:pPr>
      <w:r>
        <w:rPr>
          <w:color w:val="000000"/>
        </w:rPr>
        <w:t>不得利用乙方开发需求从事违法用途。</w:t>
      </w:r>
    </w:p>
    <w:p w14:paraId="5A944A38" w14:textId="77777777" w:rsidR="001D7D27" w:rsidRDefault="00000000">
      <w:pPr>
        <w:pStyle w:val="ad"/>
        <w:numPr>
          <w:ilvl w:val="2"/>
          <w:numId w:val="1"/>
        </w:numPr>
        <w:spacing w:before="0" w:beforeAutospacing="0" w:after="0" w:afterAutospacing="0" w:line="360" w:lineRule="auto"/>
        <w:rPr>
          <w:color w:val="000000"/>
        </w:rPr>
      </w:pPr>
      <w:r>
        <w:rPr>
          <w:color w:val="000000"/>
        </w:rPr>
        <w:t>甲方所提交的文件、资料等均不侵犯任何第三方的合法权益。</w:t>
      </w:r>
    </w:p>
    <w:p w14:paraId="05F022BC" w14:textId="77777777" w:rsidR="001D7D27" w:rsidRDefault="00000000">
      <w:pPr>
        <w:pStyle w:val="ad"/>
        <w:numPr>
          <w:ilvl w:val="1"/>
          <w:numId w:val="1"/>
        </w:numPr>
        <w:spacing w:before="0" w:beforeAutospacing="0" w:after="0" w:afterAutospacing="0" w:line="360" w:lineRule="auto"/>
        <w:rPr>
          <w:color w:val="000000"/>
        </w:rPr>
      </w:pPr>
      <w:r>
        <w:rPr>
          <w:color w:val="000000"/>
        </w:rPr>
        <w:t>乙方承诺：</w:t>
      </w:r>
    </w:p>
    <w:p w14:paraId="68713859" w14:textId="77777777" w:rsidR="001D7D27" w:rsidRDefault="00000000">
      <w:pPr>
        <w:pStyle w:val="ad"/>
        <w:numPr>
          <w:ilvl w:val="2"/>
          <w:numId w:val="1"/>
        </w:numPr>
        <w:spacing w:before="0" w:beforeAutospacing="0" w:after="0" w:afterAutospacing="0" w:line="360" w:lineRule="auto"/>
        <w:rPr>
          <w:color w:val="000000"/>
        </w:rPr>
      </w:pPr>
      <w:r>
        <w:rPr>
          <w:color w:val="000000"/>
        </w:rPr>
        <w:t>具备签订和履行本合同的权利和资质。</w:t>
      </w:r>
    </w:p>
    <w:p w14:paraId="5A8B950F" w14:textId="77777777" w:rsidR="001D7D27" w:rsidRDefault="00000000">
      <w:pPr>
        <w:pStyle w:val="ad"/>
        <w:numPr>
          <w:ilvl w:val="2"/>
          <w:numId w:val="1"/>
        </w:numPr>
        <w:spacing w:before="0" w:beforeAutospacing="0" w:after="0" w:afterAutospacing="0" w:line="360" w:lineRule="auto"/>
        <w:rPr>
          <w:color w:val="000000"/>
        </w:rPr>
      </w:pPr>
      <w:r>
        <w:rPr>
          <w:color w:val="000000"/>
        </w:rPr>
        <w:t>乙方授予甲方权利没有受到任何第三方的约束或限制，也没有承担任何约束或限制性义务。</w:t>
      </w:r>
    </w:p>
    <w:p w14:paraId="37E23B6A" w14:textId="77777777" w:rsidR="001D7D27" w:rsidRDefault="00000000">
      <w:pPr>
        <w:pStyle w:val="3"/>
        <w:numPr>
          <w:ilvl w:val="0"/>
          <w:numId w:val="1"/>
        </w:numPr>
        <w:spacing w:before="0" w:after="0" w:line="360" w:lineRule="auto"/>
      </w:pPr>
      <w:r>
        <w:t>违约责任</w:t>
      </w:r>
    </w:p>
    <w:p w14:paraId="7D0E189D" w14:textId="77777777" w:rsidR="001D7D27" w:rsidRDefault="00000000">
      <w:pPr>
        <w:pStyle w:val="ad"/>
        <w:numPr>
          <w:ilvl w:val="1"/>
          <w:numId w:val="1"/>
        </w:numPr>
        <w:spacing w:before="0" w:beforeAutospacing="0" w:after="0" w:afterAutospacing="0" w:line="360" w:lineRule="auto"/>
        <w:rPr>
          <w:color w:val="000000"/>
        </w:rPr>
      </w:pPr>
      <w:r>
        <w:rPr>
          <w:color w:val="000000"/>
        </w:rPr>
        <w:t>甲方逾期付款的，每逾期一天，应按逾期金额的</w:t>
      </w:r>
      <w:r>
        <w:rPr>
          <w:color w:val="000000"/>
          <w:u w:val="single"/>
        </w:rPr>
        <w:t>5‱</w:t>
      </w:r>
      <w:r>
        <w:rPr>
          <w:color w:val="000000"/>
          <w:u w:val="single"/>
        </w:rPr>
        <w:t>（万分之五）</w:t>
      </w:r>
      <w:r>
        <w:rPr>
          <w:color w:val="000000"/>
        </w:rPr>
        <w:t>向乙方支付违约金，同时仍应履行付款义务。</w:t>
      </w:r>
    </w:p>
    <w:p w14:paraId="20D32756" w14:textId="77777777" w:rsidR="001D7D27" w:rsidRDefault="00000000">
      <w:pPr>
        <w:pStyle w:val="ad"/>
        <w:spacing w:before="0" w:beforeAutospacing="0" w:after="0" w:afterAutospacing="0" w:line="360" w:lineRule="auto"/>
        <w:rPr>
          <w:color w:val="000000"/>
        </w:rPr>
      </w:pPr>
      <w:r>
        <w:rPr>
          <w:color w:val="000000"/>
        </w:rPr>
        <w:t>逾期超过</w:t>
      </w:r>
      <w:r>
        <w:rPr>
          <w:color w:val="000000"/>
        </w:rPr>
        <w:t>15</w:t>
      </w:r>
      <w:r>
        <w:rPr>
          <w:color w:val="000000"/>
        </w:rPr>
        <w:t>日的，乙方有权解除本合同。</w:t>
      </w:r>
    </w:p>
    <w:p w14:paraId="5F98E216" w14:textId="77777777" w:rsidR="001D7D27" w:rsidRDefault="00000000">
      <w:pPr>
        <w:pStyle w:val="ad"/>
        <w:numPr>
          <w:ilvl w:val="1"/>
          <w:numId w:val="1"/>
        </w:numPr>
        <w:spacing w:before="0" w:beforeAutospacing="0" w:after="0" w:afterAutospacing="0" w:line="360" w:lineRule="auto"/>
        <w:rPr>
          <w:color w:val="000000"/>
        </w:rPr>
      </w:pPr>
      <w:r>
        <w:rPr>
          <w:color w:val="000000"/>
        </w:rPr>
        <w:lastRenderedPageBreak/>
        <w:t>乙方逾期交付的，每逾期一天，应按开发费用的</w:t>
      </w:r>
      <w:r>
        <w:rPr>
          <w:color w:val="000000"/>
          <w:u w:val="single"/>
        </w:rPr>
        <w:t>1%</w:t>
      </w:r>
      <w:r>
        <w:rPr>
          <w:color w:val="000000"/>
          <w:u w:val="single"/>
        </w:rPr>
        <w:t>（百分之一）</w:t>
      </w:r>
      <w:r>
        <w:rPr>
          <w:color w:val="000000"/>
        </w:rPr>
        <w:t>向甲方支付违约金，同时仍应履行开发义务。</w:t>
      </w:r>
    </w:p>
    <w:p w14:paraId="072649A7" w14:textId="77777777" w:rsidR="001D7D27" w:rsidRDefault="00000000">
      <w:pPr>
        <w:pStyle w:val="ad"/>
        <w:spacing w:before="0" w:beforeAutospacing="0" w:after="0" w:afterAutospacing="0" w:line="360" w:lineRule="auto"/>
        <w:rPr>
          <w:color w:val="000000"/>
        </w:rPr>
      </w:pPr>
      <w:r>
        <w:rPr>
          <w:color w:val="000000"/>
        </w:rPr>
        <w:t>逾期超过</w:t>
      </w:r>
      <w:r>
        <w:rPr>
          <w:color w:val="000000"/>
          <w:u w:val="single"/>
        </w:rPr>
        <w:t>40</w:t>
      </w:r>
      <w:r>
        <w:rPr>
          <w:color w:val="000000"/>
          <w:u w:val="single"/>
        </w:rPr>
        <w:t>日</w:t>
      </w:r>
      <w:r>
        <w:rPr>
          <w:color w:val="000000"/>
        </w:rPr>
        <w:t>的，甲方有权解除本合同。</w:t>
      </w:r>
    </w:p>
    <w:p w14:paraId="62E42F1B" w14:textId="77777777" w:rsidR="001D7D27" w:rsidRDefault="00000000">
      <w:pPr>
        <w:pStyle w:val="ad"/>
        <w:numPr>
          <w:ilvl w:val="1"/>
          <w:numId w:val="1"/>
        </w:numPr>
        <w:spacing w:before="0" w:beforeAutospacing="0" w:after="0" w:afterAutospacing="0" w:line="360" w:lineRule="auto"/>
        <w:rPr>
          <w:color w:val="000000"/>
        </w:rPr>
      </w:pPr>
      <w:r>
        <w:rPr>
          <w:color w:val="000000"/>
        </w:rPr>
        <w:t>甲方有下列情形之一的，乙方有权解除本合同：</w:t>
      </w:r>
    </w:p>
    <w:p w14:paraId="66F01BC9"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）逾期支付开发费用超过</w:t>
      </w:r>
      <w:r>
        <w:rPr>
          <w:color w:val="000000"/>
        </w:rPr>
        <w:t>15</w:t>
      </w:r>
      <w:r>
        <w:rPr>
          <w:color w:val="000000"/>
        </w:rPr>
        <w:t>天的；</w:t>
      </w:r>
    </w:p>
    <w:p w14:paraId="2466ED53"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）甲方违约，经乙方通知后</w:t>
      </w:r>
      <w:r>
        <w:rPr>
          <w:color w:val="000000"/>
        </w:rPr>
        <w:t>15</w:t>
      </w:r>
      <w:r>
        <w:rPr>
          <w:color w:val="000000"/>
        </w:rPr>
        <w:t>天内仍不改正的；</w:t>
      </w:r>
    </w:p>
    <w:p w14:paraId="1BAB53EF"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）甲方有其他违约行为，依照法定或约定乙方有权解除的。</w:t>
      </w:r>
    </w:p>
    <w:p w14:paraId="16BFB5F1" w14:textId="77777777" w:rsidR="001D7D27" w:rsidRDefault="00000000">
      <w:pPr>
        <w:pStyle w:val="ad"/>
        <w:numPr>
          <w:ilvl w:val="1"/>
          <w:numId w:val="1"/>
        </w:numPr>
        <w:spacing w:before="0" w:beforeAutospacing="0" w:after="0" w:afterAutospacing="0" w:line="360" w:lineRule="auto"/>
        <w:rPr>
          <w:color w:val="000000"/>
        </w:rPr>
      </w:pPr>
      <w:r>
        <w:rPr>
          <w:color w:val="000000"/>
        </w:rPr>
        <w:t>因甲方违约导致乙方解除本合同的，甲方应同时承担如下责任：</w:t>
      </w:r>
    </w:p>
    <w:p w14:paraId="53B3A848"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）乙方已经完成的工作量，无论甲方是否验收，甲方均应结算开发费用；</w:t>
      </w:r>
    </w:p>
    <w:p w14:paraId="2E4BA1CE"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）向乙方支付剩余合同总价款的</w:t>
      </w:r>
      <w:r>
        <w:rPr>
          <w:color w:val="000000"/>
          <w:u w:val="single"/>
        </w:rPr>
        <w:t>20%</w:t>
      </w:r>
      <w:r>
        <w:rPr>
          <w:color w:val="000000"/>
          <w:u w:val="single"/>
        </w:rPr>
        <w:t>（百分之二十）</w:t>
      </w:r>
      <w:r>
        <w:rPr>
          <w:color w:val="000000"/>
        </w:rPr>
        <w:t>作为违约金；</w:t>
      </w:r>
    </w:p>
    <w:p w14:paraId="268B38E6"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）本合同约定的其他违约责任。</w:t>
      </w:r>
    </w:p>
    <w:p w14:paraId="461299F5" w14:textId="77777777" w:rsidR="001D7D27" w:rsidRDefault="00000000">
      <w:pPr>
        <w:pStyle w:val="ad"/>
        <w:numPr>
          <w:ilvl w:val="1"/>
          <w:numId w:val="1"/>
        </w:numPr>
        <w:spacing w:before="0" w:beforeAutospacing="0" w:after="0" w:afterAutospacing="0" w:line="360" w:lineRule="auto"/>
        <w:rPr>
          <w:color w:val="000000"/>
        </w:rPr>
      </w:pPr>
      <w:r>
        <w:rPr>
          <w:color w:val="000000"/>
        </w:rPr>
        <w:t>乙方有下列情形之一的，甲方有权解除本合同：</w:t>
      </w:r>
    </w:p>
    <w:p w14:paraId="52A93401"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）逾期交付超过</w:t>
      </w:r>
      <w:r>
        <w:rPr>
          <w:color w:val="000000"/>
          <w:u w:val="single"/>
        </w:rPr>
        <w:t>40</w:t>
      </w:r>
      <w:r>
        <w:rPr>
          <w:color w:val="000000"/>
          <w:u w:val="single"/>
        </w:rPr>
        <w:t>日</w:t>
      </w:r>
      <w:r>
        <w:rPr>
          <w:color w:val="000000"/>
        </w:rPr>
        <w:t>的；</w:t>
      </w:r>
    </w:p>
    <w:p w14:paraId="403CE8B3"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）乙方违约，经甲方通知后</w:t>
      </w:r>
      <w:r>
        <w:rPr>
          <w:color w:val="000000"/>
        </w:rPr>
        <w:t>15</w:t>
      </w:r>
      <w:r>
        <w:rPr>
          <w:color w:val="000000"/>
        </w:rPr>
        <w:t>天内仍不改正的；</w:t>
      </w:r>
    </w:p>
    <w:p w14:paraId="7BB7E8CD"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）连续两次因乙方原因导致验收不合格的；</w:t>
      </w:r>
    </w:p>
    <w:p w14:paraId="596AEF24" w14:textId="77777777" w:rsidR="001D7D27" w:rsidRDefault="00000000">
      <w:pPr>
        <w:pStyle w:val="ad"/>
        <w:spacing w:before="0" w:beforeAutospacing="0" w:after="0" w:afterAutospacing="0" w:line="360" w:lineRule="auto"/>
        <w:rPr>
          <w:color w:val="000000"/>
        </w:rPr>
      </w:pPr>
      <w:r>
        <w:rPr>
          <w:color w:val="000000"/>
        </w:rPr>
        <w:t>（</w:t>
      </w:r>
      <w:r>
        <w:rPr>
          <w:color w:val="000000"/>
        </w:rPr>
        <w:t>4</w:t>
      </w:r>
      <w:r>
        <w:rPr>
          <w:color w:val="000000"/>
        </w:rPr>
        <w:t>）乙方有其他违约行为，依照法定或约定甲方有权解除的。</w:t>
      </w:r>
    </w:p>
    <w:p w14:paraId="76651CDB" w14:textId="77777777" w:rsidR="001D7D27" w:rsidRDefault="00000000">
      <w:pPr>
        <w:pStyle w:val="ad"/>
        <w:numPr>
          <w:ilvl w:val="1"/>
          <w:numId w:val="1"/>
        </w:numPr>
        <w:spacing w:before="0" w:beforeAutospacing="0" w:after="0" w:afterAutospacing="0" w:line="360" w:lineRule="auto"/>
        <w:rPr>
          <w:color w:val="000000"/>
        </w:rPr>
      </w:pPr>
      <w:r>
        <w:rPr>
          <w:color w:val="000000"/>
        </w:rPr>
        <w:t>因乙方原因导致甲方解除合同的，乙方应同时承担下列责任：</w:t>
      </w:r>
    </w:p>
    <w:p w14:paraId="2010E32A"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w:t>
      </w:r>
      <w:del w:id="79" w:author="夏夏" w:date="2025-09-04T12:58:00Z">
        <w:r>
          <w:rPr>
            <w:color w:val="000000"/>
          </w:rPr>
          <w:delText>退还</w:delText>
        </w:r>
      </w:del>
      <w:r>
        <w:rPr>
          <w:color w:val="000000"/>
        </w:rPr>
        <w:t>甲方</w:t>
      </w:r>
      <w:ins w:id="80" w:author="夏夏" w:date="2025-09-04T12:58:00Z">
        <w:r>
          <w:rPr>
            <w:rFonts w:hint="eastAsia"/>
            <w:color w:val="000000"/>
          </w:rPr>
          <w:t>不</w:t>
        </w:r>
      </w:ins>
      <w:r>
        <w:rPr>
          <w:color w:val="000000"/>
        </w:rPr>
        <w:t>支付</w:t>
      </w:r>
      <w:del w:id="81" w:author="夏夏" w:date="2025-09-04T12:58:00Z">
        <w:r>
          <w:rPr>
            <w:color w:val="000000"/>
          </w:rPr>
          <w:delText>的开发</w:delText>
        </w:r>
      </w:del>
      <w:ins w:id="82" w:author="夏夏" w:date="2025-09-04T12:58:00Z">
        <w:r>
          <w:rPr>
            <w:rFonts w:hint="eastAsia"/>
            <w:color w:val="000000"/>
          </w:rPr>
          <w:t>后续</w:t>
        </w:r>
      </w:ins>
      <w:r>
        <w:rPr>
          <w:color w:val="000000"/>
        </w:rPr>
        <w:t>费用。</w:t>
      </w:r>
    </w:p>
    <w:p w14:paraId="42E7816C" w14:textId="77777777" w:rsidR="001D7D27" w:rsidRDefault="00000000">
      <w:pPr>
        <w:pStyle w:val="ad"/>
        <w:spacing w:before="0" w:beforeAutospacing="0" w:after="0" w:afterAutospacing="0" w:line="360" w:lineRule="auto"/>
        <w:rPr>
          <w:color w:val="000000"/>
        </w:rPr>
      </w:pPr>
      <w:r>
        <w:rPr>
          <w:color w:val="000000"/>
        </w:rPr>
        <w:t>但是，乙方已经完成部分开发并验收合格，且该部分功能对甲方具有独立价值的，该部分开发费用应正常结算；否则不予结算费用。</w:t>
      </w:r>
    </w:p>
    <w:p w14:paraId="465CEACB"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）向甲方支付合同</w:t>
      </w:r>
      <w:del w:id="83" w:author="夏夏" w:date="2025-09-04T12:59:00Z">
        <w:r>
          <w:rPr>
            <w:color w:val="000000"/>
          </w:rPr>
          <w:delText>总价款</w:delText>
        </w:r>
      </w:del>
      <w:ins w:id="84" w:author="夏夏" w:date="2025-09-04T12:59:00Z">
        <w:r>
          <w:rPr>
            <w:rFonts w:hint="eastAsia"/>
            <w:color w:val="000000"/>
          </w:rPr>
          <w:t>分阶段费用</w:t>
        </w:r>
      </w:ins>
      <w:r>
        <w:rPr>
          <w:color w:val="000000"/>
        </w:rPr>
        <w:t>的</w:t>
      </w:r>
      <w:r>
        <w:rPr>
          <w:color w:val="000000"/>
          <w:u w:val="single"/>
        </w:rPr>
        <w:t>20%</w:t>
      </w:r>
      <w:r>
        <w:rPr>
          <w:color w:val="000000"/>
          <w:u w:val="single"/>
        </w:rPr>
        <w:t>（百分之二十）</w:t>
      </w:r>
      <w:r>
        <w:rPr>
          <w:color w:val="000000"/>
        </w:rPr>
        <w:t>作为违约金；</w:t>
      </w:r>
    </w:p>
    <w:p w14:paraId="75A8506C"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）本合同约定的其他违约责任。</w:t>
      </w:r>
    </w:p>
    <w:p w14:paraId="552247E7" w14:textId="77777777" w:rsidR="001D7D27" w:rsidRDefault="00000000">
      <w:pPr>
        <w:pStyle w:val="ad"/>
        <w:numPr>
          <w:ilvl w:val="1"/>
          <w:numId w:val="1"/>
        </w:numPr>
        <w:spacing w:before="0" w:beforeAutospacing="0" w:after="0" w:afterAutospacing="0" w:line="360" w:lineRule="auto"/>
        <w:rPr>
          <w:color w:val="000000"/>
        </w:rPr>
      </w:pPr>
      <w:r>
        <w:rPr>
          <w:color w:val="000000"/>
        </w:rPr>
        <w:t>任何一方有其他违反本合同情形的，应赔偿守约方全部损失，该损失包括但不限于对守约方所造成的直接损失、可得利益损失、守约方支付给第三方的赔偿费用</w:t>
      </w:r>
      <w:r>
        <w:rPr>
          <w:color w:val="000000"/>
        </w:rPr>
        <w:t>/</w:t>
      </w:r>
      <w:r>
        <w:rPr>
          <w:color w:val="000000"/>
        </w:rPr>
        <w:t>违约金</w:t>
      </w:r>
      <w:r>
        <w:rPr>
          <w:color w:val="000000"/>
        </w:rPr>
        <w:t>/</w:t>
      </w:r>
      <w:r>
        <w:rPr>
          <w:color w:val="000000"/>
        </w:rPr>
        <w:t>罚款、调查取证费用</w:t>
      </w:r>
      <w:r>
        <w:rPr>
          <w:color w:val="000000"/>
        </w:rPr>
        <w:t>/</w:t>
      </w:r>
      <w:r>
        <w:rPr>
          <w:color w:val="000000"/>
        </w:rPr>
        <w:t>公证费、诉讼费用、律师费用以及因此而支付的其他合理费用。</w:t>
      </w:r>
    </w:p>
    <w:p w14:paraId="1F2D4EBF" w14:textId="77777777" w:rsidR="001D7D27" w:rsidRDefault="00000000">
      <w:pPr>
        <w:pStyle w:val="ad"/>
        <w:numPr>
          <w:ilvl w:val="1"/>
          <w:numId w:val="1"/>
        </w:numPr>
        <w:spacing w:before="0" w:beforeAutospacing="0" w:after="0" w:afterAutospacing="0" w:line="360" w:lineRule="auto"/>
        <w:rPr>
          <w:ins w:id="85" w:author="夏夏" w:date="2025-09-04T12:59:00Z"/>
          <w:color w:val="000000"/>
        </w:rPr>
      </w:pPr>
      <w:r>
        <w:rPr>
          <w:rFonts w:hint="eastAsia"/>
          <w:color w:val="000000"/>
        </w:rPr>
        <w:t>由第三方（例如政策法规调整、相关业务</w:t>
      </w:r>
      <w:r>
        <w:rPr>
          <w:color w:val="000000"/>
        </w:rPr>
        <w:t>/</w:t>
      </w:r>
      <w:r>
        <w:rPr>
          <w:rFonts w:hint="eastAsia"/>
          <w:color w:val="000000"/>
        </w:rPr>
        <w:t>审核调整等）造成的损失，乙方配合提供系统维护，但不承担任何损失与责任。</w:t>
      </w:r>
    </w:p>
    <w:p w14:paraId="2832C975" w14:textId="77777777" w:rsidR="001D7D27" w:rsidRDefault="00000000">
      <w:pPr>
        <w:pStyle w:val="ad"/>
        <w:numPr>
          <w:ilvl w:val="1"/>
          <w:numId w:val="1"/>
        </w:numPr>
        <w:spacing w:before="0" w:beforeAutospacing="0" w:after="0" w:afterAutospacing="0" w:line="360" w:lineRule="auto"/>
        <w:rPr>
          <w:color w:val="000000"/>
        </w:rPr>
      </w:pPr>
      <w:ins w:id="86" w:author="夏夏" w:date="2025-09-04T13:00:00Z">
        <w:r>
          <w:rPr>
            <w:rFonts w:hint="eastAsia"/>
            <w:color w:val="000000"/>
          </w:rPr>
          <w:t>本合同中乙方的所有责任仅以乙方已收合同</w:t>
        </w:r>
      </w:ins>
      <w:ins w:id="87" w:author="夏夏" w:date="2025-09-04T13:01:00Z">
        <w:r>
          <w:rPr>
            <w:rFonts w:hint="eastAsia"/>
            <w:color w:val="000000"/>
          </w:rPr>
          <w:t>费用为上限，如有冲突，以较少费用为准。</w:t>
        </w:r>
      </w:ins>
    </w:p>
    <w:p w14:paraId="3F675FB3" w14:textId="77777777" w:rsidR="001D7D27" w:rsidRDefault="00000000">
      <w:pPr>
        <w:pStyle w:val="3"/>
        <w:numPr>
          <w:ilvl w:val="0"/>
          <w:numId w:val="1"/>
        </w:numPr>
        <w:spacing w:before="0" w:after="0" w:line="360" w:lineRule="auto"/>
      </w:pPr>
      <w:r>
        <w:rPr>
          <w:sz w:val="24"/>
        </w:rPr>
        <w:lastRenderedPageBreak/>
        <w:t>合同联系方式</w:t>
      </w:r>
    </w:p>
    <w:p w14:paraId="7BCF39D4" w14:textId="77777777" w:rsidR="001D7D27" w:rsidRDefault="00000000">
      <w:pPr>
        <w:pStyle w:val="ad"/>
        <w:numPr>
          <w:ilvl w:val="1"/>
          <w:numId w:val="1"/>
        </w:numPr>
        <w:spacing w:before="0" w:beforeAutospacing="0" w:after="0" w:afterAutospacing="0" w:line="360" w:lineRule="auto"/>
        <w:rPr>
          <w:color w:val="000000"/>
        </w:rPr>
      </w:pPr>
      <w:r>
        <w:rPr>
          <w:color w:val="000000"/>
        </w:rPr>
        <w:t>甲方项目联系人</w:t>
      </w:r>
    </w:p>
    <w:p w14:paraId="57EA781E" w14:textId="77777777" w:rsidR="001D7D27" w:rsidRDefault="00000000">
      <w:pPr>
        <w:pStyle w:val="ad"/>
        <w:numPr>
          <w:ilvl w:val="2"/>
          <w:numId w:val="1"/>
        </w:numPr>
        <w:spacing w:before="0" w:beforeAutospacing="0" w:after="0" w:afterAutospacing="0" w:line="360" w:lineRule="auto"/>
        <w:rPr>
          <w:color w:val="000000"/>
        </w:rPr>
      </w:pPr>
      <w:r>
        <w:rPr>
          <w:color w:val="000000"/>
        </w:rPr>
        <w:t>甲方确认如下项目联系信息：</w:t>
      </w:r>
    </w:p>
    <w:p w14:paraId="590F0BB6" w14:textId="77777777" w:rsidR="001D7D27" w:rsidRDefault="00000000">
      <w:pPr>
        <w:pStyle w:val="ad"/>
        <w:spacing w:before="0" w:beforeAutospacing="0" w:after="0" w:afterAutospacing="0" w:line="360" w:lineRule="auto"/>
        <w:rPr>
          <w:color w:val="000000"/>
        </w:rPr>
      </w:pPr>
      <w:r>
        <w:rPr>
          <w:color w:val="000000"/>
        </w:rPr>
        <w:t>联系人：</w:t>
      </w:r>
      <w:r>
        <w:rPr>
          <w:color w:val="000000"/>
          <w:u w:val="single"/>
        </w:rPr>
        <w:t> </w:t>
      </w:r>
      <w:r>
        <w:rPr>
          <w:color w:val="000000"/>
          <w:u w:val="single"/>
        </w:rPr>
        <w:t>万颀</w:t>
      </w:r>
      <w:r>
        <w:rPr>
          <w:color w:val="000000"/>
          <w:u w:val="single"/>
        </w:rPr>
        <w:t> </w:t>
      </w:r>
    </w:p>
    <w:p w14:paraId="314125C7" w14:textId="77777777" w:rsidR="001D7D27" w:rsidRDefault="00000000">
      <w:pPr>
        <w:pStyle w:val="ad"/>
        <w:spacing w:before="0" w:beforeAutospacing="0" w:after="0" w:afterAutospacing="0" w:line="360" w:lineRule="auto"/>
        <w:rPr>
          <w:color w:val="000000"/>
        </w:rPr>
      </w:pPr>
      <w:r>
        <w:rPr>
          <w:color w:val="000000"/>
        </w:rPr>
        <w:t>地址：</w:t>
      </w:r>
      <w:r>
        <w:rPr>
          <w:color w:val="000000"/>
          <w:u w:val="single"/>
        </w:rPr>
        <w:t> </w:t>
      </w:r>
      <w:r>
        <w:rPr>
          <w:color w:val="000000"/>
          <w:u w:val="single"/>
        </w:rPr>
        <w:t>四川省成都市武侯区天府大道北段</w:t>
      </w:r>
      <w:r>
        <w:rPr>
          <w:color w:val="000000"/>
          <w:u w:val="single"/>
        </w:rPr>
        <w:t>1777</w:t>
      </w:r>
      <w:r>
        <w:rPr>
          <w:color w:val="000000"/>
          <w:u w:val="single"/>
        </w:rPr>
        <w:t>号</w:t>
      </w:r>
      <w:r>
        <w:rPr>
          <w:color w:val="000000"/>
          <w:u w:val="single"/>
        </w:rPr>
        <w:t>NIC</w:t>
      </w:r>
      <w:r>
        <w:rPr>
          <w:color w:val="000000"/>
          <w:u w:val="single"/>
        </w:rPr>
        <w:t>国</w:t>
      </w:r>
      <w:proofErr w:type="gramStart"/>
      <w:r>
        <w:rPr>
          <w:color w:val="000000"/>
          <w:u w:val="single"/>
        </w:rPr>
        <w:t>创中心</w:t>
      </w:r>
      <w:proofErr w:type="gramEnd"/>
      <w:r>
        <w:rPr>
          <w:color w:val="000000"/>
          <w:u w:val="single"/>
        </w:rPr>
        <w:t>37</w:t>
      </w:r>
      <w:r>
        <w:rPr>
          <w:color w:val="000000"/>
          <w:u w:val="single"/>
        </w:rPr>
        <w:t>楼</w:t>
      </w:r>
      <w:r>
        <w:rPr>
          <w:color w:val="000000"/>
          <w:u w:val="single"/>
        </w:rPr>
        <w:t> </w:t>
      </w:r>
    </w:p>
    <w:p w14:paraId="2B5302E9" w14:textId="77777777" w:rsidR="001D7D27" w:rsidRDefault="00000000">
      <w:pPr>
        <w:pStyle w:val="ad"/>
        <w:spacing w:before="0" w:beforeAutospacing="0" w:after="0" w:afterAutospacing="0" w:line="360" w:lineRule="auto"/>
        <w:rPr>
          <w:color w:val="000000"/>
        </w:rPr>
      </w:pPr>
      <w:r>
        <w:rPr>
          <w:color w:val="000000"/>
        </w:rPr>
        <w:t>手机：</w:t>
      </w:r>
      <w:r>
        <w:rPr>
          <w:color w:val="000000"/>
          <w:u w:val="single"/>
        </w:rPr>
        <w:t> 18048129008 </w:t>
      </w:r>
    </w:p>
    <w:p w14:paraId="2AA3604A" w14:textId="77777777" w:rsidR="001D7D27" w:rsidRDefault="00000000">
      <w:pPr>
        <w:pStyle w:val="ad"/>
        <w:spacing w:before="0" w:beforeAutospacing="0" w:after="0" w:afterAutospacing="0" w:line="360" w:lineRule="auto"/>
        <w:rPr>
          <w:color w:val="000000"/>
        </w:rPr>
      </w:pPr>
      <w:r>
        <w:rPr>
          <w:color w:val="000000"/>
        </w:rPr>
        <w:t>微信：</w:t>
      </w:r>
      <w:r>
        <w:rPr>
          <w:color w:val="000000"/>
          <w:u w:val="single"/>
        </w:rPr>
        <w:t> supw99 </w:t>
      </w:r>
    </w:p>
    <w:p w14:paraId="58B1C0D6" w14:textId="77777777" w:rsidR="001D7D27" w:rsidRDefault="00000000">
      <w:pPr>
        <w:pStyle w:val="ad"/>
        <w:spacing w:before="0" w:beforeAutospacing="0" w:after="0" w:afterAutospacing="0" w:line="360" w:lineRule="auto"/>
        <w:rPr>
          <w:color w:val="000000"/>
        </w:rPr>
      </w:pPr>
      <w:r>
        <w:rPr>
          <w:color w:val="000000"/>
        </w:rPr>
        <w:t>电子邮箱：</w:t>
      </w:r>
      <w:r>
        <w:rPr>
          <w:color w:val="000000"/>
          <w:u w:val="single"/>
        </w:rPr>
        <w:t> wanqi@az028.com </w:t>
      </w:r>
    </w:p>
    <w:p w14:paraId="363FB64C" w14:textId="77777777" w:rsidR="001D7D27" w:rsidRDefault="00000000">
      <w:pPr>
        <w:pStyle w:val="ad"/>
        <w:numPr>
          <w:ilvl w:val="2"/>
          <w:numId w:val="1"/>
        </w:numPr>
        <w:spacing w:before="0" w:beforeAutospacing="0" w:after="0" w:afterAutospacing="0" w:line="360" w:lineRule="auto"/>
        <w:rPr>
          <w:color w:val="000000"/>
        </w:rPr>
      </w:pPr>
      <w:r>
        <w:rPr>
          <w:color w:val="000000"/>
        </w:rPr>
        <w:t>甲方确认，甲方项目联系人的权限仅限于下列：</w:t>
      </w:r>
    </w:p>
    <w:p w14:paraId="4541524F" w14:textId="77777777" w:rsidR="001D7D27" w:rsidRDefault="00000000">
      <w:pPr>
        <w:pStyle w:val="ad"/>
        <w:numPr>
          <w:ilvl w:val="3"/>
          <w:numId w:val="1"/>
        </w:numPr>
        <w:spacing w:before="0" w:beforeAutospacing="0" w:after="0" w:afterAutospacing="0" w:line="360" w:lineRule="auto"/>
        <w:rPr>
          <w:color w:val="000000"/>
        </w:rPr>
      </w:pPr>
      <w:r>
        <w:rPr>
          <w:color w:val="000000"/>
        </w:rPr>
        <w:t>代表甲方提交、接受项目有关资料、文档、工作成果。</w:t>
      </w:r>
    </w:p>
    <w:p w14:paraId="75FF6C39" w14:textId="77777777" w:rsidR="001D7D27" w:rsidRDefault="00000000">
      <w:pPr>
        <w:pStyle w:val="ad"/>
        <w:numPr>
          <w:ilvl w:val="3"/>
          <w:numId w:val="1"/>
        </w:numPr>
        <w:spacing w:before="0" w:beforeAutospacing="0" w:after="0" w:afterAutospacing="0" w:line="360" w:lineRule="auto"/>
        <w:rPr>
          <w:color w:val="000000"/>
        </w:rPr>
      </w:pPr>
      <w:r>
        <w:rPr>
          <w:color w:val="000000"/>
        </w:rPr>
        <w:t>代表甲方对服务提出意见。</w:t>
      </w:r>
    </w:p>
    <w:p w14:paraId="62E7CA81" w14:textId="77777777" w:rsidR="001D7D27" w:rsidRDefault="00000000">
      <w:pPr>
        <w:pStyle w:val="ad"/>
        <w:numPr>
          <w:ilvl w:val="3"/>
          <w:numId w:val="1"/>
        </w:numPr>
        <w:spacing w:before="0" w:beforeAutospacing="0" w:after="0" w:afterAutospacing="0" w:line="360" w:lineRule="auto"/>
        <w:rPr>
          <w:color w:val="000000"/>
        </w:rPr>
      </w:pPr>
      <w:r>
        <w:rPr>
          <w:color w:val="000000"/>
        </w:rPr>
        <w:t>代表甲方验收乙方提供的工作成果与服务。</w:t>
      </w:r>
    </w:p>
    <w:p w14:paraId="7150A42E" w14:textId="77777777" w:rsidR="001D7D27" w:rsidRDefault="00000000">
      <w:pPr>
        <w:pStyle w:val="ad"/>
        <w:numPr>
          <w:ilvl w:val="1"/>
          <w:numId w:val="1"/>
        </w:numPr>
        <w:spacing w:before="0" w:beforeAutospacing="0" w:after="0" w:afterAutospacing="0" w:line="360" w:lineRule="auto"/>
        <w:rPr>
          <w:color w:val="000000"/>
        </w:rPr>
      </w:pPr>
      <w:r>
        <w:rPr>
          <w:color w:val="000000"/>
        </w:rPr>
        <w:t>乙方项目联系人</w:t>
      </w:r>
    </w:p>
    <w:p w14:paraId="3DB77970" w14:textId="77777777" w:rsidR="001D7D27" w:rsidRDefault="00000000">
      <w:pPr>
        <w:pStyle w:val="ad"/>
        <w:numPr>
          <w:ilvl w:val="2"/>
          <w:numId w:val="1"/>
        </w:numPr>
        <w:spacing w:before="0" w:beforeAutospacing="0" w:after="0" w:afterAutospacing="0" w:line="360" w:lineRule="auto"/>
        <w:rPr>
          <w:color w:val="000000"/>
        </w:rPr>
      </w:pPr>
      <w:r>
        <w:rPr>
          <w:color w:val="000000"/>
        </w:rPr>
        <w:t>乙方确认如下项目联系信息：</w:t>
      </w:r>
    </w:p>
    <w:p w14:paraId="42BA99ED" w14:textId="77777777" w:rsidR="001D7D27" w:rsidRDefault="00000000">
      <w:pPr>
        <w:pStyle w:val="ad"/>
        <w:spacing w:before="0" w:beforeAutospacing="0" w:after="0" w:afterAutospacing="0" w:line="360" w:lineRule="auto"/>
        <w:rPr>
          <w:color w:val="000000"/>
        </w:rPr>
      </w:pPr>
      <w:r>
        <w:rPr>
          <w:color w:val="000000"/>
        </w:rPr>
        <w:t>联系人：</w:t>
      </w:r>
      <w:r>
        <w:rPr>
          <w:color w:val="000000"/>
          <w:u w:val="single"/>
        </w:rPr>
        <w:t>雷文强</w:t>
      </w:r>
    </w:p>
    <w:p w14:paraId="0BAFE394" w14:textId="77777777" w:rsidR="001D7D27" w:rsidRDefault="00000000">
      <w:pPr>
        <w:pStyle w:val="ad"/>
        <w:spacing w:before="0" w:beforeAutospacing="0" w:after="0" w:afterAutospacing="0" w:line="360" w:lineRule="auto"/>
        <w:rPr>
          <w:color w:val="000000"/>
        </w:rPr>
      </w:pPr>
      <w:r>
        <w:rPr>
          <w:color w:val="000000"/>
        </w:rPr>
        <w:t>地址：</w:t>
      </w:r>
      <w:r>
        <w:rPr>
          <w:color w:val="000000"/>
          <w:u w:val="single"/>
        </w:rPr>
        <w:t>成都市武侯区一环路南一段</w:t>
      </w:r>
      <w:r>
        <w:rPr>
          <w:color w:val="000000"/>
          <w:u w:val="single"/>
        </w:rPr>
        <w:t>24</w:t>
      </w:r>
      <w:r>
        <w:rPr>
          <w:color w:val="000000"/>
          <w:u w:val="single"/>
        </w:rPr>
        <w:t>号（四川大学望江校区）</w:t>
      </w:r>
    </w:p>
    <w:p w14:paraId="75BA6D5E" w14:textId="77777777" w:rsidR="001D7D27" w:rsidRDefault="00000000">
      <w:pPr>
        <w:pStyle w:val="ad"/>
        <w:spacing w:before="0" w:beforeAutospacing="0" w:after="0" w:afterAutospacing="0" w:line="360" w:lineRule="auto"/>
        <w:rPr>
          <w:color w:val="000000"/>
        </w:rPr>
      </w:pPr>
      <w:r>
        <w:rPr>
          <w:color w:val="000000"/>
        </w:rPr>
        <w:t>手机：</w:t>
      </w:r>
      <w:r>
        <w:rPr>
          <w:color w:val="000000"/>
          <w:u w:val="single"/>
        </w:rPr>
        <w:t>13547977279</w:t>
      </w:r>
    </w:p>
    <w:p w14:paraId="0C02AFBB" w14:textId="77777777" w:rsidR="001D7D27" w:rsidRDefault="00000000">
      <w:pPr>
        <w:pStyle w:val="ad"/>
        <w:spacing w:before="0" w:beforeAutospacing="0" w:after="0" w:afterAutospacing="0" w:line="360" w:lineRule="auto"/>
        <w:rPr>
          <w:color w:val="000000"/>
        </w:rPr>
      </w:pPr>
      <w:r>
        <w:rPr>
          <w:color w:val="000000"/>
        </w:rPr>
        <w:t>微信：</w:t>
      </w:r>
      <w:r>
        <w:rPr>
          <w:color w:val="000000"/>
          <w:u w:val="single"/>
        </w:rPr>
        <w:t>wxid_vw05d4qpjjxh22</w:t>
      </w:r>
    </w:p>
    <w:p w14:paraId="5E1C40B8" w14:textId="77777777" w:rsidR="001D7D27" w:rsidRDefault="00000000">
      <w:pPr>
        <w:pStyle w:val="ad"/>
        <w:spacing w:before="0" w:beforeAutospacing="0" w:after="0" w:afterAutospacing="0" w:line="360" w:lineRule="auto"/>
        <w:rPr>
          <w:color w:val="000000"/>
        </w:rPr>
      </w:pPr>
      <w:r>
        <w:rPr>
          <w:color w:val="000000"/>
        </w:rPr>
        <w:t>电子邮箱：</w:t>
      </w:r>
      <w:r>
        <w:rPr>
          <w:color w:val="000000"/>
          <w:u w:val="single"/>
        </w:rPr>
        <w:t>wenqianglei@scu.edu.cn</w:t>
      </w:r>
    </w:p>
    <w:p w14:paraId="7CEBBDFD" w14:textId="77777777" w:rsidR="001D7D27" w:rsidRDefault="00000000">
      <w:pPr>
        <w:pStyle w:val="ad"/>
        <w:numPr>
          <w:ilvl w:val="2"/>
          <w:numId w:val="1"/>
        </w:numPr>
        <w:spacing w:before="0" w:beforeAutospacing="0" w:after="0" w:afterAutospacing="0" w:line="360" w:lineRule="auto"/>
        <w:rPr>
          <w:color w:val="000000"/>
        </w:rPr>
      </w:pPr>
      <w:r>
        <w:rPr>
          <w:color w:val="000000"/>
        </w:rPr>
        <w:t>乙方确认，乙方项目联系人的权限仅限于下列：</w:t>
      </w:r>
    </w:p>
    <w:p w14:paraId="7AE4895E" w14:textId="77777777" w:rsidR="001D7D27" w:rsidRDefault="00000000">
      <w:pPr>
        <w:pStyle w:val="ad"/>
        <w:numPr>
          <w:ilvl w:val="3"/>
          <w:numId w:val="1"/>
        </w:numPr>
        <w:spacing w:before="0" w:beforeAutospacing="0" w:after="0" w:afterAutospacing="0" w:line="360" w:lineRule="auto"/>
        <w:rPr>
          <w:color w:val="000000"/>
        </w:rPr>
      </w:pPr>
      <w:r>
        <w:rPr>
          <w:color w:val="000000"/>
        </w:rPr>
        <w:t>代表乙方提交、接受项目有关资料、文档、工作成果。</w:t>
      </w:r>
    </w:p>
    <w:p w14:paraId="2C76E219" w14:textId="77777777" w:rsidR="001D7D27" w:rsidRDefault="00000000">
      <w:pPr>
        <w:pStyle w:val="ad"/>
        <w:numPr>
          <w:ilvl w:val="3"/>
          <w:numId w:val="1"/>
        </w:numPr>
        <w:spacing w:before="0" w:beforeAutospacing="0" w:after="0" w:afterAutospacing="0" w:line="360" w:lineRule="auto"/>
        <w:rPr>
          <w:color w:val="000000"/>
        </w:rPr>
      </w:pPr>
      <w:r>
        <w:rPr>
          <w:color w:val="000000"/>
        </w:rPr>
        <w:t>代表乙方对服务进行沟通、提出意见。</w:t>
      </w:r>
    </w:p>
    <w:p w14:paraId="67CC91CD" w14:textId="77777777" w:rsidR="001D7D27" w:rsidRDefault="00000000">
      <w:pPr>
        <w:pStyle w:val="ad"/>
        <w:numPr>
          <w:ilvl w:val="1"/>
          <w:numId w:val="1"/>
        </w:numPr>
        <w:spacing w:before="0" w:beforeAutospacing="0" w:after="0" w:afterAutospacing="0" w:line="360" w:lineRule="auto"/>
        <w:rPr>
          <w:color w:val="000000"/>
        </w:rPr>
      </w:pPr>
      <w:r>
        <w:rPr>
          <w:color w:val="000000"/>
        </w:rPr>
        <w:t>除非双方另有约定，合同双方可通过指定电子邮箱提供资料、文档、工作成果电子版。</w:t>
      </w:r>
    </w:p>
    <w:p w14:paraId="2E025292" w14:textId="77777777" w:rsidR="001D7D27" w:rsidRDefault="00000000">
      <w:pPr>
        <w:pStyle w:val="ad"/>
        <w:numPr>
          <w:ilvl w:val="1"/>
          <w:numId w:val="1"/>
        </w:numPr>
        <w:spacing w:before="0" w:beforeAutospacing="0" w:after="0" w:afterAutospacing="0" w:line="360" w:lineRule="auto"/>
        <w:rPr>
          <w:color w:val="000000"/>
        </w:rPr>
      </w:pPr>
      <w:r>
        <w:rPr>
          <w:color w:val="000000"/>
        </w:rPr>
        <w:t>双方确认上述联系方式同时作为有效司法送达地址。</w:t>
      </w:r>
    </w:p>
    <w:p w14:paraId="2A267080" w14:textId="77777777" w:rsidR="001D7D27" w:rsidRDefault="00000000">
      <w:pPr>
        <w:pStyle w:val="3"/>
        <w:numPr>
          <w:ilvl w:val="0"/>
          <w:numId w:val="1"/>
        </w:numPr>
        <w:spacing w:before="0" w:after="0" w:line="360" w:lineRule="auto"/>
      </w:pPr>
      <w:r>
        <w:t>其他约定</w:t>
      </w:r>
    </w:p>
    <w:p w14:paraId="1FB6A097" w14:textId="77777777" w:rsidR="001D7D27" w:rsidRDefault="00000000">
      <w:pPr>
        <w:pStyle w:val="ad"/>
        <w:numPr>
          <w:ilvl w:val="1"/>
          <w:numId w:val="1"/>
        </w:numPr>
        <w:spacing w:before="0" w:beforeAutospacing="0" w:after="0" w:afterAutospacing="0" w:line="360" w:lineRule="auto"/>
        <w:rPr>
          <w:color w:val="000000"/>
        </w:rPr>
      </w:pPr>
      <w:r>
        <w:rPr>
          <w:color w:val="000000"/>
        </w:rPr>
        <w:t>不可抗力</w:t>
      </w:r>
    </w:p>
    <w:p w14:paraId="3C3B7C46" w14:textId="77777777" w:rsidR="001D7D27" w:rsidRDefault="00000000">
      <w:pPr>
        <w:pStyle w:val="ad"/>
        <w:numPr>
          <w:ilvl w:val="2"/>
          <w:numId w:val="1"/>
        </w:numPr>
        <w:spacing w:before="0" w:beforeAutospacing="0" w:after="0" w:afterAutospacing="0" w:line="360" w:lineRule="auto"/>
        <w:rPr>
          <w:color w:val="000000"/>
        </w:rPr>
      </w:pPr>
      <w:r>
        <w:rPr>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w:t>
      </w:r>
      <w:r>
        <w:rPr>
          <w:color w:val="000000"/>
        </w:rPr>
        <w:lastRenderedPageBreak/>
        <w:t>行病、罢工，以及根据中国法律或一般国际商业惯例认作不可抗力的其他事件。一方缺少资金非为不可抗力事件。</w:t>
      </w:r>
    </w:p>
    <w:p w14:paraId="511B64D7" w14:textId="77777777" w:rsidR="001D7D27" w:rsidRDefault="00000000">
      <w:pPr>
        <w:pStyle w:val="ad"/>
        <w:numPr>
          <w:ilvl w:val="2"/>
          <w:numId w:val="1"/>
        </w:numPr>
        <w:spacing w:before="0" w:beforeAutospacing="0" w:after="0" w:afterAutospacing="0" w:line="360" w:lineRule="auto"/>
        <w:rPr>
          <w:color w:val="000000"/>
        </w:rPr>
      </w:pPr>
      <w:r>
        <w:rPr>
          <w:color w:val="000000"/>
        </w:rPr>
        <w:t>不可抗力的后果：</w:t>
      </w:r>
    </w:p>
    <w:p w14:paraId="22F87D06" w14:textId="77777777" w:rsidR="001D7D27" w:rsidRDefault="00000000">
      <w:pPr>
        <w:pStyle w:val="ad"/>
        <w:spacing w:before="0" w:beforeAutospacing="0" w:after="0" w:afterAutospacing="0" w:line="360" w:lineRule="auto"/>
        <w:rPr>
          <w:color w:val="000000"/>
        </w:rPr>
      </w:pPr>
      <w:r>
        <w:rPr>
          <w:color w:val="000000"/>
        </w:rPr>
        <w:t>（</w:t>
      </w:r>
      <w:r>
        <w:rPr>
          <w:color w:val="000000"/>
        </w:rPr>
        <w:t>1</w:t>
      </w:r>
      <w:r>
        <w:rPr>
          <w:color w:val="000000"/>
        </w:rPr>
        <w:t>）如果发生不可抗力事件，影响一方履行其在本合同项下的义务，则在不可抗力造成的延误期内中止履行，而不视为违约。</w:t>
      </w:r>
    </w:p>
    <w:p w14:paraId="31E11EC1" w14:textId="77777777" w:rsidR="001D7D27" w:rsidRDefault="00000000">
      <w:pPr>
        <w:pStyle w:val="ad"/>
        <w:spacing w:before="0" w:beforeAutospacing="0" w:after="0" w:afterAutospacing="0" w:line="360" w:lineRule="auto"/>
        <w:rPr>
          <w:color w:val="000000"/>
        </w:rPr>
      </w:pPr>
      <w:r>
        <w:rPr>
          <w:color w:val="000000"/>
        </w:rPr>
        <w:t>（</w:t>
      </w:r>
      <w:r>
        <w:rPr>
          <w:color w:val="000000"/>
        </w:rPr>
        <w:t>2</w:t>
      </w:r>
      <w:r>
        <w:rPr>
          <w:color w:val="000000"/>
        </w:rPr>
        <w:t>）宣称发生不可抗力的一方应迅速书面通知其他各方，并在其后的十五</w:t>
      </w:r>
      <w:r>
        <w:rPr>
          <w:color w:val="000000"/>
        </w:rPr>
        <w:t>(15)</w:t>
      </w:r>
      <w:r>
        <w:rPr>
          <w:color w:val="000000"/>
        </w:rPr>
        <w:t>天内提供证明不可抗力发生及其持续时间的足够证据。</w:t>
      </w:r>
    </w:p>
    <w:p w14:paraId="2465A835" w14:textId="77777777" w:rsidR="001D7D27" w:rsidRDefault="00000000">
      <w:pPr>
        <w:pStyle w:val="ad"/>
        <w:spacing w:before="0" w:beforeAutospacing="0" w:after="0" w:afterAutospacing="0" w:line="360" w:lineRule="auto"/>
        <w:rPr>
          <w:color w:val="000000"/>
        </w:rPr>
      </w:pPr>
      <w:r>
        <w:rPr>
          <w:color w:val="000000"/>
        </w:rPr>
        <w:t>（</w:t>
      </w:r>
      <w:r>
        <w:rPr>
          <w:color w:val="000000"/>
        </w:rPr>
        <w:t>3</w:t>
      </w:r>
      <w:r>
        <w:rPr>
          <w:color w:val="000000"/>
        </w:rPr>
        <w:t>）如果发生不可抗力事件，各方应立即互相协商，以找到公平的解决办法，并且应尽一切合理努力将不可抗力的影响减少到最低限度。</w:t>
      </w:r>
    </w:p>
    <w:p w14:paraId="6AF2C7C7" w14:textId="77777777" w:rsidR="001D7D27" w:rsidRDefault="00000000">
      <w:pPr>
        <w:pStyle w:val="ad"/>
        <w:spacing w:before="0" w:beforeAutospacing="0" w:after="0" w:afterAutospacing="0" w:line="360" w:lineRule="auto"/>
        <w:rPr>
          <w:color w:val="000000"/>
        </w:rPr>
      </w:pPr>
      <w:r>
        <w:rPr>
          <w:color w:val="000000"/>
        </w:rPr>
        <w:t>（</w:t>
      </w:r>
      <w:r>
        <w:rPr>
          <w:color w:val="000000"/>
        </w:rPr>
        <w:t>4</w:t>
      </w:r>
      <w:r>
        <w:rPr>
          <w:color w:val="000000"/>
        </w:rPr>
        <w:t>）金钱债务的迟延责任不得因不可抗力而免除。</w:t>
      </w:r>
    </w:p>
    <w:p w14:paraId="7EE704EA" w14:textId="77777777" w:rsidR="001D7D27" w:rsidRDefault="00000000">
      <w:pPr>
        <w:pStyle w:val="ad"/>
        <w:spacing w:before="0" w:beforeAutospacing="0" w:after="0" w:afterAutospacing="0" w:line="360" w:lineRule="auto"/>
        <w:rPr>
          <w:color w:val="000000"/>
        </w:rPr>
      </w:pPr>
      <w:r>
        <w:rPr>
          <w:color w:val="000000"/>
        </w:rPr>
        <w:t>（</w:t>
      </w:r>
      <w:r>
        <w:rPr>
          <w:color w:val="000000"/>
        </w:rPr>
        <w:t>5</w:t>
      </w:r>
      <w:r>
        <w:rPr>
          <w:color w:val="000000"/>
        </w:rPr>
        <w:t>）迟延履行期间发生的不可抗力不具有免责效力。</w:t>
      </w:r>
    </w:p>
    <w:p w14:paraId="7FB48D4C" w14:textId="77777777" w:rsidR="001D7D27" w:rsidRDefault="00000000">
      <w:pPr>
        <w:pStyle w:val="ad"/>
        <w:numPr>
          <w:ilvl w:val="1"/>
          <w:numId w:val="1"/>
        </w:numPr>
        <w:spacing w:before="0" w:beforeAutospacing="0" w:after="0" w:afterAutospacing="0" w:line="360" w:lineRule="auto"/>
        <w:rPr>
          <w:color w:val="000000"/>
        </w:rPr>
      </w:pPr>
      <w:r>
        <w:rPr>
          <w:color w:val="000000"/>
        </w:rPr>
        <w:t>合同解释</w:t>
      </w:r>
    </w:p>
    <w:p w14:paraId="4C9DAC65" w14:textId="77777777" w:rsidR="001D7D27" w:rsidRDefault="00000000">
      <w:pPr>
        <w:pStyle w:val="ad"/>
        <w:numPr>
          <w:ilvl w:val="2"/>
          <w:numId w:val="1"/>
        </w:numPr>
        <w:spacing w:before="0" w:beforeAutospacing="0" w:after="0" w:afterAutospacing="0" w:line="360" w:lineRule="auto"/>
        <w:rPr>
          <w:color w:val="000000"/>
        </w:rPr>
      </w:pPr>
      <w:r>
        <w:rPr>
          <w:color w:val="000000"/>
        </w:rPr>
        <w:t>本合同的不同条款和分条款的标题与编号，仅供查阅方便之用，不构成本合同的一部分，不作为解释本合同任何条款或权利义务的依据。</w:t>
      </w:r>
    </w:p>
    <w:p w14:paraId="57EB8E69" w14:textId="77777777" w:rsidR="001D7D27" w:rsidRDefault="00000000">
      <w:pPr>
        <w:pStyle w:val="ad"/>
        <w:numPr>
          <w:ilvl w:val="2"/>
          <w:numId w:val="1"/>
        </w:numPr>
        <w:spacing w:before="0" w:beforeAutospacing="0" w:after="0" w:afterAutospacing="0" w:line="360" w:lineRule="auto"/>
        <w:rPr>
          <w:color w:val="000000"/>
        </w:rPr>
      </w:pPr>
      <w:r>
        <w:rPr>
          <w:color w:val="000000"/>
        </w:rPr>
        <w:t>本合同中，</w:t>
      </w:r>
      <w:r>
        <w:rPr>
          <w:color w:val="000000"/>
        </w:rPr>
        <w:t>“</w:t>
      </w:r>
      <w:r>
        <w:rPr>
          <w:color w:val="000000"/>
        </w:rPr>
        <w:t>以上</w:t>
      </w:r>
      <w:r>
        <w:rPr>
          <w:color w:val="000000"/>
        </w:rPr>
        <w:t>”</w:t>
      </w:r>
      <w:r>
        <w:rPr>
          <w:color w:val="000000"/>
        </w:rPr>
        <w:t>、</w:t>
      </w:r>
      <w:r>
        <w:rPr>
          <w:color w:val="000000"/>
        </w:rPr>
        <w:t>“</w:t>
      </w:r>
      <w:r>
        <w:rPr>
          <w:color w:val="000000"/>
        </w:rPr>
        <w:t>以下</w:t>
      </w:r>
      <w:r>
        <w:rPr>
          <w:color w:val="000000"/>
        </w:rPr>
        <w:t>”</w:t>
      </w:r>
      <w:r>
        <w:rPr>
          <w:color w:val="000000"/>
        </w:rPr>
        <w:t>、</w:t>
      </w:r>
      <w:r>
        <w:rPr>
          <w:color w:val="000000"/>
        </w:rPr>
        <w:t>“</w:t>
      </w:r>
      <w:r>
        <w:rPr>
          <w:color w:val="000000"/>
        </w:rPr>
        <w:t>以内</w:t>
      </w:r>
      <w:r>
        <w:rPr>
          <w:color w:val="000000"/>
        </w:rPr>
        <w:t>”</w:t>
      </w:r>
      <w:r>
        <w:rPr>
          <w:color w:val="000000"/>
        </w:rPr>
        <w:t>包含本数，</w:t>
      </w:r>
      <w:r>
        <w:rPr>
          <w:color w:val="000000"/>
        </w:rPr>
        <w:t>“</w:t>
      </w:r>
      <w:r>
        <w:rPr>
          <w:color w:val="000000"/>
        </w:rPr>
        <w:t>超过</w:t>
      </w:r>
      <w:r>
        <w:rPr>
          <w:color w:val="000000"/>
        </w:rPr>
        <w:t>”</w:t>
      </w:r>
      <w:r>
        <w:rPr>
          <w:color w:val="000000"/>
        </w:rPr>
        <w:t>、</w:t>
      </w:r>
      <w:r>
        <w:rPr>
          <w:color w:val="000000"/>
        </w:rPr>
        <w:t>“</w:t>
      </w:r>
      <w:r>
        <w:rPr>
          <w:color w:val="000000"/>
        </w:rPr>
        <w:t>不满</w:t>
      </w:r>
      <w:r>
        <w:rPr>
          <w:color w:val="000000"/>
        </w:rPr>
        <w:t>”</w:t>
      </w:r>
      <w:r>
        <w:rPr>
          <w:color w:val="000000"/>
        </w:rPr>
        <w:t>、</w:t>
      </w:r>
      <w:r>
        <w:rPr>
          <w:color w:val="000000"/>
        </w:rPr>
        <w:t>“</w:t>
      </w:r>
      <w:r>
        <w:rPr>
          <w:color w:val="000000"/>
        </w:rPr>
        <w:t>以外</w:t>
      </w:r>
      <w:r>
        <w:rPr>
          <w:color w:val="000000"/>
        </w:rPr>
        <w:t>”</w:t>
      </w:r>
      <w:r>
        <w:rPr>
          <w:color w:val="000000"/>
        </w:rPr>
        <w:t>不包含本数，某期日的</w:t>
      </w:r>
      <w:r>
        <w:rPr>
          <w:color w:val="000000"/>
        </w:rPr>
        <w:t>“</w:t>
      </w:r>
      <w:r>
        <w:rPr>
          <w:color w:val="000000"/>
        </w:rPr>
        <w:t>前</w:t>
      </w:r>
      <w:r>
        <w:rPr>
          <w:color w:val="000000"/>
        </w:rPr>
        <w:t>/</w:t>
      </w:r>
      <w:r>
        <w:rPr>
          <w:color w:val="000000"/>
        </w:rPr>
        <w:t>以前</w:t>
      </w:r>
      <w:r>
        <w:rPr>
          <w:color w:val="000000"/>
        </w:rPr>
        <w:t>”</w:t>
      </w:r>
      <w:r>
        <w:rPr>
          <w:color w:val="000000"/>
        </w:rPr>
        <w:t>、</w:t>
      </w:r>
      <w:r>
        <w:rPr>
          <w:color w:val="000000"/>
        </w:rPr>
        <w:t>“</w:t>
      </w:r>
      <w:r>
        <w:rPr>
          <w:color w:val="000000"/>
        </w:rPr>
        <w:t>后</w:t>
      </w:r>
      <w:r>
        <w:rPr>
          <w:color w:val="000000"/>
        </w:rPr>
        <w:t>/</w:t>
      </w:r>
      <w:r>
        <w:rPr>
          <w:color w:val="000000"/>
        </w:rPr>
        <w:t>以后</w:t>
      </w:r>
      <w:r>
        <w:rPr>
          <w:color w:val="000000"/>
        </w:rPr>
        <w:t>”</w:t>
      </w:r>
      <w:r>
        <w:rPr>
          <w:color w:val="000000"/>
        </w:rPr>
        <w:t>或类似表述包含该期日当日。</w:t>
      </w:r>
    </w:p>
    <w:p w14:paraId="02C32552" w14:textId="77777777" w:rsidR="001D7D27" w:rsidRDefault="00000000">
      <w:pPr>
        <w:pStyle w:val="ad"/>
        <w:numPr>
          <w:ilvl w:val="2"/>
          <w:numId w:val="1"/>
        </w:numPr>
        <w:spacing w:before="0" w:beforeAutospacing="0" w:after="0" w:afterAutospacing="0" w:line="360" w:lineRule="auto"/>
        <w:rPr>
          <w:color w:val="000000"/>
        </w:rPr>
      </w:pPr>
      <w:r>
        <w:rPr>
          <w:color w:val="000000"/>
        </w:rPr>
        <w:t>本合同</w:t>
      </w:r>
      <w:r>
        <w:rPr>
          <w:rStyle w:val="ql-author-5664"/>
          <w:color w:val="000000"/>
        </w:rPr>
        <w:t>中对金额或数量使用大小写时，如大小写不一致，应以大写为准。</w:t>
      </w:r>
    </w:p>
    <w:p w14:paraId="137B5FBB" w14:textId="77777777" w:rsidR="001D7D27" w:rsidRDefault="00000000">
      <w:pPr>
        <w:pStyle w:val="ad"/>
        <w:numPr>
          <w:ilvl w:val="2"/>
          <w:numId w:val="1"/>
        </w:numPr>
        <w:spacing w:before="0" w:beforeAutospacing="0" w:after="0" w:afterAutospacing="0" w:line="360" w:lineRule="auto"/>
        <w:rPr>
          <w:color w:val="000000"/>
        </w:rPr>
      </w:pPr>
      <w:r>
        <w:rPr>
          <w:color w:val="000000"/>
        </w:rPr>
        <w:t>如果本合同正文和附件的意思发生冲突，则应按正文或附件中以何者为准的明确约定处理。</w:t>
      </w:r>
    </w:p>
    <w:p w14:paraId="7F145177" w14:textId="77777777" w:rsidR="001D7D27" w:rsidRDefault="00000000">
      <w:pPr>
        <w:pStyle w:val="ad"/>
        <w:spacing w:before="0" w:beforeAutospacing="0" w:after="0" w:afterAutospacing="0" w:line="360" w:lineRule="auto"/>
        <w:rPr>
          <w:color w:val="000000"/>
        </w:rPr>
      </w:pPr>
      <w:r>
        <w:rPr>
          <w:color w:val="000000"/>
        </w:rPr>
        <w:t>如无明确约定，则各方应尽力将整个合同（包括正文与附件）作为一个整体来阅读理解，最为明确具体的实现合同目的的条款应优先考虑。</w:t>
      </w:r>
    </w:p>
    <w:p w14:paraId="49862C7B" w14:textId="77777777" w:rsidR="001D7D27" w:rsidRDefault="00000000">
      <w:pPr>
        <w:pStyle w:val="ad"/>
        <w:numPr>
          <w:ilvl w:val="1"/>
          <w:numId w:val="1"/>
        </w:numPr>
        <w:spacing w:before="0" w:beforeAutospacing="0" w:after="0" w:afterAutospacing="0" w:line="360" w:lineRule="auto"/>
        <w:rPr>
          <w:color w:val="000000"/>
        </w:rPr>
      </w:pPr>
      <w:r>
        <w:rPr>
          <w:color w:val="000000"/>
        </w:rPr>
        <w:t>反商业贿赂</w:t>
      </w:r>
    </w:p>
    <w:p w14:paraId="3B65340A" w14:textId="77777777" w:rsidR="001D7D27" w:rsidRDefault="00000000">
      <w:pPr>
        <w:pStyle w:val="ad"/>
        <w:spacing w:before="0" w:beforeAutospacing="0" w:after="0" w:afterAutospacing="0" w:line="360" w:lineRule="auto"/>
        <w:rPr>
          <w:color w:val="000000"/>
        </w:rPr>
      </w:pPr>
      <w:r>
        <w:rPr>
          <w:color w:val="000000"/>
        </w:rPr>
        <w:t>双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14:paraId="348A36CE" w14:textId="77777777" w:rsidR="001D7D27" w:rsidRDefault="00000000">
      <w:pPr>
        <w:pStyle w:val="3"/>
        <w:numPr>
          <w:ilvl w:val="0"/>
          <w:numId w:val="1"/>
        </w:numPr>
        <w:spacing w:before="0" w:after="0" w:line="360" w:lineRule="auto"/>
      </w:pPr>
      <w:r>
        <w:t>争议解决</w:t>
      </w:r>
    </w:p>
    <w:p w14:paraId="35654824" w14:textId="77777777" w:rsidR="001D7D27" w:rsidRDefault="00000000">
      <w:pPr>
        <w:pStyle w:val="ad"/>
        <w:spacing w:before="0" w:beforeAutospacing="0" w:after="0" w:afterAutospacing="0" w:line="360" w:lineRule="auto"/>
        <w:rPr>
          <w:color w:val="000000"/>
        </w:rPr>
      </w:pPr>
      <w:r>
        <w:rPr>
          <w:color w:val="000000"/>
        </w:rPr>
        <w:lastRenderedPageBreak/>
        <w:t>因本合同以及本合同项下订单</w:t>
      </w:r>
      <w:r>
        <w:rPr>
          <w:color w:val="000000"/>
        </w:rPr>
        <w:t>/</w:t>
      </w:r>
      <w:r>
        <w:rPr>
          <w:color w:val="000000"/>
        </w:rPr>
        <w:t>附件</w:t>
      </w:r>
      <w:r>
        <w:rPr>
          <w:color w:val="000000"/>
        </w:rPr>
        <w:t>/</w:t>
      </w:r>
      <w:r>
        <w:rPr>
          <w:color w:val="000000"/>
        </w:rPr>
        <w:t>补充协议等（如有）引起或有关的任何争议，由合同各方协商解决，也可由有关部门调解。协商或调解不成的，应向</w:t>
      </w:r>
      <w:r>
        <w:rPr>
          <w:color w:val="000000"/>
          <w:u w:val="single"/>
        </w:rPr>
        <w:t> </w:t>
      </w:r>
      <w:r>
        <w:rPr>
          <w:color w:val="000000"/>
          <w:u w:val="single"/>
        </w:rPr>
        <w:t>成都</w:t>
      </w:r>
      <w:r>
        <w:rPr>
          <w:color w:val="000000"/>
          <w:u w:val="single"/>
        </w:rPr>
        <w:t> </w:t>
      </w:r>
      <w:r>
        <w:rPr>
          <w:color w:val="000000"/>
          <w:u w:val="single"/>
        </w:rPr>
        <w:t>所在地</w:t>
      </w:r>
      <w:r>
        <w:rPr>
          <w:color w:val="000000"/>
        </w:rPr>
        <w:t>有管辖权的人民法院起诉。</w:t>
      </w:r>
    </w:p>
    <w:p w14:paraId="098D559D" w14:textId="77777777" w:rsidR="001D7D27" w:rsidRDefault="00000000">
      <w:pPr>
        <w:pStyle w:val="3"/>
        <w:numPr>
          <w:ilvl w:val="0"/>
          <w:numId w:val="1"/>
        </w:numPr>
        <w:spacing w:before="0" w:after="0" w:line="360" w:lineRule="auto"/>
      </w:pPr>
      <w:r>
        <w:t>附则</w:t>
      </w:r>
    </w:p>
    <w:p w14:paraId="0E1A14EC" w14:textId="77777777" w:rsidR="001D7D27" w:rsidRDefault="00000000">
      <w:pPr>
        <w:pStyle w:val="ad"/>
        <w:numPr>
          <w:ilvl w:val="1"/>
          <w:numId w:val="1"/>
        </w:numPr>
        <w:spacing w:before="0" w:beforeAutospacing="0" w:after="0" w:afterAutospacing="0" w:line="360" w:lineRule="auto"/>
        <w:rPr>
          <w:color w:val="000000"/>
        </w:rPr>
      </w:pPr>
      <w:r>
        <w:rPr>
          <w:color w:val="000000"/>
        </w:rPr>
        <w:t>本合同一式</w:t>
      </w:r>
      <w:del w:id="88" w:author="夏夏" w:date="2025-09-04T13:02:00Z">
        <w:r>
          <w:rPr>
            <w:color w:val="000000"/>
          </w:rPr>
          <w:delText>二</w:delText>
        </w:r>
      </w:del>
      <w:ins w:id="89" w:author="夏夏" w:date="2025-09-04T13:02:00Z">
        <w:r>
          <w:rPr>
            <w:rFonts w:hint="eastAsia"/>
            <w:color w:val="000000"/>
          </w:rPr>
          <w:t>六</w:t>
        </w:r>
      </w:ins>
      <w:r>
        <w:rPr>
          <w:color w:val="000000"/>
        </w:rPr>
        <w:t>份，合同各方各执</w:t>
      </w:r>
      <w:del w:id="90" w:author="夏夏" w:date="2025-09-04T13:02:00Z">
        <w:r>
          <w:rPr>
            <w:color w:val="000000"/>
          </w:rPr>
          <w:delText>一</w:delText>
        </w:r>
      </w:del>
      <w:ins w:id="91" w:author="夏夏" w:date="2025-09-04T13:02:00Z">
        <w:r>
          <w:rPr>
            <w:rFonts w:hint="eastAsia"/>
            <w:color w:val="000000"/>
          </w:rPr>
          <w:t>三</w:t>
        </w:r>
      </w:ins>
      <w:r>
        <w:rPr>
          <w:color w:val="000000"/>
        </w:rPr>
        <w:t>份。各份合同文本具有同等法律效力。</w:t>
      </w:r>
    </w:p>
    <w:p w14:paraId="19A14DA5" w14:textId="77777777" w:rsidR="001D7D27" w:rsidRDefault="00000000">
      <w:pPr>
        <w:pStyle w:val="ad"/>
        <w:numPr>
          <w:ilvl w:val="1"/>
          <w:numId w:val="1"/>
        </w:numPr>
        <w:spacing w:before="0" w:beforeAutospacing="0" w:after="0" w:afterAutospacing="0" w:line="360" w:lineRule="auto"/>
        <w:rPr>
          <w:color w:val="000000"/>
        </w:rPr>
      </w:pPr>
      <w:r>
        <w:rPr>
          <w:color w:val="000000"/>
        </w:rPr>
        <w:t>本合同未尽事宜，双方应另行协商并签订补充协议。</w:t>
      </w:r>
    </w:p>
    <w:p w14:paraId="5C2C7759" w14:textId="77777777" w:rsidR="001D7D27" w:rsidRDefault="00000000">
      <w:pPr>
        <w:pStyle w:val="ad"/>
        <w:numPr>
          <w:ilvl w:val="1"/>
          <w:numId w:val="1"/>
        </w:numPr>
        <w:spacing w:before="0" w:beforeAutospacing="0" w:after="0" w:afterAutospacing="0" w:line="360" w:lineRule="auto"/>
        <w:rPr>
          <w:color w:val="000000"/>
        </w:rPr>
      </w:pPr>
      <w:r>
        <w:rPr>
          <w:color w:val="000000"/>
        </w:rPr>
        <w:t>本合同包含如下附件：</w:t>
      </w:r>
      <w:r>
        <w:rPr>
          <w:color w:val="000000"/>
          <w:u w:val="single"/>
        </w:rPr>
        <w:t>需求开发项目确认书、</w:t>
      </w:r>
      <w:r>
        <w:rPr>
          <w:rFonts w:hint="eastAsia"/>
          <w:color w:val="000000"/>
          <w:u w:val="single"/>
        </w:rPr>
        <w:t>核心技术架构设计说明书、联网获取政策信息的网站列表</w:t>
      </w:r>
    </w:p>
    <w:p w14:paraId="30EB8B51" w14:textId="77777777" w:rsidR="001D7D27" w:rsidRDefault="00000000">
      <w:pPr>
        <w:pStyle w:val="ad"/>
        <w:spacing w:before="0" w:beforeAutospacing="0" w:after="0" w:afterAutospacing="0" w:line="360" w:lineRule="auto"/>
        <w:rPr>
          <w:color w:val="000000"/>
        </w:rPr>
      </w:pPr>
      <w:r>
        <w:rPr>
          <w:color w:val="000000"/>
        </w:rPr>
        <w:t>上述附件是本合同的一部分，具有与本合同同等的法律效力。</w:t>
      </w:r>
    </w:p>
    <w:p w14:paraId="574C712D" w14:textId="77777777" w:rsidR="001D7D27" w:rsidRDefault="00000000">
      <w:pPr>
        <w:pStyle w:val="ad"/>
        <w:numPr>
          <w:ilvl w:val="1"/>
          <w:numId w:val="1"/>
        </w:numPr>
        <w:spacing w:before="0" w:beforeAutospacing="0" w:after="0" w:afterAutospacing="0" w:line="360" w:lineRule="auto"/>
        <w:rPr>
          <w:color w:val="000000"/>
        </w:rPr>
      </w:pPr>
      <w:r>
        <w:rPr>
          <w:color w:val="000000"/>
        </w:rPr>
        <w:t>本合同经各方签名或盖章后生效。</w:t>
      </w:r>
    </w:p>
    <w:p w14:paraId="2A9EA184" w14:textId="77777777" w:rsidR="001D7D27" w:rsidRDefault="00000000">
      <w:pPr>
        <w:pStyle w:val="ad"/>
        <w:spacing w:before="0" w:beforeAutospacing="0" w:after="0" w:afterAutospacing="0" w:line="360" w:lineRule="auto"/>
        <w:jc w:val="center"/>
        <w:rPr>
          <w:color w:val="000000"/>
        </w:rPr>
      </w:pPr>
      <w:r>
        <w:rPr>
          <w:color w:val="000000"/>
        </w:rPr>
        <w:t>（以下无合同正文）</w:t>
      </w:r>
    </w:p>
    <w:p w14:paraId="22A71A73" w14:textId="77777777" w:rsidR="001D7D27" w:rsidRDefault="001D7D27">
      <w:pPr>
        <w:pStyle w:val="ad"/>
        <w:spacing w:before="0" w:beforeAutospacing="0" w:after="0" w:afterAutospacing="0" w:line="360" w:lineRule="auto"/>
        <w:rPr>
          <w:color w:val="000000"/>
        </w:rPr>
      </w:pPr>
    </w:p>
    <w:p w14:paraId="7FAE6AEA" w14:textId="77777777" w:rsidR="001D7D27" w:rsidRDefault="00000000">
      <w:pPr>
        <w:pStyle w:val="ad"/>
        <w:spacing w:before="0" w:beforeAutospacing="0" w:after="0" w:afterAutospacing="0" w:line="360" w:lineRule="auto"/>
        <w:rPr>
          <w:color w:val="000000"/>
        </w:rPr>
      </w:pPr>
      <w:r>
        <w:rPr>
          <w:color w:val="000000"/>
        </w:rPr>
        <w:t>签订时间：</w:t>
      </w:r>
      <w:r>
        <w:rPr>
          <w:color w:val="000000"/>
        </w:rPr>
        <w:t>    </w:t>
      </w:r>
      <w:r>
        <w:rPr>
          <w:color w:val="000000"/>
        </w:rPr>
        <w:t>年</w:t>
      </w:r>
      <w:r>
        <w:rPr>
          <w:color w:val="000000"/>
        </w:rPr>
        <w:t>    </w:t>
      </w:r>
      <w:r>
        <w:rPr>
          <w:color w:val="000000"/>
        </w:rPr>
        <w:t>月</w:t>
      </w:r>
      <w:r>
        <w:rPr>
          <w:color w:val="000000"/>
        </w:rPr>
        <w:t>    </w:t>
      </w:r>
      <w:r>
        <w:rPr>
          <w:color w:val="000000"/>
        </w:rPr>
        <w:t>日</w:t>
      </w:r>
    </w:p>
    <w:p w14:paraId="61489B9A" w14:textId="77777777" w:rsidR="001D7D27" w:rsidRDefault="001D7D27">
      <w:pPr>
        <w:pStyle w:val="ad"/>
        <w:spacing w:before="0" w:beforeAutospacing="0" w:after="0" w:afterAutospacing="0" w:line="360" w:lineRule="auto"/>
        <w:rPr>
          <w:color w:val="000000"/>
        </w:rPr>
      </w:pPr>
    </w:p>
    <w:p w14:paraId="398641E1" w14:textId="77777777" w:rsidR="001D7D27" w:rsidRDefault="00000000">
      <w:pPr>
        <w:pStyle w:val="ad"/>
        <w:spacing w:before="0" w:beforeAutospacing="0" w:after="0" w:afterAutospacing="0" w:line="360" w:lineRule="auto"/>
        <w:rPr>
          <w:color w:val="000000"/>
        </w:rPr>
      </w:pPr>
      <w:r>
        <w:rPr>
          <w:b/>
          <w:color w:val="000000"/>
        </w:rPr>
        <w:t>甲方（盖章）：</w:t>
      </w:r>
    </w:p>
    <w:p w14:paraId="6E9A33E5" w14:textId="77777777" w:rsidR="001D7D27" w:rsidRDefault="00000000">
      <w:pPr>
        <w:pStyle w:val="ad"/>
        <w:spacing w:before="0" w:beforeAutospacing="0" w:after="0" w:afterAutospacing="0" w:line="360" w:lineRule="auto"/>
        <w:rPr>
          <w:color w:val="000000"/>
        </w:rPr>
      </w:pPr>
      <w:r>
        <w:rPr>
          <w:color w:val="000000"/>
        </w:rPr>
        <w:t>法定代表人或授权代表：</w:t>
      </w:r>
    </w:p>
    <w:p w14:paraId="2CC5CC42" w14:textId="77777777" w:rsidR="001D7D27" w:rsidRDefault="001D7D27">
      <w:pPr>
        <w:pStyle w:val="ad"/>
        <w:spacing w:before="0" w:beforeAutospacing="0" w:after="0" w:afterAutospacing="0" w:line="360" w:lineRule="auto"/>
        <w:rPr>
          <w:color w:val="000000"/>
        </w:rPr>
      </w:pPr>
    </w:p>
    <w:p w14:paraId="3B39C164" w14:textId="77777777" w:rsidR="001D7D27" w:rsidRDefault="00000000">
      <w:pPr>
        <w:pStyle w:val="ad"/>
        <w:spacing w:before="0" w:beforeAutospacing="0" w:after="0" w:afterAutospacing="0" w:line="360" w:lineRule="auto"/>
        <w:rPr>
          <w:color w:val="000000"/>
        </w:rPr>
      </w:pPr>
      <w:r>
        <w:rPr>
          <w:b/>
          <w:color w:val="000000"/>
        </w:rPr>
        <w:t>乙方（盖章）：</w:t>
      </w:r>
    </w:p>
    <w:p w14:paraId="31BCE2C2" w14:textId="77777777" w:rsidR="001D7D27" w:rsidRDefault="00000000">
      <w:pPr>
        <w:pStyle w:val="ad"/>
        <w:spacing w:before="0" w:beforeAutospacing="0" w:after="0" w:afterAutospacing="0" w:line="360" w:lineRule="auto"/>
        <w:rPr>
          <w:color w:val="000000"/>
        </w:rPr>
      </w:pPr>
      <w:r>
        <w:rPr>
          <w:color w:val="000000"/>
        </w:rPr>
        <w:t>法定代表人或授权代表：</w:t>
      </w:r>
    </w:p>
    <w:p w14:paraId="3654069E" w14:textId="77777777" w:rsidR="001D7D27" w:rsidRDefault="00000000">
      <w:pPr>
        <w:pStyle w:val="ad"/>
        <w:spacing w:before="0" w:beforeAutospacing="0" w:after="0" w:afterAutospacing="0" w:line="360" w:lineRule="auto"/>
        <w:rPr>
          <w:color w:val="000000"/>
        </w:rPr>
      </w:pPr>
      <w:r>
        <w:rPr>
          <w:color w:val="000000"/>
        </w:rPr>
        <w:br w:type="page"/>
      </w:r>
    </w:p>
    <w:p w14:paraId="508EA294" w14:textId="77777777" w:rsidR="001D7D27" w:rsidRDefault="001D7D27">
      <w:pPr>
        <w:pStyle w:val="ad"/>
        <w:spacing w:before="0" w:beforeAutospacing="0" w:after="0" w:afterAutospacing="0" w:line="360" w:lineRule="auto"/>
        <w:rPr>
          <w:color w:val="000000"/>
        </w:rPr>
      </w:pPr>
    </w:p>
    <w:p w14:paraId="0AFFF70A" w14:textId="77777777" w:rsidR="001D7D27" w:rsidRDefault="00000000">
      <w:pPr>
        <w:pStyle w:val="1"/>
        <w:spacing w:before="0" w:after="0" w:line="360" w:lineRule="auto"/>
        <w:rPr>
          <w:sz w:val="32"/>
          <w:szCs w:val="32"/>
        </w:rPr>
      </w:pPr>
      <w:r>
        <w:rPr>
          <w:sz w:val="32"/>
          <w:szCs w:val="32"/>
        </w:rPr>
        <w:t>附件一：需求开发项目确认书</w:t>
      </w:r>
    </w:p>
    <w:p w14:paraId="18B4E3FF" w14:textId="101BAE24" w:rsidR="001D7D27" w:rsidRDefault="00000000">
      <w:pPr>
        <w:pStyle w:val="ad"/>
        <w:spacing w:before="0" w:beforeAutospacing="0" w:after="0" w:afterAutospacing="0" w:line="360" w:lineRule="auto"/>
        <w:rPr>
          <w:color w:val="000000"/>
        </w:rPr>
      </w:pPr>
      <w:r>
        <w:rPr>
          <w:color w:val="000000"/>
        </w:rPr>
        <w:t>甲方：</w:t>
      </w:r>
      <w:r>
        <w:rPr>
          <w:color w:val="000000"/>
          <w:u w:val="single"/>
        </w:rPr>
        <w:t>  </w:t>
      </w:r>
      <w:ins w:id="92" w:author="Chen Huang" w:date="2025-09-04T13:24:00Z" w16du:dateUtc="2025-09-04T05:24:00Z">
        <w:r w:rsidR="00FC5B82">
          <w:rPr>
            <w:color w:val="000000"/>
          </w:rPr>
          <w:t>成都盈狐科技有限公司</w:t>
        </w:r>
      </w:ins>
      <w:del w:id="93" w:author="Chen Huang" w:date="2025-09-04T13:24:00Z" w16du:dateUtc="2025-09-04T05:24:00Z">
        <w:r w:rsidDel="00FC5B82">
          <w:rPr>
            <w:color w:val="000000"/>
            <w:u w:val="single"/>
          </w:rPr>
          <w:delText>盈狐科技</w:delText>
        </w:r>
      </w:del>
      <w:r>
        <w:rPr>
          <w:color w:val="000000"/>
          <w:u w:val="single"/>
        </w:rPr>
        <w:t>      </w:t>
      </w:r>
    </w:p>
    <w:p w14:paraId="6E9B6B4D" w14:textId="77777777" w:rsidR="001D7D27" w:rsidRDefault="00000000">
      <w:pPr>
        <w:pStyle w:val="ad"/>
        <w:spacing w:before="0" w:beforeAutospacing="0" w:after="0" w:afterAutospacing="0" w:line="360" w:lineRule="auto"/>
        <w:rPr>
          <w:color w:val="000000"/>
        </w:rPr>
      </w:pPr>
      <w:r>
        <w:rPr>
          <w:color w:val="000000"/>
        </w:rPr>
        <w:t>乙方：</w:t>
      </w:r>
      <w:r>
        <w:rPr>
          <w:color w:val="000000"/>
          <w:u w:val="single"/>
        </w:rPr>
        <w:t> </w:t>
      </w:r>
      <w:r>
        <w:rPr>
          <w:color w:val="000000"/>
          <w:u w:val="single"/>
        </w:rPr>
        <w:t>四川大学</w:t>
      </w:r>
      <w:r>
        <w:rPr>
          <w:color w:val="000000"/>
          <w:u w:val="single"/>
        </w:rPr>
        <w:t>       </w:t>
      </w:r>
    </w:p>
    <w:p w14:paraId="5B70559E" w14:textId="77777777" w:rsidR="001D7D27" w:rsidRDefault="00000000">
      <w:pPr>
        <w:pStyle w:val="ad"/>
        <w:spacing w:before="0" w:beforeAutospacing="0" w:after="0" w:afterAutospacing="0" w:line="360" w:lineRule="auto"/>
        <w:rPr>
          <w:color w:val="000000"/>
        </w:rPr>
      </w:pPr>
      <w:r>
        <w:rPr>
          <w:color w:val="000000"/>
        </w:rPr>
        <w:t>项目名称：</w:t>
      </w:r>
      <w:r>
        <w:rPr>
          <w:color w:val="000000"/>
          <w:u w:val="single"/>
        </w:rPr>
        <w:t xml:space="preserve"> AI </w:t>
      </w:r>
      <w:r>
        <w:rPr>
          <w:color w:val="000000"/>
          <w:u w:val="single"/>
        </w:rPr>
        <w:t>智能招商分析平台核心技术开发</w:t>
      </w:r>
      <w:r>
        <w:rPr>
          <w:color w:val="000000"/>
          <w:u w:val="single"/>
        </w:rPr>
        <w:t> </w:t>
      </w:r>
    </w:p>
    <w:p w14:paraId="7F9176EB" w14:textId="77777777" w:rsidR="001D7D27" w:rsidRDefault="001D7D27"/>
    <w:p w14:paraId="0A8C247D" w14:textId="77777777" w:rsidR="001D7D27" w:rsidRDefault="00000000">
      <w:pPr>
        <w:pStyle w:val="3"/>
        <w:numPr>
          <w:ilvl w:val="0"/>
          <w:numId w:val="10"/>
        </w:numPr>
        <w:spacing w:before="0" w:after="0" w:line="360" w:lineRule="auto"/>
        <w:rPr>
          <w:rFonts w:eastAsia="宋体"/>
        </w:rPr>
      </w:pPr>
      <w:r>
        <w:rPr>
          <w:rFonts w:eastAsia="宋体"/>
        </w:rPr>
        <w:t>项目里程碑</w:t>
      </w:r>
    </w:p>
    <w:tbl>
      <w:tblPr>
        <w:tblStyle w:val="af0"/>
        <w:tblW w:w="9043" w:type="dxa"/>
        <w:jc w:val="center"/>
        <w:tblLayout w:type="fixed"/>
        <w:tblLook w:val="04A0" w:firstRow="1" w:lastRow="0" w:firstColumn="1" w:lastColumn="0" w:noHBand="0" w:noVBand="1"/>
      </w:tblPr>
      <w:tblGrid>
        <w:gridCol w:w="704"/>
        <w:gridCol w:w="1134"/>
        <w:gridCol w:w="4185"/>
        <w:gridCol w:w="3020"/>
      </w:tblGrid>
      <w:tr w:rsidR="001D7D27" w14:paraId="528D9337" w14:textId="77777777">
        <w:trPr>
          <w:trHeight w:val="410"/>
          <w:jc w:val="center"/>
        </w:trPr>
        <w:tc>
          <w:tcPr>
            <w:tcW w:w="704" w:type="dxa"/>
          </w:tcPr>
          <w:p w14:paraId="3D60807D" w14:textId="77777777" w:rsidR="001D7D27" w:rsidRDefault="00000000">
            <w:pPr>
              <w:spacing w:line="360" w:lineRule="auto"/>
              <w:jc w:val="center"/>
              <w:rPr>
                <w:rFonts w:ascii="宋体" w:eastAsia="宋体" w:hAnsi="宋体" w:cs="宋体" w:hint="eastAsia"/>
                <w:b/>
                <w:bCs/>
                <w:sz w:val="22"/>
                <w:szCs w:val="22"/>
              </w:rPr>
            </w:pPr>
            <w:r>
              <w:rPr>
                <w:rFonts w:ascii="宋体" w:eastAsia="宋体" w:hAnsi="宋体" w:cs="宋体" w:hint="eastAsia"/>
                <w:b/>
                <w:bCs/>
                <w:sz w:val="22"/>
                <w:szCs w:val="22"/>
              </w:rPr>
              <w:t>序号</w:t>
            </w:r>
          </w:p>
        </w:tc>
        <w:tc>
          <w:tcPr>
            <w:tcW w:w="1134" w:type="dxa"/>
          </w:tcPr>
          <w:p w14:paraId="3A2E1447" w14:textId="77777777" w:rsidR="001D7D27" w:rsidRDefault="00000000">
            <w:pPr>
              <w:spacing w:line="360" w:lineRule="auto"/>
              <w:rPr>
                <w:rFonts w:ascii="宋体" w:eastAsia="宋体" w:hAnsi="宋体" w:cs="宋体" w:hint="eastAsia"/>
                <w:b/>
                <w:bCs/>
                <w:sz w:val="22"/>
                <w:szCs w:val="22"/>
              </w:rPr>
            </w:pPr>
            <w:r>
              <w:rPr>
                <w:rFonts w:ascii="宋体" w:eastAsia="宋体" w:hAnsi="宋体" w:cs="宋体" w:hint="eastAsia"/>
                <w:b/>
                <w:bCs/>
                <w:sz w:val="22"/>
                <w:szCs w:val="22"/>
              </w:rPr>
              <w:t>起始时间</w:t>
            </w:r>
          </w:p>
        </w:tc>
        <w:tc>
          <w:tcPr>
            <w:tcW w:w="4185" w:type="dxa"/>
          </w:tcPr>
          <w:p w14:paraId="14CCAB9B" w14:textId="77777777" w:rsidR="001D7D27" w:rsidRDefault="00000000">
            <w:pPr>
              <w:spacing w:line="360" w:lineRule="auto"/>
              <w:jc w:val="center"/>
              <w:rPr>
                <w:rFonts w:ascii="宋体" w:eastAsia="宋体" w:hAnsi="宋体" w:cs="宋体" w:hint="eastAsia"/>
                <w:b/>
                <w:bCs/>
                <w:sz w:val="22"/>
                <w:szCs w:val="22"/>
              </w:rPr>
            </w:pPr>
            <w:r>
              <w:rPr>
                <w:rFonts w:ascii="宋体" w:eastAsia="宋体" w:hAnsi="宋体" w:cs="宋体" w:hint="eastAsia"/>
                <w:b/>
                <w:bCs/>
                <w:sz w:val="22"/>
                <w:szCs w:val="22"/>
              </w:rPr>
              <w:t>任务描述</w:t>
            </w:r>
          </w:p>
        </w:tc>
        <w:tc>
          <w:tcPr>
            <w:tcW w:w="3020" w:type="dxa"/>
          </w:tcPr>
          <w:p w14:paraId="0AE01B8C" w14:textId="77777777" w:rsidR="001D7D27" w:rsidRDefault="00000000">
            <w:pPr>
              <w:spacing w:line="360" w:lineRule="auto"/>
              <w:jc w:val="center"/>
              <w:rPr>
                <w:rFonts w:ascii="宋体" w:eastAsia="宋体" w:hAnsi="宋体" w:cs="宋体" w:hint="eastAsia"/>
                <w:b/>
                <w:bCs/>
                <w:sz w:val="22"/>
                <w:szCs w:val="22"/>
              </w:rPr>
            </w:pPr>
            <w:r>
              <w:rPr>
                <w:rFonts w:ascii="宋体" w:eastAsia="宋体" w:hAnsi="宋体" w:cs="宋体" w:hint="eastAsia"/>
                <w:b/>
                <w:bCs/>
                <w:sz w:val="22"/>
                <w:szCs w:val="22"/>
              </w:rPr>
              <w:t>任务目标</w:t>
            </w:r>
          </w:p>
        </w:tc>
      </w:tr>
      <w:tr w:rsidR="00391C74" w14:paraId="6CEBBF09" w14:textId="77777777">
        <w:trPr>
          <w:jc w:val="center"/>
        </w:trPr>
        <w:tc>
          <w:tcPr>
            <w:tcW w:w="704" w:type="dxa"/>
            <w:vMerge w:val="restart"/>
          </w:tcPr>
          <w:p w14:paraId="1C557827" w14:textId="77777777" w:rsidR="00391C74" w:rsidRDefault="00391C74">
            <w:pPr>
              <w:ind w:firstLineChars="200" w:firstLine="440"/>
              <w:jc w:val="center"/>
              <w:rPr>
                <w:rFonts w:ascii="宋体" w:eastAsia="宋体" w:hAnsi="宋体" w:cs="宋体" w:hint="eastAsia"/>
                <w:sz w:val="22"/>
                <w:szCs w:val="22"/>
              </w:rPr>
            </w:pPr>
            <w:r>
              <w:rPr>
                <w:rFonts w:ascii="宋体" w:eastAsia="宋体" w:hAnsi="宋体" w:cs="宋体"/>
                <w:sz w:val="22"/>
                <w:szCs w:val="22"/>
              </w:rPr>
              <w:t>1</w:t>
            </w:r>
          </w:p>
        </w:tc>
        <w:tc>
          <w:tcPr>
            <w:tcW w:w="1134" w:type="dxa"/>
          </w:tcPr>
          <w:p w14:paraId="15EF3B79" w14:textId="54FD4996" w:rsidR="00391C74" w:rsidRDefault="00391C74">
            <w:pPr>
              <w:jc w:val="center"/>
              <w:rPr>
                <w:rFonts w:ascii="宋体" w:eastAsia="宋体" w:hAnsi="宋体" w:cs="宋体" w:hint="eastAsia"/>
                <w:sz w:val="22"/>
                <w:szCs w:val="22"/>
              </w:rPr>
            </w:pPr>
            <w:r>
              <w:rPr>
                <w:rFonts w:ascii="宋体" w:eastAsia="宋体" w:hAnsi="宋体" w:cs="宋体" w:hint="eastAsia"/>
                <w:sz w:val="22"/>
                <w:szCs w:val="22"/>
              </w:rPr>
              <w:t>自</w:t>
            </w:r>
            <w:r>
              <w:rPr>
                <w:rFonts w:ascii="宋体" w:hAnsi="宋体" w:cs="宋体" w:hint="eastAsia"/>
                <w:color w:val="000000"/>
                <w:sz w:val="22"/>
                <w:szCs w:val="22"/>
              </w:rPr>
              <w:t>《需求开发项目确认书》经双方一致确认后</w:t>
            </w:r>
            <w:r>
              <w:rPr>
                <w:rFonts w:ascii="宋体" w:eastAsia="宋体" w:hAnsi="宋体" w:cs="宋体" w:hint="eastAsia"/>
                <w:sz w:val="22"/>
                <w:szCs w:val="22"/>
              </w:rPr>
              <w:t>的</w:t>
            </w:r>
            <w:ins w:id="94" w:author="Chen Huang" w:date="2025-09-08T14:28:00Z" w16du:dateUtc="2025-09-08T06:28:00Z">
              <w:r>
                <w:rPr>
                  <w:rFonts w:ascii="宋体" w:eastAsia="宋体" w:hAnsi="宋体" w:cs="宋体" w:hint="eastAsia"/>
                  <w:sz w:val="22"/>
                  <w:szCs w:val="22"/>
                </w:rPr>
                <w:t>三</w:t>
              </w:r>
            </w:ins>
            <w:del w:id="95" w:author="Chen Huang" w:date="2025-09-08T14:28:00Z" w16du:dateUtc="2025-09-08T06:28:00Z">
              <w:r w:rsidDel="00391C74">
                <w:rPr>
                  <w:rFonts w:ascii="宋体" w:eastAsia="宋体" w:hAnsi="宋体" w:cs="宋体" w:hint="eastAsia"/>
                  <w:sz w:val="22"/>
                  <w:szCs w:val="22"/>
                </w:rPr>
                <w:delText>五</w:delText>
              </w:r>
            </w:del>
            <w:proofErr w:type="gramStart"/>
            <w:r>
              <w:rPr>
                <w:rFonts w:ascii="宋体" w:eastAsia="宋体" w:hAnsi="宋体" w:cs="宋体" w:hint="eastAsia"/>
                <w:sz w:val="22"/>
                <w:szCs w:val="22"/>
              </w:rPr>
              <w:t>个</w:t>
            </w:r>
            <w:proofErr w:type="gramEnd"/>
            <w:r>
              <w:rPr>
                <w:rFonts w:ascii="宋体" w:eastAsia="宋体" w:hAnsi="宋体" w:cs="宋体" w:hint="eastAsia"/>
                <w:sz w:val="22"/>
                <w:szCs w:val="22"/>
              </w:rPr>
              <w:t>月内</w:t>
            </w:r>
          </w:p>
        </w:tc>
        <w:tc>
          <w:tcPr>
            <w:tcW w:w="4185" w:type="dxa"/>
          </w:tcPr>
          <w:p w14:paraId="15C9597E" w14:textId="77777777" w:rsidR="00391C74" w:rsidRDefault="00391C74">
            <w:pPr>
              <w:rPr>
                <w:rFonts w:ascii="宋体" w:eastAsia="宋体" w:hAnsi="宋体" w:cs="宋体" w:hint="eastAsia"/>
                <w:sz w:val="22"/>
                <w:szCs w:val="22"/>
              </w:rPr>
            </w:pPr>
            <w:r>
              <w:rPr>
                <w:rFonts w:ascii="宋体" w:eastAsia="宋体" w:hAnsi="宋体" w:cs="宋体" w:hint="eastAsia"/>
                <w:b/>
                <w:bCs/>
                <w:sz w:val="22"/>
                <w:szCs w:val="22"/>
              </w:rPr>
              <w:t>结构化政策向量知识库的构建与切片实现：</w:t>
            </w:r>
            <w:r>
              <w:rPr>
                <w:rFonts w:ascii="宋体" w:eastAsia="宋体" w:hAnsi="宋体" w:cs="宋体" w:hint="eastAsia"/>
                <w:sz w:val="22"/>
                <w:szCs w:val="22"/>
              </w:rPr>
              <w:t>基于甲方提供的多模态政策数据（包括图片、</w:t>
            </w:r>
            <w:r>
              <w:rPr>
                <w:rFonts w:ascii="宋体" w:eastAsia="宋体" w:hAnsi="宋体" w:cs="宋体"/>
                <w:sz w:val="22"/>
                <w:szCs w:val="22"/>
              </w:rPr>
              <w:t>PDF、HTML、音频等文件），利用甲方提供OCR和ASR技术将非结构化内容转化为标准化文本，构建结构化政策知识库，并进一步转换为向量知识库，并进一步完成向量化处理，形成可用于高效检索与相似度计算的政策向量知识库。</w:t>
            </w:r>
          </w:p>
          <w:p w14:paraId="687AE3A7" w14:textId="77777777" w:rsidR="00391C74" w:rsidRDefault="00391C74">
            <w:pPr>
              <w:rPr>
                <w:rFonts w:ascii="宋体" w:eastAsia="宋体" w:hAnsi="宋体" w:cs="宋体" w:hint="eastAsia"/>
                <w:sz w:val="22"/>
                <w:szCs w:val="22"/>
              </w:rPr>
            </w:pPr>
            <w:r>
              <w:rPr>
                <w:rFonts w:ascii="宋体" w:eastAsia="宋体" w:hAnsi="宋体" w:cs="宋体" w:hint="eastAsia"/>
                <w:b/>
                <w:bCs/>
                <w:sz w:val="22"/>
                <w:szCs w:val="22"/>
              </w:rPr>
              <w:t>知识库切片机制设计：</w:t>
            </w:r>
            <w:r>
              <w:rPr>
                <w:rFonts w:ascii="宋体" w:eastAsia="宋体" w:hAnsi="宋体" w:cs="宋体" w:hint="eastAsia"/>
                <w:sz w:val="22"/>
                <w:szCs w:val="22"/>
              </w:rPr>
              <w:t>构建高效的知识切片方案，按主题、领域或用户意图等维度对本地知识进行组织与划分；结合</w:t>
            </w:r>
            <w:r>
              <w:rPr>
                <w:rFonts w:ascii="宋体" w:eastAsia="宋体" w:hAnsi="宋体" w:cs="宋体"/>
                <w:sz w:val="22"/>
                <w:szCs w:val="22"/>
              </w:rPr>
              <w:t>Embedding索引优化技术，提升知识检索的准确率和响应速度。</w:t>
            </w:r>
          </w:p>
          <w:p w14:paraId="4D7C764D" w14:textId="00684F08" w:rsidR="00391C74" w:rsidRDefault="00391C74">
            <w:pPr>
              <w:rPr>
                <w:rFonts w:ascii="宋体" w:eastAsia="宋体" w:hAnsi="宋体" w:cs="宋体" w:hint="eastAsia"/>
                <w:sz w:val="22"/>
                <w:szCs w:val="22"/>
              </w:rPr>
            </w:pPr>
            <w:del w:id="96" w:author="Chen Huang" w:date="2025-09-08T14:27:00Z" w16du:dateUtc="2025-09-08T06:27:00Z">
              <w:r w:rsidDel="00391C74">
                <w:rPr>
                  <w:rFonts w:ascii="宋体" w:eastAsia="宋体" w:hAnsi="宋体" w:cs="宋体" w:hint="eastAsia"/>
                  <w:b/>
                  <w:bCs/>
                  <w:sz w:val="22"/>
                  <w:szCs w:val="22"/>
                </w:rPr>
                <w:delText>混合检索系统构建与联网能力提升：</w:delText>
              </w:r>
              <w:r w:rsidDel="00391C74">
                <w:rPr>
                  <w:rFonts w:ascii="宋体" w:eastAsia="宋体" w:hAnsi="宋体" w:cs="宋体" w:hint="eastAsia"/>
                  <w:sz w:val="22"/>
                  <w:szCs w:val="22"/>
                </w:rPr>
                <w:delText>通过接入高质量政策数据源（见附件三）与多轮检索机制，提升大模型在政策类问答任务中的外部信息获取能力。在</w:delText>
              </w:r>
              <w:r w:rsidDel="00391C74">
                <w:rPr>
                  <w:rFonts w:ascii="宋体" w:eastAsia="宋体" w:hAnsi="宋体" w:cs="宋体"/>
                  <w:sz w:val="22"/>
                  <w:szCs w:val="22"/>
                </w:rPr>
                <w:delText xml:space="preserve"> DeepSeek </w:delText>
              </w:r>
              <w:r w:rsidDel="00391C74">
                <w:rPr>
                  <w:rFonts w:ascii="宋体" w:eastAsia="宋体" w:hAnsi="宋体" w:cs="宋体" w:hint="eastAsia"/>
                  <w:sz w:val="22"/>
                  <w:szCs w:val="22"/>
                </w:rPr>
                <w:delText>等技术框架下，融合多源</w:delText>
              </w:r>
              <w:r w:rsidDel="00391C74">
                <w:rPr>
                  <w:rFonts w:ascii="宋体" w:eastAsia="宋体" w:hAnsi="宋体" w:cs="宋体"/>
                  <w:sz w:val="22"/>
                  <w:szCs w:val="22"/>
                </w:rPr>
                <w:delText>API接入与重排序模块，进一步增强检索结果的覆盖性、相关性和时效性。</w:delText>
              </w:r>
            </w:del>
          </w:p>
        </w:tc>
        <w:tc>
          <w:tcPr>
            <w:tcW w:w="3020" w:type="dxa"/>
          </w:tcPr>
          <w:p w14:paraId="3AD352BF" w14:textId="77777777" w:rsidR="00391C74" w:rsidRDefault="00391C74">
            <w:pPr>
              <w:numPr>
                <w:ilvl w:val="0"/>
                <w:numId w:val="11"/>
              </w:numPr>
              <w:rPr>
                <w:rFonts w:ascii="宋体" w:eastAsia="宋体" w:hAnsi="宋体" w:cs="宋体" w:hint="eastAsia"/>
                <w:sz w:val="22"/>
                <w:szCs w:val="22"/>
              </w:rPr>
            </w:pPr>
            <w:r>
              <w:rPr>
                <w:rFonts w:ascii="宋体" w:eastAsia="宋体" w:hAnsi="宋体" w:cs="宋体" w:hint="eastAsia"/>
                <w:sz w:val="22"/>
                <w:szCs w:val="22"/>
              </w:rPr>
              <w:t>完成政策信息的结构化处理，提取关键属性（详见附件</w:t>
            </w:r>
            <w:r>
              <w:rPr>
                <w:rFonts w:ascii="宋体" w:eastAsia="宋体" w:hAnsi="宋体" w:cs="宋体"/>
                <w:sz w:val="22"/>
                <w:szCs w:val="22"/>
              </w:rPr>
              <w:t>3.2），生成规范化的键值对表示；</w:t>
            </w:r>
          </w:p>
          <w:p w14:paraId="581A3D01" w14:textId="77777777" w:rsidR="00391C74" w:rsidRDefault="00391C74">
            <w:pPr>
              <w:numPr>
                <w:ilvl w:val="0"/>
                <w:numId w:val="11"/>
              </w:numPr>
              <w:rPr>
                <w:rFonts w:ascii="宋体" w:eastAsia="宋体" w:hAnsi="宋体" w:cs="宋体" w:hint="eastAsia"/>
                <w:sz w:val="22"/>
                <w:szCs w:val="22"/>
              </w:rPr>
            </w:pPr>
            <w:r>
              <w:rPr>
                <w:rFonts w:ascii="宋体" w:eastAsia="宋体" w:hAnsi="宋体" w:cs="宋体" w:hint="eastAsia"/>
                <w:sz w:val="22"/>
                <w:szCs w:val="22"/>
              </w:rPr>
              <w:t>实现政策文本的向量化表示，构建支持高效语义检索的向量知识库；</w:t>
            </w:r>
          </w:p>
          <w:p w14:paraId="01A3447B" w14:textId="0527573E" w:rsidR="00391C74" w:rsidDel="00391C74" w:rsidRDefault="00391C74">
            <w:pPr>
              <w:numPr>
                <w:ilvl w:val="0"/>
                <w:numId w:val="11"/>
              </w:numPr>
              <w:rPr>
                <w:del w:id="97" w:author="Chen Huang" w:date="2025-09-08T14:27:00Z" w16du:dateUtc="2025-09-08T06:27:00Z"/>
                <w:rFonts w:ascii="宋体" w:eastAsia="宋体" w:hAnsi="宋体" w:cs="宋体" w:hint="eastAsia"/>
                <w:sz w:val="22"/>
                <w:szCs w:val="22"/>
              </w:rPr>
            </w:pPr>
            <w:del w:id="98" w:author="Chen Huang" w:date="2025-09-08T14:27:00Z" w16du:dateUtc="2025-09-08T06:27:00Z">
              <w:r w:rsidDel="00391C74">
                <w:rPr>
                  <w:rFonts w:ascii="宋体" w:eastAsia="宋体" w:hAnsi="宋体" w:cs="宋体" w:hint="eastAsia"/>
                  <w:sz w:val="22"/>
                  <w:szCs w:val="22"/>
                </w:rPr>
                <w:delText>优化本地知识的调用相关性与响应效率，为后续理解、比对与内容生成提供高质量的信息支撑；</w:delText>
              </w:r>
            </w:del>
          </w:p>
          <w:p w14:paraId="6F86D27C" w14:textId="3591AA09" w:rsidR="00391C74" w:rsidDel="00391C74" w:rsidRDefault="00391C74">
            <w:pPr>
              <w:numPr>
                <w:ilvl w:val="0"/>
                <w:numId w:val="11"/>
              </w:numPr>
              <w:rPr>
                <w:del w:id="99" w:author="Chen Huang" w:date="2025-09-08T14:27:00Z" w16du:dateUtc="2025-09-08T06:27:00Z"/>
                <w:sz w:val="22"/>
                <w:szCs w:val="22"/>
              </w:rPr>
            </w:pPr>
            <w:del w:id="100" w:author="Chen Huang" w:date="2025-09-08T14:27:00Z" w16du:dateUtc="2025-09-08T06:27:00Z">
              <w:r w:rsidDel="00391C74">
                <w:rPr>
                  <w:rFonts w:ascii="宋体" w:eastAsia="宋体" w:hAnsi="宋体" w:cs="宋体" w:hint="eastAsia"/>
                  <w:sz w:val="22"/>
                  <w:szCs w:val="22"/>
                </w:rPr>
                <w:delText>构建本地知识与联网信息融合的混合检索体系，提升联网检索的准确性与实时性。</w:delText>
              </w:r>
            </w:del>
          </w:p>
          <w:p w14:paraId="2245DAE8" w14:textId="77777777" w:rsidR="00391C74" w:rsidRDefault="00391C74" w:rsidP="00391C74">
            <w:pPr>
              <w:rPr>
                <w:rFonts w:ascii="宋体" w:eastAsia="宋体" w:hAnsi="宋体" w:cs="宋体" w:hint="eastAsia"/>
                <w:sz w:val="22"/>
                <w:szCs w:val="22"/>
              </w:rPr>
              <w:pPrChange w:id="101" w:author="Chen Huang" w:date="2025-09-08T14:27:00Z" w16du:dateUtc="2025-09-08T06:27:00Z">
                <w:pPr>
                  <w:numPr>
                    <w:ilvl w:val="255"/>
                  </w:numPr>
                </w:pPr>
              </w:pPrChange>
            </w:pPr>
          </w:p>
        </w:tc>
      </w:tr>
      <w:tr w:rsidR="00391C74" w14:paraId="7BC9EAB7" w14:textId="77777777">
        <w:trPr>
          <w:jc w:val="center"/>
          <w:ins w:id="102" w:author="Chen Huang" w:date="2025-09-08T14:27:00Z" w16du:dateUtc="2025-09-08T06:27:00Z"/>
        </w:trPr>
        <w:tc>
          <w:tcPr>
            <w:tcW w:w="704" w:type="dxa"/>
            <w:vMerge/>
          </w:tcPr>
          <w:p w14:paraId="65CBFDDB" w14:textId="77777777" w:rsidR="00391C74" w:rsidRDefault="00391C74">
            <w:pPr>
              <w:ind w:firstLineChars="200" w:firstLine="440"/>
              <w:jc w:val="center"/>
              <w:rPr>
                <w:ins w:id="103" w:author="Chen Huang" w:date="2025-09-08T14:27:00Z" w16du:dateUtc="2025-09-08T06:27:00Z"/>
                <w:rFonts w:ascii="宋体" w:eastAsia="宋体" w:hAnsi="宋体" w:cs="宋体"/>
                <w:sz w:val="22"/>
                <w:szCs w:val="22"/>
              </w:rPr>
            </w:pPr>
          </w:p>
        </w:tc>
        <w:tc>
          <w:tcPr>
            <w:tcW w:w="1134" w:type="dxa"/>
          </w:tcPr>
          <w:p w14:paraId="5DD697C5" w14:textId="270CECE3" w:rsidR="00391C74" w:rsidRDefault="00391C74">
            <w:pPr>
              <w:jc w:val="center"/>
              <w:rPr>
                <w:ins w:id="104" w:author="Chen Huang" w:date="2025-09-08T14:27:00Z" w16du:dateUtc="2025-09-08T06:27:00Z"/>
                <w:rFonts w:ascii="宋体" w:eastAsia="宋体" w:hAnsi="宋体" w:cs="宋体" w:hint="eastAsia"/>
                <w:sz w:val="22"/>
                <w:szCs w:val="22"/>
              </w:rPr>
            </w:pPr>
            <w:ins w:id="105" w:author="Chen Huang" w:date="2025-09-08T14:28:00Z" w16du:dateUtc="2025-09-08T06:28:00Z">
              <w:r>
                <w:rPr>
                  <w:rFonts w:ascii="宋体" w:eastAsia="宋体" w:hAnsi="宋体" w:cs="宋体" w:hint="eastAsia"/>
                  <w:sz w:val="22"/>
                  <w:szCs w:val="22"/>
                </w:rPr>
                <w:t>自</w:t>
              </w:r>
              <w:r>
                <w:rPr>
                  <w:rFonts w:ascii="宋体" w:hAnsi="宋体" w:cs="宋体"/>
                  <w:color w:val="000000"/>
                  <w:sz w:val="22"/>
                  <w:szCs w:val="22"/>
                </w:rPr>
                <w:t>《</w:t>
              </w:r>
              <w:r>
                <w:rPr>
                  <w:rFonts w:ascii="宋体" w:hAnsi="宋体" w:cs="宋体" w:hint="eastAsia"/>
                  <w:color w:val="000000"/>
                  <w:sz w:val="22"/>
                  <w:szCs w:val="22"/>
                </w:rPr>
                <w:t>需求</w:t>
              </w:r>
              <w:r>
                <w:rPr>
                  <w:rFonts w:ascii="宋体" w:hAnsi="宋体" w:cs="宋体"/>
                  <w:color w:val="000000"/>
                  <w:sz w:val="22"/>
                  <w:szCs w:val="22"/>
                </w:rPr>
                <w:t>开发项目确认书》经双方一致确认后</w:t>
              </w:r>
              <w:r>
                <w:rPr>
                  <w:rFonts w:ascii="宋体" w:eastAsia="宋体" w:hAnsi="宋体" w:cs="宋体" w:hint="eastAsia"/>
                  <w:sz w:val="22"/>
                  <w:szCs w:val="22"/>
                </w:rPr>
                <w:t>的第</w:t>
              </w:r>
              <w:r>
                <w:rPr>
                  <w:rFonts w:ascii="宋体" w:eastAsia="宋体" w:hAnsi="宋体" w:cs="宋体" w:hint="eastAsia"/>
                  <w:sz w:val="22"/>
                  <w:szCs w:val="22"/>
                </w:rPr>
                <w:t>三</w:t>
              </w:r>
              <w:r>
                <w:rPr>
                  <w:rFonts w:ascii="宋体" w:eastAsia="宋体" w:hAnsi="宋体" w:cs="宋体" w:hint="eastAsia"/>
                  <w:sz w:val="22"/>
                  <w:szCs w:val="22"/>
                </w:rPr>
                <w:t>个月起至第</w:t>
              </w:r>
              <w:r>
                <w:rPr>
                  <w:rFonts w:ascii="宋体" w:eastAsia="宋体" w:hAnsi="宋体" w:cs="宋体" w:hint="eastAsia"/>
                  <w:sz w:val="22"/>
                  <w:szCs w:val="22"/>
                </w:rPr>
                <w:t>五</w:t>
              </w:r>
              <w:r>
                <w:rPr>
                  <w:rFonts w:ascii="宋体" w:eastAsia="宋体" w:hAnsi="宋体" w:cs="宋体" w:hint="eastAsia"/>
                  <w:sz w:val="22"/>
                  <w:szCs w:val="22"/>
                </w:rPr>
                <w:t>个月止</w:t>
              </w:r>
            </w:ins>
          </w:p>
        </w:tc>
        <w:tc>
          <w:tcPr>
            <w:tcW w:w="4185" w:type="dxa"/>
          </w:tcPr>
          <w:p w14:paraId="0C8938E9" w14:textId="29B31F54" w:rsidR="00391C74" w:rsidRDefault="00391C74">
            <w:pPr>
              <w:rPr>
                <w:ins w:id="106" w:author="Chen Huang" w:date="2025-09-08T14:27:00Z" w16du:dateUtc="2025-09-08T06:27:00Z"/>
                <w:rFonts w:ascii="宋体" w:eastAsia="宋体" w:hAnsi="宋体" w:cs="宋体" w:hint="eastAsia"/>
                <w:b/>
                <w:bCs/>
                <w:sz w:val="22"/>
                <w:szCs w:val="22"/>
              </w:rPr>
            </w:pPr>
            <w:ins w:id="107" w:author="Chen Huang" w:date="2025-09-08T14:27:00Z" w16du:dateUtc="2025-09-08T06:27:00Z">
              <w:r>
                <w:rPr>
                  <w:rFonts w:ascii="宋体" w:eastAsia="宋体" w:hAnsi="宋体" w:cs="宋体" w:hint="eastAsia"/>
                  <w:b/>
                  <w:bCs/>
                  <w:sz w:val="22"/>
                  <w:szCs w:val="22"/>
                </w:rPr>
                <w:t>混合检索系统构建与联网能力提升：</w:t>
              </w:r>
              <w:r>
                <w:rPr>
                  <w:rFonts w:ascii="宋体" w:eastAsia="宋体" w:hAnsi="宋体" w:cs="宋体" w:hint="eastAsia"/>
                  <w:sz w:val="22"/>
                  <w:szCs w:val="22"/>
                </w:rPr>
                <w:t>通过接入高质量政策数据源（见附件三）与多轮检索机制，提升大模型在政策类问答任务中的外部信息获取能力。在</w:t>
              </w:r>
              <w:r>
                <w:rPr>
                  <w:rFonts w:ascii="宋体" w:eastAsia="宋体" w:hAnsi="宋体" w:cs="宋体"/>
                  <w:sz w:val="22"/>
                  <w:szCs w:val="22"/>
                </w:rPr>
                <w:t xml:space="preserve"> DeepSeek </w:t>
              </w:r>
              <w:r>
                <w:rPr>
                  <w:rFonts w:ascii="宋体" w:eastAsia="宋体" w:hAnsi="宋体" w:cs="宋体" w:hint="eastAsia"/>
                  <w:sz w:val="22"/>
                  <w:szCs w:val="22"/>
                </w:rPr>
                <w:t>等技术框架下，融合多源</w:t>
              </w:r>
              <w:r>
                <w:rPr>
                  <w:rFonts w:ascii="宋体" w:eastAsia="宋体" w:hAnsi="宋体" w:cs="宋体"/>
                  <w:sz w:val="22"/>
                  <w:szCs w:val="22"/>
                </w:rPr>
                <w:t>API接入与重排序模块，进一步增强检索结果的覆盖性、相关性和时效性。</w:t>
              </w:r>
            </w:ins>
          </w:p>
        </w:tc>
        <w:tc>
          <w:tcPr>
            <w:tcW w:w="3020" w:type="dxa"/>
          </w:tcPr>
          <w:p w14:paraId="6BBA8E05" w14:textId="77777777" w:rsidR="00391C74" w:rsidRDefault="00391C74" w:rsidP="00391C74">
            <w:pPr>
              <w:numPr>
                <w:ilvl w:val="0"/>
                <w:numId w:val="11"/>
              </w:numPr>
              <w:rPr>
                <w:ins w:id="108" w:author="Chen Huang" w:date="2025-09-08T14:27:00Z" w16du:dateUtc="2025-09-08T06:27:00Z"/>
                <w:rFonts w:ascii="宋体" w:eastAsia="宋体" w:hAnsi="宋体" w:cs="宋体" w:hint="eastAsia"/>
                <w:sz w:val="22"/>
                <w:szCs w:val="22"/>
              </w:rPr>
            </w:pPr>
            <w:ins w:id="109" w:author="Chen Huang" w:date="2025-09-08T14:27:00Z" w16du:dateUtc="2025-09-08T06:27:00Z">
              <w:r>
                <w:rPr>
                  <w:rFonts w:ascii="宋体" w:eastAsia="宋体" w:hAnsi="宋体" w:cs="宋体" w:hint="eastAsia"/>
                  <w:sz w:val="22"/>
                  <w:szCs w:val="22"/>
                </w:rPr>
                <w:t>优化本地知识的调用相关性与响应效率，为后续理解、比对与内容生成提供高质量的信息支撑；</w:t>
              </w:r>
            </w:ins>
          </w:p>
          <w:p w14:paraId="0758FC0B" w14:textId="20D86041" w:rsidR="00391C74" w:rsidRPr="00391C74" w:rsidRDefault="00391C74" w:rsidP="00391C74">
            <w:pPr>
              <w:numPr>
                <w:ilvl w:val="0"/>
                <w:numId w:val="11"/>
              </w:numPr>
              <w:rPr>
                <w:ins w:id="110" w:author="Chen Huang" w:date="2025-09-08T14:27:00Z" w16du:dateUtc="2025-09-08T06:27:00Z"/>
                <w:rFonts w:hint="eastAsia"/>
                <w:sz w:val="22"/>
                <w:szCs w:val="22"/>
                <w:rPrChange w:id="111" w:author="Chen Huang" w:date="2025-09-08T14:27:00Z" w16du:dateUtc="2025-09-08T06:27:00Z">
                  <w:rPr>
                    <w:ins w:id="112" w:author="Chen Huang" w:date="2025-09-08T14:27:00Z" w16du:dateUtc="2025-09-08T06:27:00Z"/>
                    <w:rFonts w:ascii="宋体" w:eastAsia="宋体" w:hAnsi="宋体" w:cs="宋体" w:hint="eastAsia"/>
                    <w:sz w:val="22"/>
                    <w:szCs w:val="22"/>
                  </w:rPr>
                </w:rPrChange>
              </w:rPr>
            </w:pPr>
            <w:ins w:id="113" w:author="Chen Huang" w:date="2025-09-08T14:27:00Z" w16du:dateUtc="2025-09-08T06:27:00Z">
              <w:r>
                <w:rPr>
                  <w:rFonts w:ascii="宋体" w:eastAsia="宋体" w:hAnsi="宋体" w:cs="宋体" w:hint="eastAsia"/>
                  <w:sz w:val="22"/>
                  <w:szCs w:val="22"/>
                </w:rPr>
                <w:t>构建本地知识与联网信息融合的混合检索体系，提升联网检索的准确性与实时性。</w:t>
              </w:r>
            </w:ins>
          </w:p>
        </w:tc>
      </w:tr>
      <w:tr w:rsidR="00391C74" w14:paraId="067CF4D8" w14:textId="77777777">
        <w:trPr>
          <w:jc w:val="center"/>
        </w:trPr>
        <w:tc>
          <w:tcPr>
            <w:tcW w:w="704" w:type="dxa"/>
            <w:vMerge w:val="restart"/>
          </w:tcPr>
          <w:p w14:paraId="2B0CA46C" w14:textId="77777777" w:rsidR="00391C74" w:rsidRDefault="00391C74">
            <w:pPr>
              <w:ind w:firstLineChars="200" w:firstLine="440"/>
              <w:jc w:val="center"/>
              <w:rPr>
                <w:rFonts w:ascii="宋体" w:eastAsia="宋体" w:hAnsi="宋体" w:cs="宋体" w:hint="eastAsia"/>
                <w:sz w:val="22"/>
                <w:szCs w:val="22"/>
              </w:rPr>
            </w:pPr>
            <w:r>
              <w:rPr>
                <w:rFonts w:ascii="宋体" w:eastAsia="宋体" w:hAnsi="宋体" w:cs="宋体"/>
                <w:sz w:val="22"/>
                <w:szCs w:val="22"/>
              </w:rPr>
              <w:t>2</w:t>
            </w:r>
          </w:p>
        </w:tc>
        <w:tc>
          <w:tcPr>
            <w:tcW w:w="1134" w:type="dxa"/>
          </w:tcPr>
          <w:p w14:paraId="1F0C894B" w14:textId="6F249902" w:rsidR="00391C74" w:rsidRDefault="00391C74">
            <w:pPr>
              <w:jc w:val="center"/>
              <w:rPr>
                <w:rFonts w:ascii="宋体" w:eastAsia="宋体" w:hAnsi="宋体" w:cs="宋体" w:hint="eastAsia"/>
                <w:sz w:val="22"/>
                <w:szCs w:val="22"/>
              </w:rPr>
            </w:pPr>
            <w:r>
              <w:rPr>
                <w:rFonts w:ascii="宋体" w:eastAsia="宋体" w:hAnsi="宋体" w:cs="宋体" w:hint="eastAsia"/>
                <w:sz w:val="22"/>
                <w:szCs w:val="22"/>
              </w:rPr>
              <w:t>自</w:t>
            </w:r>
            <w:r>
              <w:rPr>
                <w:rFonts w:ascii="宋体" w:hAnsi="宋体" w:cs="宋体"/>
                <w:color w:val="000000"/>
                <w:sz w:val="22"/>
                <w:szCs w:val="22"/>
              </w:rPr>
              <w:t>《</w:t>
            </w:r>
            <w:r>
              <w:rPr>
                <w:rFonts w:ascii="宋体" w:hAnsi="宋体" w:cs="宋体" w:hint="eastAsia"/>
                <w:color w:val="000000"/>
                <w:sz w:val="22"/>
                <w:szCs w:val="22"/>
              </w:rPr>
              <w:t>需求</w:t>
            </w:r>
            <w:r>
              <w:rPr>
                <w:rFonts w:ascii="宋体" w:hAnsi="宋体" w:cs="宋体"/>
                <w:color w:val="000000"/>
                <w:sz w:val="22"/>
                <w:szCs w:val="22"/>
              </w:rPr>
              <w:t>开发项目确认书》经双方一致确认后</w:t>
            </w:r>
            <w:r>
              <w:rPr>
                <w:rFonts w:ascii="宋体" w:eastAsia="宋体" w:hAnsi="宋体" w:cs="宋体" w:hint="eastAsia"/>
                <w:sz w:val="22"/>
                <w:szCs w:val="22"/>
              </w:rPr>
              <w:t>的第五个月起至第</w:t>
            </w:r>
            <w:del w:id="114" w:author="Chen Huang" w:date="2025-09-08T14:30:00Z" w16du:dateUtc="2025-09-08T06:30:00Z">
              <w:r w:rsidDel="00391C74">
                <w:rPr>
                  <w:rFonts w:ascii="宋体" w:eastAsia="宋体" w:hAnsi="宋体" w:cs="宋体" w:hint="eastAsia"/>
                  <w:sz w:val="22"/>
                  <w:szCs w:val="22"/>
                </w:rPr>
                <w:delText>十一</w:delText>
              </w:r>
            </w:del>
            <w:ins w:id="115" w:author="Chen Huang" w:date="2025-09-08T14:30:00Z" w16du:dateUtc="2025-09-08T06:30:00Z">
              <w:r>
                <w:rPr>
                  <w:rFonts w:ascii="宋体" w:eastAsia="宋体" w:hAnsi="宋体" w:cs="宋体" w:hint="eastAsia"/>
                  <w:sz w:val="22"/>
                  <w:szCs w:val="22"/>
                </w:rPr>
                <w:t>八</w:t>
              </w:r>
            </w:ins>
            <w:r>
              <w:rPr>
                <w:rFonts w:ascii="宋体" w:eastAsia="宋体" w:hAnsi="宋体" w:cs="宋体" w:hint="eastAsia"/>
                <w:sz w:val="22"/>
                <w:szCs w:val="22"/>
              </w:rPr>
              <w:t>个月止</w:t>
            </w:r>
          </w:p>
        </w:tc>
        <w:tc>
          <w:tcPr>
            <w:tcW w:w="4185" w:type="dxa"/>
          </w:tcPr>
          <w:p w14:paraId="3EFBD5B7" w14:textId="77777777" w:rsidR="00391C74" w:rsidRDefault="00391C74">
            <w:pPr>
              <w:rPr>
                <w:rFonts w:ascii="宋体" w:eastAsia="宋体" w:hAnsi="宋体" w:cs="宋体" w:hint="eastAsia"/>
                <w:sz w:val="22"/>
                <w:szCs w:val="22"/>
              </w:rPr>
            </w:pPr>
            <w:r>
              <w:rPr>
                <w:rFonts w:ascii="宋体" w:eastAsia="宋体" w:hAnsi="宋体" w:cs="宋体" w:hint="eastAsia"/>
                <w:b/>
                <w:bCs/>
                <w:sz w:val="22"/>
                <w:szCs w:val="22"/>
              </w:rPr>
              <w:t>报告生成流程打通：</w:t>
            </w:r>
            <w:r>
              <w:rPr>
                <w:rFonts w:ascii="宋体" w:eastAsia="宋体" w:hAnsi="宋体" w:cs="宋体" w:hint="eastAsia"/>
                <w:sz w:val="22"/>
                <w:szCs w:val="22"/>
              </w:rPr>
              <w:t>面向企业用户提交的分析请求与模板，系统自动识别并解析其中的关键信息，结合本地知识和联网检索能力，获取最新政策条款及实施细则等权威内容，并按模板要求生成结构化、分章节、带引用标注的政策分析报告。同时，联网获取的政策信息可自动回流知识库，实现持续优化更新。</w:t>
            </w:r>
          </w:p>
          <w:p w14:paraId="5E42B4A8" w14:textId="77777777" w:rsidR="00391C74" w:rsidDel="00391C74" w:rsidRDefault="00391C74">
            <w:pPr>
              <w:rPr>
                <w:del w:id="116" w:author="Chen Huang" w:date="2025-09-08T14:29:00Z" w16du:dateUtc="2025-09-08T06:29:00Z"/>
                <w:rFonts w:ascii="宋体" w:eastAsia="宋体" w:hAnsi="宋体" w:cs="宋体" w:hint="eastAsia"/>
                <w:sz w:val="22"/>
                <w:szCs w:val="22"/>
              </w:rPr>
            </w:pPr>
            <w:r>
              <w:rPr>
                <w:rFonts w:ascii="宋体" w:eastAsia="宋体" w:hAnsi="宋体" w:cs="宋体" w:hint="eastAsia"/>
                <w:b/>
                <w:bCs/>
                <w:sz w:val="22"/>
                <w:szCs w:val="22"/>
              </w:rPr>
              <w:t>复杂政策文本的理解与智能应用：</w:t>
            </w:r>
            <w:r>
              <w:rPr>
                <w:rFonts w:ascii="宋体" w:eastAsia="宋体" w:hAnsi="宋体" w:cs="宋体" w:hint="eastAsia"/>
                <w:sz w:val="22"/>
                <w:szCs w:val="22"/>
              </w:rPr>
              <w:t>针对政策文本中常见的隐含条件、复杂计算或需背景知识补充的内容，开发基于多轮检索的智能理解机制。该机制自动识别文本</w:t>
            </w:r>
            <w:r>
              <w:rPr>
                <w:rFonts w:ascii="宋体" w:eastAsia="宋体" w:hAnsi="宋体" w:cs="宋体" w:hint="eastAsia"/>
                <w:sz w:val="22"/>
                <w:szCs w:val="22"/>
              </w:rPr>
              <w:lastRenderedPageBreak/>
              <w:t>中的隐含要素与逻辑，通过多轮本地与联网检索补充相关知识，最终实现语义增强与深度理解。</w:t>
            </w:r>
          </w:p>
          <w:p w14:paraId="40196F71" w14:textId="7D8B82D0" w:rsidR="00391C74" w:rsidDel="00391C74" w:rsidRDefault="00391C74">
            <w:pPr>
              <w:rPr>
                <w:del w:id="117" w:author="Chen Huang" w:date="2025-09-08T14:29:00Z" w16du:dateUtc="2025-09-08T06:29:00Z"/>
                <w:rFonts w:ascii="宋体" w:eastAsia="宋体" w:hAnsi="宋体" w:cs="宋体" w:hint="eastAsia"/>
                <w:sz w:val="22"/>
                <w:szCs w:val="22"/>
              </w:rPr>
            </w:pPr>
            <w:del w:id="118" w:author="Chen Huang" w:date="2025-09-08T14:29:00Z" w16du:dateUtc="2025-09-08T06:29:00Z">
              <w:r w:rsidDel="00391C74">
                <w:rPr>
                  <w:rFonts w:ascii="宋体" w:eastAsia="宋体" w:hAnsi="宋体" w:cs="宋体" w:hint="eastAsia"/>
                  <w:b/>
                  <w:bCs/>
                  <w:sz w:val="22"/>
                  <w:szCs w:val="22"/>
                </w:rPr>
                <w:delText>报告生成的可靠性增强：</w:delText>
              </w:r>
              <w:r w:rsidDel="00391C74">
                <w:rPr>
                  <w:rFonts w:ascii="宋体" w:eastAsia="宋体" w:hAnsi="宋体" w:cs="宋体" w:hint="eastAsia"/>
                  <w:sz w:val="22"/>
                  <w:szCs w:val="22"/>
                </w:rPr>
                <w:delText>聚焦生成内容中的专业性幻觉、多源错引等问题，引入事实校验机制、基于原文的对齐算法与引用溯源技术，确保生成内容准确、真实、可查。</w:delText>
              </w:r>
            </w:del>
          </w:p>
          <w:p w14:paraId="2AD516CC" w14:textId="1699B348" w:rsidR="00391C74" w:rsidRDefault="00391C74">
            <w:pPr>
              <w:rPr>
                <w:rFonts w:ascii="宋体" w:eastAsia="宋体" w:hAnsi="宋体" w:cs="宋体" w:hint="eastAsia"/>
                <w:sz w:val="22"/>
                <w:szCs w:val="22"/>
              </w:rPr>
            </w:pPr>
            <w:del w:id="119" w:author="Chen Huang" w:date="2025-09-08T14:29:00Z" w16du:dateUtc="2025-09-08T06:29:00Z">
              <w:r w:rsidDel="00391C74">
                <w:rPr>
                  <w:rFonts w:ascii="宋体" w:eastAsia="宋体" w:hAnsi="宋体" w:cs="宋体" w:hint="eastAsia"/>
                  <w:b/>
                  <w:bCs/>
                  <w:sz w:val="22"/>
                  <w:szCs w:val="22"/>
                </w:rPr>
                <w:delText>长文本处理机制优化：</w:delText>
              </w:r>
              <w:r w:rsidDel="00391C74">
                <w:rPr>
                  <w:rFonts w:ascii="宋体" w:eastAsia="宋体" w:hAnsi="宋体" w:cs="宋体" w:hint="eastAsia"/>
                  <w:sz w:val="22"/>
                  <w:szCs w:val="22"/>
                </w:rPr>
                <w:delText>针对超长上下文场景，设计文本压缩与重组机制，将多源长文本中的关键信息结构化为临时可调用知识片段，支持后续任务按需查询使用，提升内容生成的一致性与完整性。</w:delText>
              </w:r>
            </w:del>
          </w:p>
        </w:tc>
        <w:tc>
          <w:tcPr>
            <w:tcW w:w="3020" w:type="dxa"/>
          </w:tcPr>
          <w:p w14:paraId="4BD8544B" w14:textId="77777777" w:rsidR="00391C74" w:rsidRDefault="00391C74">
            <w:pPr>
              <w:numPr>
                <w:ilvl w:val="0"/>
                <w:numId w:val="11"/>
              </w:numPr>
              <w:rPr>
                <w:rFonts w:ascii="宋体" w:eastAsia="宋体" w:hAnsi="宋体" w:cs="宋体" w:hint="eastAsia"/>
                <w:sz w:val="22"/>
                <w:szCs w:val="22"/>
              </w:rPr>
            </w:pPr>
            <w:r>
              <w:rPr>
                <w:rFonts w:ascii="宋体" w:eastAsia="宋体" w:hAnsi="宋体" w:cs="宋体" w:hint="eastAsia"/>
                <w:sz w:val="22"/>
                <w:szCs w:val="22"/>
              </w:rPr>
              <w:lastRenderedPageBreak/>
              <w:t>实现“模板理解—混合检索—报告生成”的全流程自动化；</w:t>
            </w:r>
          </w:p>
          <w:p w14:paraId="4526A653" w14:textId="77777777" w:rsidR="00391C74" w:rsidRDefault="00391C74">
            <w:pPr>
              <w:numPr>
                <w:ilvl w:val="0"/>
                <w:numId w:val="11"/>
              </w:numPr>
              <w:rPr>
                <w:rFonts w:ascii="宋体" w:eastAsia="宋体" w:hAnsi="宋体" w:cs="宋体" w:hint="eastAsia"/>
                <w:sz w:val="22"/>
                <w:szCs w:val="22"/>
              </w:rPr>
            </w:pPr>
            <w:r>
              <w:rPr>
                <w:rFonts w:ascii="宋体" w:eastAsia="宋体" w:hAnsi="宋体" w:cs="宋体" w:hint="eastAsia"/>
                <w:sz w:val="22"/>
                <w:szCs w:val="22"/>
              </w:rPr>
              <w:t>自动识别政策文本中的隐含条件、计算规则、例外条款等关键要素；</w:t>
            </w:r>
          </w:p>
          <w:p w14:paraId="76C79943" w14:textId="77777777" w:rsidR="00391C74" w:rsidRDefault="00391C74">
            <w:pPr>
              <w:numPr>
                <w:ilvl w:val="0"/>
                <w:numId w:val="11"/>
              </w:numPr>
              <w:rPr>
                <w:rFonts w:ascii="宋体" w:eastAsia="宋体" w:hAnsi="宋体" w:cs="宋体" w:hint="eastAsia"/>
                <w:sz w:val="22"/>
                <w:szCs w:val="22"/>
              </w:rPr>
            </w:pPr>
            <w:r>
              <w:rPr>
                <w:rFonts w:ascii="宋体" w:eastAsia="宋体" w:hAnsi="宋体" w:cs="宋体" w:hint="eastAsia"/>
                <w:sz w:val="22"/>
                <w:szCs w:val="22"/>
              </w:rPr>
              <w:t>设计并实现多轮检索机制，动态补全缺失背景知识与支持信息；</w:t>
            </w:r>
          </w:p>
          <w:p w14:paraId="624F9ABF" w14:textId="77777777" w:rsidR="00391C74" w:rsidDel="00391C74" w:rsidRDefault="00391C74">
            <w:pPr>
              <w:numPr>
                <w:ilvl w:val="0"/>
                <w:numId w:val="11"/>
              </w:numPr>
              <w:rPr>
                <w:del w:id="120" w:author="Chen Huang" w:date="2025-09-08T14:29:00Z" w16du:dateUtc="2025-09-08T06:29:00Z"/>
                <w:rFonts w:ascii="宋体" w:eastAsia="宋体" w:hAnsi="宋体" w:cs="宋体" w:hint="eastAsia"/>
                <w:sz w:val="22"/>
                <w:szCs w:val="22"/>
              </w:rPr>
            </w:pPr>
            <w:r>
              <w:rPr>
                <w:rFonts w:ascii="宋体" w:eastAsia="宋体" w:hAnsi="宋体" w:cs="宋体" w:hint="eastAsia"/>
                <w:sz w:val="22"/>
                <w:szCs w:val="22"/>
              </w:rPr>
              <w:t>通过语义重构与深度理解机制，提升模型对复</w:t>
            </w:r>
            <w:r>
              <w:rPr>
                <w:rFonts w:ascii="宋体" w:eastAsia="宋体" w:hAnsi="宋体" w:cs="宋体" w:hint="eastAsia"/>
                <w:sz w:val="22"/>
                <w:szCs w:val="22"/>
              </w:rPr>
              <w:lastRenderedPageBreak/>
              <w:t>杂政策条款的解析能力；</w:t>
            </w:r>
          </w:p>
          <w:p w14:paraId="22F07186" w14:textId="3B6B2F48" w:rsidR="00391C74" w:rsidRPr="00391C74" w:rsidDel="00391C74" w:rsidRDefault="00391C74" w:rsidP="00391C74">
            <w:pPr>
              <w:numPr>
                <w:ilvl w:val="0"/>
                <w:numId w:val="11"/>
              </w:numPr>
              <w:rPr>
                <w:del w:id="121" w:author="Chen Huang" w:date="2025-09-08T14:29:00Z" w16du:dateUtc="2025-09-08T06:29:00Z"/>
                <w:rFonts w:ascii="宋体" w:eastAsia="宋体" w:hAnsi="宋体" w:cs="宋体" w:hint="eastAsia"/>
                <w:sz w:val="22"/>
                <w:szCs w:val="22"/>
              </w:rPr>
              <w:pPrChange w:id="122" w:author="Chen Huang" w:date="2025-09-08T14:29:00Z" w16du:dateUtc="2025-09-08T06:29:00Z">
                <w:pPr>
                  <w:numPr>
                    <w:numId w:val="11"/>
                  </w:numPr>
                  <w:ind w:left="420" w:hanging="420"/>
                </w:pPr>
              </w:pPrChange>
            </w:pPr>
            <w:del w:id="123" w:author="Chen Huang" w:date="2025-09-08T14:29:00Z" w16du:dateUtc="2025-09-08T06:29:00Z">
              <w:r w:rsidRPr="00391C74" w:rsidDel="00391C74">
                <w:rPr>
                  <w:rFonts w:ascii="宋体" w:eastAsia="宋体" w:hAnsi="宋体" w:cs="宋体" w:hint="eastAsia"/>
                  <w:sz w:val="22"/>
                  <w:szCs w:val="22"/>
                </w:rPr>
                <w:delText>自动生成高准确性、高可信度的政策分析报告，有效减少幻觉与理解偏差；</w:delText>
              </w:r>
            </w:del>
          </w:p>
          <w:p w14:paraId="7D3FD6E0" w14:textId="4D3838EE" w:rsidR="00391C74" w:rsidDel="00391C74" w:rsidRDefault="00391C74" w:rsidP="00391C74">
            <w:pPr>
              <w:rPr>
                <w:del w:id="124" w:author="Chen Huang" w:date="2025-09-08T14:29:00Z" w16du:dateUtc="2025-09-08T06:29:00Z"/>
                <w:rFonts w:ascii="宋体" w:eastAsia="宋体" w:hAnsi="宋体" w:cs="宋体" w:hint="eastAsia"/>
                <w:sz w:val="22"/>
                <w:szCs w:val="22"/>
              </w:rPr>
              <w:pPrChange w:id="125" w:author="Chen Huang" w:date="2025-09-08T14:29:00Z" w16du:dateUtc="2025-09-08T06:29:00Z">
                <w:pPr>
                  <w:numPr>
                    <w:numId w:val="11"/>
                  </w:numPr>
                  <w:ind w:left="420" w:hanging="420"/>
                </w:pPr>
              </w:pPrChange>
            </w:pPr>
            <w:del w:id="126" w:author="Chen Huang" w:date="2025-09-08T14:29:00Z" w16du:dateUtc="2025-09-08T06:29:00Z">
              <w:r w:rsidDel="00391C74">
                <w:rPr>
                  <w:rFonts w:ascii="宋体" w:eastAsia="宋体" w:hAnsi="宋体" w:cs="宋体" w:hint="eastAsia"/>
                  <w:sz w:val="22"/>
                  <w:szCs w:val="22"/>
                </w:rPr>
                <w:delText>强化生成内容的真实性与引用的专业准确性，确保报告具备权威性与可验证性；</w:delText>
              </w:r>
            </w:del>
          </w:p>
          <w:p w14:paraId="15234E3B" w14:textId="00ECEDD6" w:rsidR="00391C74" w:rsidRDefault="00391C74" w:rsidP="00391C74">
            <w:pPr>
              <w:numPr>
                <w:ilvl w:val="0"/>
                <w:numId w:val="11"/>
              </w:numPr>
              <w:rPr>
                <w:rFonts w:ascii="宋体" w:eastAsia="宋体" w:hAnsi="宋体" w:cs="宋体" w:hint="eastAsia"/>
                <w:sz w:val="22"/>
                <w:szCs w:val="22"/>
              </w:rPr>
            </w:pPr>
            <w:del w:id="127" w:author="Chen Huang" w:date="2025-09-08T14:29:00Z" w16du:dateUtc="2025-09-08T06:29:00Z">
              <w:r w:rsidDel="00391C74">
                <w:rPr>
                  <w:rFonts w:ascii="宋体" w:eastAsia="宋体" w:hAnsi="宋体" w:cs="宋体" w:hint="eastAsia"/>
                  <w:sz w:val="22"/>
                  <w:szCs w:val="22"/>
                </w:rPr>
                <w:delText>设计可扩展的长文本处理机制，缓解大模型的上下文长度限制，提升多源输入下的生成能力。</w:delText>
              </w:r>
            </w:del>
          </w:p>
        </w:tc>
      </w:tr>
      <w:tr w:rsidR="00391C74" w14:paraId="49608FD6" w14:textId="77777777">
        <w:trPr>
          <w:jc w:val="center"/>
          <w:ins w:id="128" w:author="Chen Huang" w:date="2025-09-08T14:29:00Z" w16du:dateUtc="2025-09-08T06:29:00Z"/>
        </w:trPr>
        <w:tc>
          <w:tcPr>
            <w:tcW w:w="704" w:type="dxa"/>
            <w:vMerge/>
          </w:tcPr>
          <w:p w14:paraId="4E161FFC" w14:textId="77777777" w:rsidR="00391C74" w:rsidRDefault="00391C74" w:rsidP="00391C74">
            <w:pPr>
              <w:ind w:firstLineChars="200" w:firstLine="440"/>
              <w:jc w:val="center"/>
              <w:rPr>
                <w:ins w:id="129" w:author="Chen Huang" w:date="2025-09-08T14:29:00Z" w16du:dateUtc="2025-09-08T06:29:00Z"/>
                <w:rFonts w:ascii="宋体" w:eastAsia="宋体" w:hAnsi="宋体" w:cs="宋体"/>
                <w:sz w:val="22"/>
                <w:szCs w:val="22"/>
              </w:rPr>
            </w:pPr>
          </w:p>
        </w:tc>
        <w:tc>
          <w:tcPr>
            <w:tcW w:w="1134" w:type="dxa"/>
          </w:tcPr>
          <w:p w14:paraId="41D5E6AE" w14:textId="7A5944DD" w:rsidR="00391C74" w:rsidRDefault="00391C74" w:rsidP="00391C74">
            <w:pPr>
              <w:jc w:val="center"/>
              <w:rPr>
                <w:ins w:id="130" w:author="Chen Huang" w:date="2025-09-08T14:29:00Z" w16du:dateUtc="2025-09-08T06:29:00Z"/>
                <w:rFonts w:ascii="宋体" w:eastAsia="宋体" w:hAnsi="宋体" w:cs="宋体" w:hint="eastAsia"/>
                <w:sz w:val="22"/>
                <w:szCs w:val="22"/>
              </w:rPr>
            </w:pPr>
            <w:ins w:id="131" w:author="Chen Huang" w:date="2025-09-08T14:30:00Z" w16du:dateUtc="2025-09-08T06:30:00Z">
              <w:r>
                <w:rPr>
                  <w:rFonts w:ascii="宋体" w:eastAsia="宋体" w:hAnsi="宋体" w:cs="宋体" w:hint="eastAsia"/>
                  <w:sz w:val="22"/>
                  <w:szCs w:val="22"/>
                </w:rPr>
                <w:t>自</w:t>
              </w:r>
              <w:r>
                <w:rPr>
                  <w:rFonts w:ascii="宋体" w:hAnsi="宋体" w:cs="宋体"/>
                  <w:color w:val="000000"/>
                  <w:sz w:val="22"/>
                  <w:szCs w:val="22"/>
                </w:rPr>
                <w:t>《</w:t>
              </w:r>
              <w:r>
                <w:rPr>
                  <w:rFonts w:ascii="宋体" w:hAnsi="宋体" w:cs="宋体" w:hint="eastAsia"/>
                  <w:color w:val="000000"/>
                  <w:sz w:val="22"/>
                  <w:szCs w:val="22"/>
                </w:rPr>
                <w:t>需求</w:t>
              </w:r>
              <w:r>
                <w:rPr>
                  <w:rFonts w:ascii="宋体" w:hAnsi="宋体" w:cs="宋体"/>
                  <w:color w:val="000000"/>
                  <w:sz w:val="22"/>
                  <w:szCs w:val="22"/>
                </w:rPr>
                <w:t>开发项目确认书》经双方一致确认后</w:t>
              </w:r>
              <w:r>
                <w:rPr>
                  <w:rFonts w:ascii="宋体" w:eastAsia="宋体" w:hAnsi="宋体" w:cs="宋体" w:hint="eastAsia"/>
                  <w:sz w:val="22"/>
                  <w:szCs w:val="22"/>
                </w:rPr>
                <w:t>的第</w:t>
              </w:r>
              <w:r>
                <w:rPr>
                  <w:rFonts w:ascii="宋体" w:eastAsia="宋体" w:hAnsi="宋体" w:cs="宋体" w:hint="eastAsia"/>
                  <w:sz w:val="22"/>
                  <w:szCs w:val="22"/>
                </w:rPr>
                <w:t>八</w:t>
              </w:r>
              <w:r>
                <w:rPr>
                  <w:rFonts w:ascii="宋体" w:eastAsia="宋体" w:hAnsi="宋体" w:cs="宋体" w:hint="eastAsia"/>
                  <w:sz w:val="22"/>
                  <w:szCs w:val="22"/>
                </w:rPr>
                <w:t>个月起至第</w:t>
              </w:r>
              <w:r>
                <w:rPr>
                  <w:rFonts w:ascii="宋体" w:eastAsia="宋体" w:hAnsi="宋体" w:cs="宋体" w:hint="eastAsia"/>
                  <w:sz w:val="22"/>
                  <w:szCs w:val="22"/>
                </w:rPr>
                <w:t>十一</w:t>
              </w:r>
              <w:r>
                <w:rPr>
                  <w:rFonts w:ascii="宋体" w:eastAsia="宋体" w:hAnsi="宋体" w:cs="宋体" w:hint="eastAsia"/>
                  <w:sz w:val="22"/>
                  <w:szCs w:val="22"/>
                </w:rPr>
                <w:t>个月止</w:t>
              </w:r>
            </w:ins>
          </w:p>
        </w:tc>
        <w:tc>
          <w:tcPr>
            <w:tcW w:w="4185" w:type="dxa"/>
          </w:tcPr>
          <w:p w14:paraId="46B10037" w14:textId="77777777" w:rsidR="00391C74" w:rsidRDefault="00391C74" w:rsidP="00391C74">
            <w:pPr>
              <w:rPr>
                <w:ins w:id="132" w:author="Chen Huang" w:date="2025-09-08T14:29:00Z" w16du:dateUtc="2025-09-08T06:29:00Z"/>
                <w:rFonts w:ascii="宋体" w:eastAsia="宋体" w:hAnsi="宋体" w:cs="宋体" w:hint="eastAsia"/>
                <w:sz w:val="22"/>
                <w:szCs w:val="22"/>
              </w:rPr>
            </w:pPr>
            <w:ins w:id="133" w:author="Chen Huang" w:date="2025-09-08T14:29:00Z" w16du:dateUtc="2025-09-08T06:29:00Z">
              <w:r>
                <w:rPr>
                  <w:rFonts w:ascii="宋体" w:eastAsia="宋体" w:hAnsi="宋体" w:cs="宋体" w:hint="eastAsia"/>
                  <w:b/>
                  <w:bCs/>
                  <w:sz w:val="22"/>
                  <w:szCs w:val="22"/>
                </w:rPr>
                <w:t>报告生成的可靠性增强：</w:t>
              </w:r>
              <w:r>
                <w:rPr>
                  <w:rFonts w:ascii="宋体" w:eastAsia="宋体" w:hAnsi="宋体" w:cs="宋体" w:hint="eastAsia"/>
                  <w:sz w:val="22"/>
                  <w:szCs w:val="22"/>
                </w:rPr>
                <w:t>聚焦生成内容中的专业性幻觉、</w:t>
              </w:r>
              <w:proofErr w:type="gramStart"/>
              <w:r>
                <w:rPr>
                  <w:rFonts w:ascii="宋体" w:eastAsia="宋体" w:hAnsi="宋体" w:cs="宋体" w:hint="eastAsia"/>
                  <w:sz w:val="22"/>
                  <w:szCs w:val="22"/>
                </w:rPr>
                <w:t>多源错引</w:t>
              </w:r>
              <w:proofErr w:type="gramEnd"/>
              <w:r>
                <w:rPr>
                  <w:rFonts w:ascii="宋体" w:eastAsia="宋体" w:hAnsi="宋体" w:cs="宋体" w:hint="eastAsia"/>
                  <w:sz w:val="22"/>
                  <w:szCs w:val="22"/>
                </w:rPr>
                <w:t>等问题，引入事实校验机制、基于原文的对齐算法与引用溯源技术，确保生成内容准确、真实、可查。</w:t>
              </w:r>
            </w:ins>
          </w:p>
          <w:p w14:paraId="45FF883D" w14:textId="0F6213A0" w:rsidR="00391C74" w:rsidRDefault="00391C74" w:rsidP="00391C74">
            <w:pPr>
              <w:rPr>
                <w:ins w:id="134" w:author="Chen Huang" w:date="2025-09-08T14:29:00Z" w16du:dateUtc="2025-09-08T06:29:00Z"/>
                <w:rFonts w:ascii="宋体" w:eastAsia="宋体" w:hAnsi="宋体" w:cs="宋体" w:hint="eastAsia"/>
                <w:b/>
                <w:bCs/>
                <w:sz w:val="22"/>
                <w:szCs w:val="22"/>
              </w:rPr>
            </w:pPr>
            <w:ins w:id="135" w:author="Chen Huang" w:date="2025-09-08T14:29:00Z" w16du:dateUtc="2025-09-08T06:29:00Z">
              <w:r>
                <w:rPr>
                  <w:rFonts w:ascii="宋体" w:eastAsia="宋体" w:hAnsi="宋体" w:cs="宋体" w:hint="eastAsia"/>
                  <w:b/>
                  <w:bCs/>
                  <w:sz w:val="22"/>
                  <w:szCs w:val="22"/>
                </w:rPr>
                <w:t>长文本处理机制优化：</w:t>
              </w:r>
              <w:r>
                <w:rPr>
                  <w:rFonts w:ascii="宋体" w:eastAsia="宋体" w:hAnsi="宋体" w:cs="宋体" w:hint="eastAsia"/>
                  <w:sz w:val="22"/>
                  <w:szCs w:val="22"/>
                </w:rPr>
                <w:t>针对超长上下文场景，设计文本压缩与重组机制，将多源长文本中的关键信息结构化为临时可调用知识片段，支持后续任务按需查询使用，提升内容生成的一致性与完整性。</w:t>
              </w:r>
            </w:ins>
          </w:p>
        </w:tc>
        <w:tc>
          <w:tcPr>
            <w:tcW w:w="3020" w:type="dxa"/>
          </w:tcPr>
          <w:p w14:paraId="141484C5" w14:textId="77777777" w:rsidR="00391C74" w:rsidRDefault="00391C74" w:rsidP="00391C74">
            <w:pPr>
              <w:numPr>
                <w:ilvl w:val="0"/>
                <w:numId w:val="11"/>
              </w:numPr>
              <w:rPr>
                <w:ins w:id="136" w:author="Chen Huang" w:date="2025-09-08T14:29:00Z" w16du:dateUtc="2025-09-08T06:29:00Z"/>
                <w:rFonts w:ascii="宋体" w:eastAsia="宋体" w:hAnsi="宋体" w:cs="宋体" w:hint="eastAsia"/>
                <w:sz w:val="22"/>
                <w:szCs w:val="22"/>
              </w:rPr>
            </w:pPr>
            <w:ins w:id="137" w:author="Chen Huang" w:date="2025-09-08T14:29:00Z" w16du:dateUtc="2025-09-08T06:29:00Z">
              <w:r>
                <w:rPr>
                  <w:rFonts w:ascii="宋体" w:eastAsia="宋体" w:hAnsi="宋体" w:cs="宋体" w:hint="eastAsia"/>
                  <w:sz w:val="22"/>
                  <w:szCs w:val="22"/>
                </w:rPr>
                <w:t>自动生成高准确性、高可信度的政策分析报告，有效减少幻觉与理解偏差；</w:t>
              </w:r>
            </w:ins>
          </w:p>
          <w:p w14:paraId="72362758" w14:textId="77777777" w:rsidR="00391C74" w:rsidRDefault="00391C74" w:rsidP="00391C74">
            <w:pPr>
              <w:numPr>
                <w:ilvl w:val="0"/>
                <w:numId w:val="11"/>
              </w:numPr>
              <w:rPr>
                <w:ins w:id="138" w:author="Chen Huang" w:date="2025-09-08T14:29:00Z" w16du:dateUtc="2025-09-08T06:29:00Z"/>
                <w:rFonts w:ascii="宋体" w:eastAsia="宋体" w:hAnsi="宋体" w:cs="宋体" w:hint="eastAsia"/>
                <w:sz w:val="22"/>
                <w:szCs w:val="22"/>
              </w:rPr>
            </w:pPr>
            <w:ins w:id="139" w:author="Chen Huang" w:date="2025-09-08T14:29:00Z" w16du:dateUtc="2025-09-08T06:29:00Z">
              <w:r>
                <w:rPr>
                  <w:rFonts w:ascii="宋体" w:eastAsia="宋体" w:hAnsi="宋体" w:cs="宋体" w:hint="eastAsia"/>
                  <w:sz w:val="22"/>
                  <w:szCs w:val="22"/>
                </w:rPr>
                <w:t>强化生成内容的真实性与引用的专业准确性，确保报告具备权威性与可验证性；</w:t>
              </w:r>
            </w:ins>
          </w:p>
          <w:p w14:paraId="771A5CA1" w14:textId="22905A80" w:rsidR="00391C74" w:rsidRDefault="00391C74" w:rsidP="00391C74">
            <w:pPr>
              <w:numPr>
                <w:ilvl w:val="0"/>
                <w:numId w:val="11"/>
              </w:numPr>
              <w:rPr>
                <w:ins w:id="140" w:author="Chen Huang" w:date="2025-09-08T14:29:00Z" w16du:dateUtc="2025-09-08T06:29:00Z"/>
                <w:rFonts w:ascii="宋体" w:eastAsia="宋体" w:hAnsi="宋体" w:cs="宋体" w:hint="eastAsia"/>
                <w:sz w:val="22"/>
                <w:szCs w:val="22"/>
              </w:rPr>
            </w:pPr>
            <w:ins w:id="141" w:author="Chen Huang" w:date="2025-09-08T14:29:00Z" w16du:dateUtc="2025-09-08T06:29:00Z">
              <w:r>
                <w:rPr>
                  <w:rFonts w:ascii="宋体" w:eastAsia="宋体" w:hAnsi="宋体" w:cs="宋体" w:hint="eastAsia"/>
                  <w:sz w:val="22"/>
                  <w:szCs w:val="22"/>
                </w:rPr>
                <w:t>设计可扩展的长文本处理机制，缓解大模型的上下文长度限制，提升多源输入下的生成能力。</w:t>
              </w:r>
            </w:ins>
          </w:p>
        </w:tc>
      </w:tr>
      <w:tr w:rsidR="00391C74" w14:paraId="5935461F" w14:textId="77777777">
        <w:trPr>
          <w:jc w:val="center"/>
        </w:trPr>
        <w:tc>
          <w:tcPr>
            <w:tcW w:w="704" w:type="dxa"/>
          </w:tcPr>
          <w:p w14:paraId="02C9B9EB" w14:textId="77777777" w:rsidR="00391C74" w:rsidRDefault="00391C74" w:rsidP="00391C74">
            <w:pPr>
              <w:ind w:firstLineChars="200" w:firstLine="440"/>
              <w:jc w:val="center"/>
              <w:rPr>
                <w:rFonts w:ascii="宋体" w:eastAsia="宋体" w:hAnsi="宋体" w:cs="宋体" w:hint="eastAsia"/>
                <w:sz w:val="22"/>
                <w:szCs w:val="22"/>
              </w:rPr>
            </w:pPr>
            <w:r>
              <w:rPr>
                <w:rFonts w:ascii="宋体" w:eastAsia="宋体" w:hAnsi="宋体" w:cs="宋体"/>
                <w:sz w:val="22"/>
                <w:szCs w:val="22"/>
              </w:rPr>
              <w:t>3</w:t>
            </w:r>
          </w:p>
        </w:tc>
        <w:tc>
          <w:tcPr>
            <w:tcW w:w="1134" w:type="dxa"/>
          </w:tcPr>
          <w:p w14:paraId="0FEE2FBC" w14:textId="77777777" w:rsidR="00391C74" w:rsidRDefault="00391C74" w:rsidP="00391C74">
            <w:pPr>
              <w:jc w:val="center"/>
              <w:rPr>
                <w:rFonts w:ascii="宋体" w:eastAsia="宋体" w:hAnsi="宋体" w:cs="宋体" w:hint="eastAsia"/>
                <w:sz w:val="22"/>
                <w:szCs w:val="22"/>
              </w:rPr>
            </w:pPr>
            <w:r>
              <w:rPr>
                <w:rFonts w:eastAsia="宋体" w:hint="eastAsia"/>
                <w:sz w:val="22"/>
                <w:szCs w:val="22"/>
              </w:rPr>
              <w:t>自《需求开发项目确认书》经双方一致确认后的第十一个月起至第十二个月止</w:t>
            </w:r>
          </w:p>
        </w:tc>
        <w:tc>
          <w:tcPr>
            <w:tcW w:w="4185" w:type="dxa"/>
          </w:tcPr>
          <w:p w14:paraId="3FA9FE17" w14:textId="77777777" w:rsidR="00391C74" w:rsidRDefault="00391C74" w:rsidP="00391C74">
            <w:pPr>
              <w:rPr>
                <w:rFonts w:ascii="宋体" w:eastAsia="宋体" w:hAnsi="宋体" w:cs="宋体" w:hint="eastAsia"/>
                <w:b/>
                <w:bCs/>
                <w:sz w:val="22"/>
                <w:szCs w:val="22"/>
              </w:rPr>
            </w:pPr>
            <w:r>
              <w:rPr>
                <w:rFonts w:eastAsia="宋体" w:hint="eastAsia"/>
                <w:b/>
                <w:bCs/>
                <w:sz w:val="22"/>
                <w:szCs w:val="22"/>
              </w:rPr>
              <w:t>联调与测试：</w:t>
            </w:r>
            <w:r>
              <w:rPr>
                <w:rFonts w:eastAsia="宋体" w:hint="eastAsia"/>
                <w:sz w:val="22"/>
                <w:szCs w:val="22"/>
              </w:rPr>
              <w:t>对研制的算法与构建的知识库进行联调与测试优化</w:t>
            </w:r>
          </w:p>
        </w:tc>
        <w:tc>
          <w:tcPr>
            <w:tcW w:w="3020" w:type="dxa"/>
          </w:tcPr>
          <w:p w14:paraId="77858B13" w14:textId="77777777" w:rsidR="00391C74" w:rsidRDefault="00391C74" w:rsidP="00391C74">
            <w:pPr>
              <w:numPr>
                <w:ilvl w:val="0"/>
                <w:numId w:val="11"/>
              </w:numPr>
              <w:rPr>
                <w:rFonts w:ascii="宋体" w:eastAsia="宋体" w:hAnsi="宋体" w:cs="宋体" w:hint="eastAsia"/>
                <w:sz w:val="22"/>
                <w:szCs w:val="22"/>
              </w:rPr>
            </w:pPr>
            <w:r>
              <w:rPr>
                <w:rFonts w:eastAsia="宋体" w:hint="eastAsia"/>
                <w:sz w:val="22"/>
                <w:szCs w:val="22"/>
              </w:rPr>
              <w:t>优化算法效果</w:t>
            </w:r>
          </w:p>
        </w:tc>
      </w:tr>
    </w:tbl>
    <w:p w14:paraId="6BCFF497" w14:textId="77777777" w:rsidR="001D7D27" w:rsidRDefault="001D7D27">
      <w:pPr>
        <w:spacing w:line="360" w:lineRule="auto"/>
        <w:rPr>
          <w:rFonts w:eastAsia="微软雅黑"/>
          <w:b/>
          <w:bCs/>
        </w:rPr>
      </w:pPr>
    </w:p>
    <w:p w14:paraId="23E74330" w14:textId="77777777" w:rsidR="001D7D27" w:rsidRDefault="001D7D27">
      <w:pPr>
        <w:pStyle w:val="ad"/>
        <w:numPr>
          <w:ilvl w:val="255"/>
          <w:numId w:val="0"/>
        </w:numPr>
        <w:spacing w:before="0" w:beforeAutospacing="0" w:after="0" w:afterAutospacing="0" w:line="360" w:lineRule="auto"/>
        <w:rPr>
          <w:color w:val="000000"/>
        </w:rPr>
      </w:pPr>
    </w:p>
    <w:p w14:paraId="7A094580" w14:textId="77777777" w:rsidR="001D7D27" w:rsidRDefault="00000000">
      <w:pPr>
        <w:pStyle w:val="3"/>
        <w:numPr>
          <w:ilvl w:val="255"/>
          <w:numId w:val="0"/>
        </w:numPr>
        <w:spacing w:before="0" w:after="0" w:line="360" w:lineRule="auto"/>
      </w:pPr>
      <w:r>
        <w:t>2.</w:t>
      </w:r>
      <w:r>
        <w:t>项目交付物</w:t>
      </w:r>
    </w:p>
    <w:p w14:paraId="50BC4120" w14:textId="77777777" w:rsidR="001D7D27" w:rsidRDefault="00000000">
      <w:pPr>
        <w:numPr>
          <w:ilvl w:val="0"/>
          <w:numId w:val="12"/>
        </w:numPr>
        <w:spacing w:line="360" w:lineRule="auto"/>
        <w:rPr>
          <w:rFonts w:eastAsia="宋体"/>
          <w:b/>
          <w:bCs/>
        </w:rPr>
      </w:pPr>
      <w:r>
        <w:rPr>
          <w:rFonts w:eastAsia="宋体"/>
          <w:b/>
          <w:bCs/>
        </w:rPr>
        <w:t>政策知识库模块</w:t>
      </w:r>
    </w:p>
    <w:p w14:paraId="611B4BC1" w14:textId="77777777" w:rsidR="001D7D27" w:rsidRDefault="00000000">
      <w:pPr>
        <w:numPr>
          <w:ilvl w:val="1"/>
          <w:numId w:val="12"/>
        </w:numPr>
        <w:spacing w:line="360" w:lineRule="auto"/>
        <w:rPr>
          <w:rFonts w:eastAsia="宋体"/>
        </w:rPr>
      </w:pPr>
      <w:r>
        <w:rPr>
          <w:rFonts w:eastAsia="宋体"/>
        </w:rPr>
        <w:t>多模态数据转文本的政策知识库算法</w:t>
      </w:r>
      <w:r>
        <w:rPr>
          <w:rFonts w:eastAsia="宋体"/>
        </w:rPr>
        <w:t xml:space="preserve"> 1 </w:t>
      </w:r>
      <w:r>
        <w:rPr>
          <w:rFonts w:eastAsia="宋体"/>
        </w:rPr>
        <w:t>套；</w:t>
      </w:r>
    </w:p>
    <w:p w14:paraId="6F3610DD" w14:textId="77777777" w:rsidR="001D7D27" w:rsidRDefault="00000000">
      <w:pPr>
        <w:numPr>
          <w:ilvl w:val="1"/>
          <w:numId w:val="12"/>
        </w:numPr>
        <w:spacing w:line="360" w:lineRule="auto"/>
        <w:rPr>
          <w:rFonts w:eastAsia="宋体"/>
          <w:shd w:val="clear" w:color="FFFFFF" w:fill="D9D9D9"/>
        </w:rPr>
      </w:pPr>
      <w:r>
        <w:rPr>
          <w:rFonts w:eastAsia="宋体"/>
        </w:rPr>
        <w:t>结构化（向量化）政策知识库</w:t>
      </w:r>
      <w:r>
        <w:rPr>
          <w:rFonts w:eastAsia="宋体"/>
        </w:rPr>
        <w:t xml:space="preserve"> 1 </w:t>
      </w:r>
      <w:r>
        <w:rPr>
          <w:rFonts w:eastAsia="宋体"/>
        </w:rPr>
        <w:t>套；</w:t>
      </w:r>
    </w:p>
    <w:p w14:paraId="0831E1C1" w14:textId="77777777" w:rsidR="001D7D27" w:rsidRDefault="00000000">
      <w:pPr>
        <w:numPr>
          <w:ilvl w:val="1"/>
          <w:numId w:val="12"/>
        </w:numPr>
        <w:spacing w:line="360" w:lineRule="auto"/>
        <w:rPr>
          <w:rFonts w:eastAsia="宋体"/>
        </w:rPr>
      </w:pPr>
      <w:r>
        <w:rPr>
          <w:rFonts w:eastAsia="宋体"/>
        </w:rPr>
        <w:t>知识库切片方案</w:t>
      </w:r>
      <w:r>
        <w:rPr>
          <w:rFonts w:eastAsia="宋体"/>
        </w:rPr>
        <w:t xml:space="preserve"> 1 </w:t>
      </w:r>
      <w:r>
        <w:rPr>
          <w:rFonts w:eastAsia="宋体"/>
        </w:rPr>
        <w:t>套；</w:t>
      </w:r>
    </w:p>
    <w:p w14:paraId="7CAE5924" w14:textId="77777777" w:rsidR="001D7D27" w:rsidRDefault="00000000">
      <w:pPr>
        <w:numPr>
          <w:ilvl w:val="1"/>
          <w:numId w:val="12"/>
        </w:numPr>
        <w:spacing w:line="360" w:lineRule="auto"/>
        <w:rPr>
          <w:rFonts w:eastAsia="宋体"/>
        </w:rPr>
      </w:pPr>
      <w:r>
        <w:rPr>
          <w:rFonts w:eastAsia="宋体"/>
        </w:rPr>
        <w:t>支持生成报告过程中知识库自动更新的动态更新算法流程</w:t>
      </w:r>
      <w:r>
        <w:rPr>
          <w:rFonts w:eastAsia="宋体"/>
        </w:rPr>
        <w:t xml:space="preserve"> 1 </w:t>
      </w:r>
      <w:r>
        <w:rPr>
          <w:rFonts w:eastAsia="宋体"/>
        </w:rPr>
        <w:t>套。</w:t>
      </w:r>
    </w:p>
    <w:p w14:paraId="479EA47A" w14:textId="77777777" w:rsidR="001D7D27" w:rsidRDefault="00000000">
      <w:pPr>
        <w:numPr>
          <w:ilvl w:val="0"/>
          <w:numId w:val="12"/>
        </w:numPr>
        <w:spacing w:line="360" w:lineRule="auto"/>
        <w:rPr>
          <w:rFonts w:eastAsia="宋体"/>
          <w:b/>
          <w:bCs/>
        </w:rPr>
      </w:pPr>
      <w:r>
        <w:rPr>
          <w:rFonts w:eastAsia="宋体"/>
          <w:b/>
          <w:bCs/>
        </w:rPr>
        <w:t>政策分析报告生成模块</w:t>
      </w:r>
    </w:p>
    <w:p w14:paraId="2C18B377" w14:textId="77777777" w:rsidR="001D7D27" w:rsidRDefault="00000000">
      <w:pPr>
        <w:numPr>
          <w:ilvl w:val="1"/>
          <w:numId w:val="12"/>
        </w:numPr>
        <w:spacing w:line="360" w:lineRule="auto"/>
        <w:rPr>
          <w:rFonts w:eastAsia="宋体"/>
          <w:shd w:val="clear" w:color="FFFFFF" w:fill="D9D9D9"/>
        </w:rPr>
      </w:pPr>
      <w:r>
        <w:rPr>
          <w:rFonts w:eastAsia="宋体"/>
        </w:rPr>
        <w:t>混合式知识检索增强算法</w:t>
      </w:r>
      <w:r>
        <w:rPr>
          <w:rFonts w:eastAsia="宋体"/>
        </w:rPr>
        <w:t xml:space="preserve"> 1 </w:t>
      </w:r>
      <w:r>
        <w:rPr>
          <w:rFonts w:eastAsia="宋体"/>
        </w:rPr>
        <w:t>套；</w:t>
      </w:r>
    </w:p>
    <w:p w14:paraId="4AA99939" w14:textId="77777777" w:rsidR="001D7D27" w:rsidRDefault="00000000">
      <w:pPr>
        <w:numPr>
          <w:ilvl w:val="1"/>
          <w:numId w:val="12"/>
        </w:numPr>
        <w:spacing w:line="360" w:lineRule="auto"/>
        <w:rPr>
          <w:rFonts w:eastAsia="宋体"/>
        </w:rPr>
      </w:pPr>
      <w:r>
        <w:rPr>
          <w:rFonts w:eastAsia="宋体"/>
        </w:rPr>
        <w:t>政策文本分析、比对、推理报告生成算法</w:t>
      </w:r>
      <w:r>
        <w:rPr>
          <w:rFonts w:eastAsia="宋体"/>
        </w:rPr>
        <w:t xml:space="preserve"> 1 </w:t>
      </w:r>
      <w:r>
        <w:rPr>
          <w:rFonts w:eastAsia="宋体"/>
        </w:rPr>
        <w:t>套（用于复杂政策内容的理解与表达）；</w:t>
      </w:r>
    </w:p>
    <w:p w14:paraId="6767F400" w14:textId="77777777" w:rsidR="001D7D27" w:rsidRDefault="00000000">
      <w:pPr>
        <w:numPr>
          <w:ilvl w:val="1"/>
          <w:numId w:val="12"/>
        </w:numPr>
        <w:spacing w:line="360" w:lineRule="auto"/>
        <w:rPr>
          <w:rFonts w:eastAsia="宋体"/>
        </w:rPr>
      </w:pPr>
      <w:r>
        <w:rPr>
          <w:rFonts w:eastAsia="宋体"/>
        </w:rPr>
        <w:t>长文本处理算法</w:t>
      </w:r>
      <w:r>
        <w:rPr>
          <w:rFonts w:eastAsia="宋体"/>
        </w:rPr>
        <w:t xml:space="preserve"> 1 </w:t>
      </w:r>
      <w:r>
        <w:rPr>
          <w:rFonts w:eastAsia="宋体"/>
        </w:rPr>
        <w:t>套</w:t>
      </w:r>
    </w:p>
    <w:p w14:paraId="1A088B1B" w14:textId="77777777" w:rsidR="001D7D27" w:rsidRDefault="00000000">
      <w:pPr>
        <w:numPr>
          <w:ilvl w:val="0"/>
          <w:numId w:val="13"/>
        </w:numPr>
        <w:spacing w:line="360" w:lineRule="auto"/>
        <w:rPr>
          <w:rFonts w:eastAsia="宋体"/>
        </w:rPr>
      </w:pPr>
      <w:r>
        <w:rPr>
          <w:rFonts w:eastAsia="宋体"/>
        </w:rPr>
        <w:t>其他</w:t>
      </w:r>
    </w:p>
    <w:p w14:paraId="54CD3BE3" w14:textId="77777777" w:rsidR="001D7D27" w:rsidRDefault="00000000">
      <w:pPr>
        <w:numPr>
          <w:ilvl w:val="255"/>
          <w:numId w:val="0"/>
        </w:numPr>
        <w:spacing w:line="360" w:lineRule="auto"/>
        <w:ind w:left="420"/>
        <w:rPr>
          <w:rFonts w:eastAsia="宋体"/>
        </w:rPr>
      </w:pPr>
      <w:r>
        <w:rPr>
          <w:rFonts w:eastAsia="宋体"/>
          <w:kern w:val="2"/>
          <w:szCs w:val="24"/>
          <w:lang w:bidi="ar"/>
        </w:rPr>
        <w:lastRenderedPageBreak/>
        <w:t>【核心算法代码】、【技术文档】（算法说明、使用手册、注释完整的</w:t>
      </w:r>
      <w:r>
        <w:rPr>
          <w:rFonts w:eastAsia="宋体"/>
          <w:kern w:val="2"/>
          <w:szCs w:val="24"/>
          <w:lang w:bidi="ar"/>
        </w:rPr>
        <w:t xml:space="preserve"> API </w:t>
      </w:r>
      <w:r>
        <w:rPr>
          <w:rFonts w:eastAsia="宋体"/>
          <w:kern w:val="2"/>
          <w:szCs w:val="24"/>
          <w:lang w:bidi="ar"/>
        </w:rPr>
        <w:t>文档）、【测试脚本】及【测试报告】。</w:t>
      </w:r>
    </w:p>
    <w:p w14:paraId="607F4C54" w14:textId="77777777" w:rsidR="001D7D27" w:rsidRDefault="001D7D27">
      <w:pPr>
        <w:spacing w:line="360" w:lineRule="auto"/>
        <w:rPr>
          <w:rFonts w:eastAsia="微软雅黑"/>
        </w:rPr>
      </w:pPr>
    </w:p>
    <w:p w14:paraId="0EA01CB1" w14:textId="77777777" w:rsidR="001D7D27" w:rsidRDefault="00000000">
      <w:pPr>
        <w:pStyle w:val="3"/>
        <w:numPr>
          <w:ilvl w:val="255"/>
          <w:numId w:val="0"/>
        </w:numPr>
        <w:spacing w:before="0" w:after="0" w:line="360" w:lineRule="auto"/>
      </w:pPr>
      <w:r>
        <w:t>3.</w:t>
      </w:r>
      <w:r>
        <w:t>验收标准</w:t>
      </w:r>
    </w:p>
    <w:p w14:paraId="2F79748A" w14:textId="77777777" w:rsidR="001D7D27" w:rsidRDefault="00000000">
      <w:pPr>
        <w:spacing w:line="360" w:lineRule="auto"/>
        <w:ind w:left="7" w:firstLineChars="200" w:firstLine="480"/>
        <w:rPr>
          <w:rFonts w:eastAsia="宋体"/>
          <w:szCs w:val="24"/>
        </w:rPr>
      </w:pPr>
      <w:r>
        <w:rPr>
          <w:rFonts w:eastAsia="宋体"/>
          <w:szCs w:val="24"/>
        </w:rPr>
        <w:t>使用甲方提供的、带有正确结果的测试数据集进行测试，以</w:t>
      </w:r>
      <w:r>
        <w:rPr>
          <w:rFonts w:eastAsia="宋体" w:hint="eastAsia"/>
          <w:szCs w:val="24"/>
        </w:rPr>
        <w:t>验证项目生成的</w:t>
      </w:r>
      <w:r>
        <w:rPr>
          <w:rFonts w:eastAsiaTheme="majorHAnsi" w:hint="eastAsia"/>
        </w:rPr>
        <w:t>政策分析报告</w:t>
      </w:r>
      <w:r>
        <w:rPr>
          <w:rFonts w:eastAsia="宋体"/>
          <w:szCs w:val="24"/>
        </w:rPr>
        <w:t>。验收标准将参考表</w:t>
      </w:r>
      <w:r>
        <w:rPr>
          <w:rFonts w:eastAsia="宋体" w:hint="eastAsia"/>
          <w:szCs w:val="24"/>
        </w:rPr>
        <w:t>3.1</w:t>
      </w:r>
      <w:r>
        <w:rPr>
          <w:rFonts w:eastAsia="宋体"/>
          <w:szCs w:val="24"/>
        </w:rPr>
        <w:t>的验收项，其量化指标将通过人工或大模型在测试数据集上的自动化评估来计算。验收</w:t>
      </w:r>
      <w:r>
        <w:rPr>
          <w:rFonts w:eastAsia="宋体" w:hint="eastAsia"/>
          <w:szCs w:val="24"/>
        </w:rPr>
        <w:t>标准</w:t>
      </w:r>
      <w:r>
        <w:rPr>
          <w:rFonts w:eastAsia="宋体"/>
          <w:szCs w:val="24"/>
        </w:rPr>
        <w:t>内容的解释请见</w:t>
      </w:r>
      <w:r>
        <w:rPr>
          <w:rFonts w:eastAsia="宋体" w:hint="eastAsia"/>
          <w:szCs w:val="24"/>
        </w:rPr>
        <w:t>表</w:t>
      </w:r>
      <w:r>
        <w:rPr>
          <w:rFonts w:eastAsia="宋体" w:hint="eastAsia"/>
          <w:szCs w:val="24"/>
        </w:rPr>
        <w:t>3.2</w:t>
      </w:r>
      <w:r>
        <w:rPr>
          <w:rFonts w:eastAsia="宋体"/>
          <w:szCs w:val="24"/>
        </w:rPr>
        <w:t>。</w:t>
      </w:r>
      <w:r>
        <w:rPr>
          <w:rFonts w:eastAsia="宋体" w:hint="eastAsia"/>
          <w:szCs w:val="24"/>
        </w:rPr>
        <w:t>用于验收</w:t>
      </w:r>
      <w:r>
        <w:rPr>
          <w:rFonts w:eastAsia="宋体"/>
          <w:szCs w:val="24"/>
        </w:rPr>
        <w:t>测试</w:t>
      </w:r>
      <w:r>
        <w:rPr>
          <w:rFonts w:eastAsia="宋体" w:hint="eastAsia"/>
          <w:szCs w:val="24"/>
        </w:rPr>
        <w:t>的</w:t>
      </w:r>
      <w:r>
        <w:rPr>
          <w:rFonts w:eastAsiaTheme="majorHAnsi"/>
        </w:rPr>
        <w:t>政策分析报告</w:t>
      </w:r>
      <w:r>
        <w:rPr>
          <w:rFonts w:eastAsia="宋体"/>
          <w:szCs w:val="24"/>
        </w:rPr>
        <w:t>数据集</w:t>
      </w:r>
      <w:r>
        <w:rPr>
          <w:rFonts w:eastAsia="宋体" w:hint="eastAsia"/>
          <w:szCs w:val="24"/>
        </w:rPr>
        <w:t>信息请见表</w:t>
      </w:r>
      <w:r>
        <w:rPr>
          <w:rFonts w:eastAsia="宋体" w:hint="eastAsia"/>
          <w:szCs w:val="24"/>
        </w:rPr>
        <w:t>3.3</w:t>
      </w:r>
    </w:p>
    <w:p w14:paraId="61789B7C" w14:textId="77777777" w:rsidR="001D7D27" w:rsidRDefault="00000000">
      <w:pPr>
        <w:spacing w:line="360" w:lineRule="auto"/>
        <w:ind w:left="7" w:firstLineChars="200" w:firstLine="440"/>
        <w:jc w:val="center"/>
        <w:rPr>
          <w:rFonts w:eastAsiaTheme="majorHAnsi"/>
          <w:sz w:val="22"/>
          <w:szCs w:val="18"/>
        </w:rPr>
      </w:pPr>
      <w:r>
        <w:rPr>
          <w:rFonts w:eastAsiaTheme="majorHAnsi" w:hint="eastAsia"/>
          <w:sz w:val="22"/>
          <w:szCs w:val="18"/>
        </w:rPr>
        <w:t>表</w:t>
      </w:r>
      <w:r>
        <w:rPr>
          <w:rFonts w:eastAsiaTheme="majorHAnsi"/>
          <w:sz w:val="22"/>
          <w:szCs w:val="18"/>
        </w:rPr>
        <w:t xml:space="preserve">3.1 </w:t>
      </w:r>
      <w:r>
        <w:rPr>
          <w:rFonts w:eastAsiaTheme="majorHAnsi" w:hint="eastAsia"/>
          <w:sz w:val="22"/>
          <w:szCs w:val="18"/>
        </w:rPr>
        <w:t>验收标准表</w:t>
      </w:r>
    </w:p>
    <w:tbl>
      <w:tblPr>
        <w:tblStyle w:val="af0"/>
        <w:tblW w:w="5000" w:type="pct"/>
        <w:tblLook w:val="04A0" w:firstRow="1" w:lastRow="0" w:firstColumn="1" w:lastColumn="0" w:noHBand="0" w:noVBand="1"/>
      </w:tblPr>
      <w:tblGrid>
        <w:gridCol w:w="1365"/>
        <w:gridCol w:w="1967"/>
        <w:gridCol w:w="4013"/>
        <w:gridCol w:w="940"/>
      </w:tblGrid>
      <w:tr w:rsidR="001D7D27" w14:paraId="5BCE686E" w14:textId="77777777">
        <w:trPr>
          <w:trHeight w:val="312"/>
        </w:trPr>
        <w:tc>
          <w:tcPr>
            <w:tcW w:w="5000" w:type="pct"/>
            <w:gridSpan w:val="4"/>
          </w:tcPr>
          <w:p w14:paraId="6AF1DD94" w14:textId="77777777" w:rsidR="001D7D27" w:rsidRDefault="00000000">
            <w:pPr>
              <w:spacing w:line="360" w:lineRule="auto"/>
              <w:jc w:val="center"/>
              <w:rPr>
                <w:rFonts w:eastAsia="宋体"/>
                <w:szCs w:val="24"/>
              </w:rPr>
            </w:pPr>
            <w:r>
              <w:rPr>
                <w:rFonts w:eastAsia="宋体" w:hint="eastAsia"/>
                <w:szCs w:val="24"/>
              </w:rPr>
              <w:t>验收标准</w:t>
            </w:r>
          </w:p>
        </w:tc>
      </w:tr>
      <w:tr w:rsidR="001D7D27" w14:paraId="78905C1D" w14:textId="77777777">
        <w:trPr>
          <w:trHeight w:val="274"/>
        </w:trPr>
        <w:tc>
          <w:tcPr>
            <w:tcW w:w="824" w:type="pct"/>
            <w:tcBorders>
              <w:bottom w:val="single" w:sz="4" w:space="0" w:color="auto"/>
            </w:tcBorders>
          </w:tcPr>
          <w:p w14:paraId="188932EF" w14:textId="77777777" w:rsidR="001D7D27" w:rsidRDefault="00000000">
            <w:pPr>
              <w:spacing w:line="360" w:lineRule="auto"/>
              <w:rPr>
                <w:rFonts w:eastAsia="宋体"/>
                <w:szCs w:val="24"/>
              </w:rPr>
            </w:pPr>
            <w:r>
              <w:rPr>
                <w:rFonts w:eastAsia="宋体" w:hint="eastAsia"/>
                <w:szCs w:val="24"/>
              </w:rPr>
              <w:t>验收项</w:t>
            </w:r>
          </w:p>
        </w:tc>
        <w:tc>
          <w:tcPr>
            <w:tcW w:w="1187" w:type="pct"/>
          </w:tcPr>
          <w:p w14:paraId="6273AEAC" w14:textId="77777777" w:rsidR="001D7D27" w:rsidRDefault="00000000">
            <w:pPr>
              <w:spacing w:line="360" w:lineRule="auto"/>
              <w:rPr>
                <w:rFonts w:eastAsia="宋体"/>
                <w:szCs w:val="24"/>
              </w:rPr>
            </w:pPr>
            <w:r>
              <w:rPr>
                <w:rFonts w:eastAsia="宋体" w:hint="eastAsia"/>
                <w:szCs w:val="24"/>
              </w:rPr>
              <w:t>验收内容</w:t>
            </w:r>
          </w:p>
        </w:tc>
        <w:tc>
          <w:tcPr>
            <w:tcW w:w="2422" w:type="pct"/>
          </w:tcPr>
          <w:p w14:paraId="0B00F100" w14:textId="77777777" w:rsidR="001D7D27" w:rsidRDefault="00000000">
            <w:pPr>
              <w:spacing w:line="360" w:lineRule="auto"/>
              <w:rPr>
                <w:rFonts w:eastAsia="宋体"/>
                <w:szCs w:val="24"/>
              </w:rPr>
            </w:pPr>
            <w:r>
              <w:rPr>
                <w:rFonts w:eastAsia="宋体" w:hint="eastAsia"/>
                <w:szCs w:val="24"/>
              </w:rPr>
              <w:t>量化标准</w:t>
            </w:r>
          </w:p>
        </w:tc>
        <w:tc>
          <w:tcPr>
            <w:tcW w:w="567" w:type="pct"/>
          </w:tcPr>
          <w:p w14:paraId="3E2A51C9" w14:textId="77777777" w:rsidR="001D7D27" w:rsidRDefault="00000000">
            <w:pPr>
              <w:spacing w:line="360" w:lineRule="auto"/>
              <w:rPr>
                <w:rFonts w:eastAsia="宋体"/>
                <w:szCs w:val="24"/>
              </w:rPr>
            </w:pPr>
            <w:r>
              <w:rPr>
                <w:rFonts w:eastAsia="宋体" w:hint="eastAsia"/>
                <w:szCs w:val="24"/>
              </w:rPr>
              <w:t>备注</w:t>
            </w:r>
          </w:p>
        </w:tc>
      </w:tr>
      <w:tr w:rsidR="001D7D27" w14:paraId="7F7226A6" w14:textId="77777777">
        <w:trPr>
          <w:trHeight w:val="312"/>
        </w:trPr>
        <w:tc>
          <w:tcPr>
            <w:tcW w:w="824" w:type="pct"/>
            <w:vMerge w:val="restart"/>
            <w:tcBorders>
              <w:top w:val="single" w:sz="4" w:space="0" w:color="auto"/>
              <w:left w:val="single" w:sz="4" w:space="0" w:color="auto"/>
              <w:right w:val="single" w:sz="4" w:space="0" w:color="auto"/>
            </w:tcBorders>
          </w:tcPr>
          <w:p w14:paraId="552ACB68" w14:textId="77777777" w:rsidR="001D7D27" w:rsidRDefault="00000000">
            <w:pPr>
              <w:spacing w:line="360" w:lineRule="auto"/>
              <w:rPr>
                <w:rFonts w:eastAsia="宋体"/>
                <w:szCs w:val="24"/>
              </w:rPr>
            </w:pPr>
            <w:r>
              <w:rPr>
                <w:rFonts w:eastAsia="宋体" w:hint="eastAsia"/>
                <w:szCs w:val="24"/>
              </w:rPr>
              <w:t>政策知识库模块</w:t>
            </w:r>
          </w:p>
          <w:p w14:paraId="65CA2CD2" w14:textId="77777777" w:rsidR="001D7D27" w:rsidRDefault="001D7D27">
            <w:pPr>
              <w:spacing w:line="360" w:lineRule="auto"/>
              <w:rPr>
                <w:rFonts w:eastAsia="宋体"/>
                <w:szCs w:val="24"/>
              </w:rPr>
            </w:pPr>
          </w:p>
        </w:tc>
        <w:tc>
          <w:tcPr>
            <w:tcW w:w="1187" w:type="pct"/>
            <w:tcBorders>
              <w:left w:val="single" w:sz="4" w:space="0" w:color="auto"/>
            </w:tcBorders>
          </w:tcPr>
          <w:p w14:paraId="18265E8A" w14:textId="77777777" w:rsidR="001D7D27" w:rsidRDefault="00000000">
            <w:pPr>
              <w:spacing w:line="360" w:lineRule="auto"/>
              <w:rPr>
                <w:rFonts w:eastAsia="宋体"/>
                <w:szCs w:val="24"/>
              </w:rPr>
            </w:pPr>
            <w:r>
              <w:rPr>
                <w:rFonts w:eastAsia="宋体" w:hint="eastAsia"/>
                <w:szCs w:val="24"/>
              </w:rPr>
              <w:t>知识库切片方案</w:t>
            </w:r>
          </w:p>
        </w:tc>
        <w:tc>
          <w:tcPr>
            <w:tcW w:w="2422" w:type="pct"/>
          </w:tcPr>
          <w:p w14:paraId="13059D57" w14:textId="77777777" w:rsidR="001D7D27" w:rsidRDefault="00000000">
            <w:pPr>
              <w:spacing w:line="360" w:lineRule="auto"/>
              <w:rPr>
                <w:rFonts w:eastAsia="宋体"/>
                <w:szCs w:val="24"/>
              </w:rPr>
            </w:pPr>
            <w:r>
              <w:rPr>
                <w:rFonts w:eastAsia="宋体" w:hint="eastAsia"/>
                <w:szCs w:val="24"/>
              </w:rPr>
              <w:t>切片精度以及切片覆盖率均达到</w:t>
            </w:r>
            <w:r>
              <w:rPr>
                <w:rFonts w:eastAsia="宋体"/>
                <w:szCs w:val="24"/>
              </w:rPr>
              <w:t>80%</w:t>
            </w:r>
          </w:p>
        </w:tc>
        <w:tc>
          <w:tcPr>
            <w:tcW w:w="567" w:type="pct"/>
          </w:tcPr>
          <w:p w14:paraId="5971D7D7" w14:textId="77777777" w:rsidR="001D7D27" w:rsidRDefault="001D7D27">
            <w:pPr>
              <w:spacing w:line="360" w:lineRule="auto"/>
              <w:ind w:firstLineChars="200" w:firstLine="480"/>
              <w:rPr>
                <w:rFonts w:eastAsia="宋体"/>
                <w:szCs w:val="24"/>
              </w:rPr>
            </w:pPr>
          </w:p>
        </w:tc>
      </w:tr>
      <w:tr w:rsidR="001D7D27" w14:paraId="7697F54E" w14:textId="77777777">
        <w:trPr>
          <w:trHeight w:val="312"/>
        </w:trPr>
        <w:tc>
          <w:tcPr>
            <w:tcW w:w="824" w:type="pct"/>
            <w:vMerge/>
            <w:tcBorders>
              <w:left w:val="single" w:sz="4" w:space="0" w:color="auto"/>
              <w:right w:val="single" w:sz="4" w:space="0" w:color="auto"/>
            </w:tcBorders>
          </w:tcPr>
          <w:p w14:paraId="59419C73" w14:textId="77777777" w:rsidR="001D7D27" w:rsidRDefault="001D7D27">
            <w:pPr>
              <w:spacing w:line="360" w:lineRule="auto"/>
              <w:rPr>
                <w:rFonts w:eastAsia="宋体"/>
                <w:szCs w:val="24"/>
              </w:rPr>
            </w:pPr>
          </w:p>
        </w:tc>
        <w:tc>
          <w:tcPr>
            <w:tcW w:w="1187" w:type="pct"/>
            <w:tcBorders>
              <w:left w:val="single" w:sz="4" w:space="0" w:color="auto"/>
            </w:tcBorders>
          </w:tcPr>
          <w:p w14:paraId="451BC237" w14:textId="77777777" w:rsidR="001D7D27" w:rsidRDefault="00000000">
            <w:pPr>
              <w:spacing w:line="360" w:lineRule="auto"/>
              <w:rPr>
                <w:rFonts w:eastAsia="宋体"/>
                <w:szCs w:val="24"/>
              </w:rPr>
            </w:pPr>
            <w:r>
              <w:rPr>
                <w:rFonts w:eastAsia="宋体" w:hint="eastAsia"/>
                <w:szCs w:val="24"/>
              </w:rPr>
              <w:t>结构化（向量化）政策知识库</w:t>
            </w:r>
            <w:r>
              <w:rPr>
                <w:rFonts w:eastAsia="宋体"/>
                <w:szCs w:val="24"/>
              </w:rPr>
              <w:t xml:space="preserve"> </w:t>
            </w:r>
          </w:p>
        </w:tc>
        <w:tc>
          <w:tcPr>
            <w:tcW w:w="2422" w:type="pct"/>
          </w:tcPr>
          <w:p w14:paraId="54F69B09" w14:textId="77777777" w:rsidR="001D7D27" w:rsidRDefault="00000000">
            <w:pPr>
              <w:spacing w:line="360" w:lineRule="auto"/>
              <w:rPr>
                <w:rFonts w:eastAsia="宋体"/>
                <w:szCs w:val="24"/>
              </w:rPr>
            </w:pPr>
            <w:r>
              <w:rPr>
                <w:rFonts w:eastAsia="宋体" w:hint="eastAsia"/>
                <w:szCs w:val="24"/>
              </w:rPr>
              <w:t>检索准确性达到</w:t>
            </w:r>
            <w:r>
              <w:rPr>
                <w:rFonts w:eastAsia="宋体"/>
                <w:szCs w:val="24"/>
              </w:rPr>
              <w:t>80%</w:t>
            </w:r>
          </w:p>
        </w:tc>
        <w:tc>
          <w:tcPr>
            <w:tcW w:w="567" w:type="pct"/>
          </w:tcPr>
          <w:p w14:paraId="13A6870F" w14:textId="77777777" w:rsidR="001D7D27" w:rsidRDefault="001D7D27">
            <w:pPr>
              <w:spacing w:line="360" w:lineRule="auto"/>
              <w:ind w:firstLineChars="200" w:firstLine="480"/>
              <w:rPr>
                <w:rFonts w:eastAsia="宋体"/>
                <w:szCs w:val="24"/>
              </w:rPr>
            </w:pPr>
          </w:p>
        </w:tc>
      </w:tr>
      <w:tr w:rsidR="001D7D27" w14:paraId="07FE5761" w14:textId="77777777">
        <w:trPr>
          <w:trHeight w:val="312"/>
        </w:trPr>
        <w:tc>
          <w:tcPr>
            <w:tcW w:w="824" w:type="pct"/>
            <w:vMerge w:val="restart"/>
            <w:tcBorders>
              <w:top w:val="single" w:sz="4" w:space="0" w:color="auto"/>
            </w:tcBorders>
          </w:tcPr>
          <w:p w14:paraId="3EAAADA4" w14:textId="77777777" w:rsidR="001D7D27" w:rsidRDefault="00000000">
            <w:pPr>
              <w:spacing w:line="360" w:lineRule="auto"/>
              <w:rPr>
                <w:rFonts w:eastAsia="宋体"/>
                <w:szCs w:val="24"/>
              </w:rPr>
            </w:pPr>
            <w:r>
              <w:rPr>
                <w:rFonts w:eastAsia="宋体" w:hint="eastAsia"/>
                <w:szCs w:val="24"/>
              </w:rPr>
              <w:t>政策分析报告生成模块</w:t>
            </w:r>
          </w:p>
        </w:tc>
        <w:tc>
          <w:tcPr>
            <w:tcW w:w="1187" w:type="pct"/>
          </w:tcPr>
          <w:p w14:paraId="34D4539B" w14:textId="77777777" w:rsidR="001D7D27" w:rsidRDefault="00000000">
            <w:pPr>
              <w:spacing w:line="360" w:lineRule="auto"/>
              <w:rPr>
                <w:rFonts w:eastAsia="宋体"/>
                <w:szCs w:val="24"/>
              </w:rPr>
            </w:pPr>
            <w:r>
              <w:rPr>
                <w:rFonts w:eastAsia="宋体" w:hint="eastAsia"/>
                <w:szCs w:val="24"/>
              </w:rPr>
              <w:t>模板符合度</w:t>
            </w:r>
          </w:p>
        </w:tc>
        <w:tc>
          <w:tcPr>
            <w:tcW w:w="2422" w:type="pct"/>
          </w:tcPr>
          <w:p w14:paraId="509831C8" w14:textId="77777777" w:rsidR="001D7D27" w:rsidRDefault="00000000">
            <w:pPr>
              <w:spacing w:line="360" w:lineRule="auto"/>
              <w:rPr>
                <w:rFonts w:eastAsia="宋体"/>
                <w:szCs w:val="24"/>
              </w:rPr>
            </w:pPr>
            <w:r>
              <w:rPr>
                <w:rFonts w:eastAsia="宋体" w:hint="eastAsia"/>
                <w:szCs w:val="24"/>
              </w:rPr>
              <w:t>报告的模板格式符合率≥</w:t>
            </w:r>
            <w:r>
              <w:rPr>
                <w:rFonts w:eastAsia="宋体" w:hint="eastAsia"/>
                <w:szCs w:val="24"/>
              </w:rPr>
              <w:t>95%</w:t>
            </w:r>
          </w:p>
        </w:tc>
        <w:tc>
          <w:tcPr>
            <w:tcW w:w="567" w:type="pct"/>
          </w:tcPr>
          <w:p w14:paraId="79BAA2A4" w14:textId="77777777" w:rsidR="001D7D27" w:rsidRDefault="001D7D27">
            <w:pPr>
              <w:spacing w:line="360" w:lineRule="auto"/>
              <w:ind w:firstLineChars="200" w:firstLine="480"/>
              <w:rPr>
                <w:rFonts w:eastAsia="宋体"/>
                <w:szCs w:val="24"/>
              </w:rPr>
            </w:pPr>
          </w:p>
        </w:tc>
      </w:tr>
      <w:tr w:rsidR="001D7D27" w14:paraId="73093201" w14:textId="77777777">
        <w:trPr>
          <w:trHeight w:val="312"/>
        </w:trPr>
        <w:tc>
          <w:tcPr>
            <w:tcW w:w="824" w:type="pct"/>
            <w:vMerge/>
          </w:tcPr>
          <w:p w14:paraId="436AE9FF" w14:textId="77777777" w:rsidR="001D7D27" w:rsidRDefault="001D7D27">
            <w:pPr>
              <w:spacing w:line="360" w:lineRule="auto"/>
              <w:rPr>
                <w:rFonts w:eastAsia="宋体"/>
                <w:szCs w:val="24"/>
              </w:rPr>
            </w:pPr>
          </w:p>
        </w:tc>
        <w:tc>
          <w:tcPr>
            <w:tcW w:w="1187" w:type="pct"/>
          </w:tcPr>
          <w:p w14:paraId="779FB998" w14:textId="77777777" w:rsidR="001D7D27" w:rsidRDefault="00000000">
            <w:pPr>
              <w:spacing w:line="360" w:lineRule="auto"/>
              <w:rPr>
                <w:rFonts w:eastAsia="宋体"/>
                <w:szCs w:val="24"/>
              </w:rPr>
            </w:pPr>
            <w:r>
              <w:rPr>
                <w:rFonts w:eastAsia="宋体" w:hint="eastAsia"/>
                <w:szCs w:val="24"/>
              </w:rPr>
              <w:t>混合知识检索增强算法</w:t>
            </w:r>
          </w:p>
        </w:tc>
        <w:tc>
          <w:tcPr>
            <w:tcW w:w="2422" w:type="pct"/>
          </w:tcPr>
          <w:p w14:paraId="459FF3E1" w14:textId="77777777" w:rsidR="001D7D27" w:rsidRDefault="00000000">
            <w:pPr>
              <w:spacing w:line="360" w:lineRule="auto"/>
              <w:rPr>
                <w:rFonts w:eastAsia="宋体"/>
                <w:szCs w:val="24"/>
              </w:rPr>
            </w:pPr>
            <w:r>
              <w:rPr>
                <w:rFonts w:eastAsia="宋体" w:hint="eastAsia"/>
                <w:szCs w:val="24"/>
              </w:rPr>
              <w:t>检索增强信息正确率达到</w:t>
            </w:r>
            <w:r>
              <w:rPr>
                <w:rFonts w:eastAsia="宋体"/>
                <w:szCs w:val="24"/>
              </w:rPr>
              <w:t xml:space="preserve">90% </w:t>
            </w:r>
            <w:r>
              <w:rPr>
                <w:rFonts w:eastAsia="宋体" w:hint="eastAsia"/>
                <w:szCs w:val="24"/>
              </w:rPr>
              <w:t>，检索准确性达到</w:t>
            </w:r>
            <w:r>
              <w:rPr>
                <w:rFonts w:eastAsia="宋体"/>
                <w:szCs w:val="24"/>
              </w:rPr>
              <w:t>80%</w:t>
            </w:r>
          </w:p>
        </w:tc>
        <w:tc>
          <w:tcPr>
            <w:tcW w:w="567" w:type="pct"/>
          </w:tcPr>
          <w:p w14:paraId="245BDBBA" w14:textId="77777777" w:rsidR="001D7D27" w:rsidRDefault="001D7D27">
            <w:pPr>
              <w:spacing w:line="360" w:lineRule="auto"/>
              <w:ind w:firstLineChars="200" w:firstLine="480"/>
              <w:rPr>
                <w:rFonts w:eastAsia="宋体"/>
                <w:szCs w:val="24"/>
              </w:rPr>
            </w:pPr>
          </w:p>
        </w:tc>
      </w:tr>
      <w:tr w:rsidR="001D7D27" w14:paraId="025B4565" w14:textId="77777777">
        <w:trPr>
          <w:trHeight w:val="312"/>
        </w:trPr>
        <w:tc>
          <w:tcPr>
            <w:tcW w:w="824" w:type="pct"/>
            <w:vMerge/>
          </w:tcPr>
          <w:p w14:paraId="42D03C7C" w14:textId="77777777" w:rsidR="001D7D27" w:rsidRDefault="001D7D27">
            <w:pPr>
              <w:spacing w:line="360" w:lineRule="auto"/>
              <w:rPr>
                <w:rFonts w:eastAsia="宋体"/>
                <w:szCs w:val="24"/>
              </w:rPr>
            </w:pPr>
          </w:p>
        </w:tc>
        <w:tc>
          <w:tcPr>
            <w:tcW w:w="1187" w:type="pct"/>
          </w:tcPr>
          <w:p w14:paraId="49AD3F15" w14:textId="77777777" w:rsidR="001D7D27" w:rsidRDefault="00000000">
            <w:pPr>
              <w:spacing w:line="360" w:lineRule="auto"/>
              <w:rPr>
                <w:rFonts w:eastAsia="宋体"/>
                <w:szCs w:val="24"/>
              </w:rPr>
            </w:pPr>
            <w:r>
              <w:rPr>
                <w:rFonts w:eastAsia="宋体" w:hint="eastAsia"/>
                <w:szCs w:val="24"/>
              </w:rPr>
              <w:t>政策文本分析、比对、推理报告生成算法</w:t>
            </w:r>
          </w:p>
        </w:tc>
        <w:tc>
          <w:tcPr>
            <w:tcW w:w="2422" w:type="pct"/>
          </w:tcPr>
          <w:p w14:paraId="1659E0E6" w14:textId="77777777" w:rsidR="001D7D27" w:rsidRDefault="00000000">
            <w:pPr>
              <w:spacing w:line="360" w:lineRule="auto"/>
              <w:rPr>
                <w:rFonts w:eastAsia="宋体"/>
                <w:szCs w:val="24"/>
              </w:rPr>
            </w:pPr>
            <w:r>
              <w:rPr>
                <w:rFonts w:eastAsia="宋体" w:hint="eastAsia"/>
                <w:szCs w:val="24"/>
              </w:rPr>
              <w:t>隐含条件和例外条款识别准确率</w:t>
            </w:r>
            <w:r>
              <w:rPr>
                <w:rFonts w:eastAsia="宋体" w:hint="eastAsia"/>
                <w:szCs w:val="24"/>
              </w:rPr>
              <w:t xml:space="preserve"> </w:t>
            </w:r>
            <w:r>
              <w:rPr>
                <w:rFonts w:eastAsia="宋体" w:hint="eastAsia"/>
                <w:szCs w:val="24"/>
              </w:rPr>
              <w:t>≥</w:t>
            </w:r>
            <w:r>
              <w:rPr>
                <w:rFonts w:eastAsia="宋体" w:hint="eastAsia"/>
                <w:szCs w:val="24"/>
              </w:rPr>
              <w:t xml:space="preserve"> 80%</w:t>
            </w:r>
            <w:r>
              <w:rPr>
                <w:rFonts w:eastAsia="宋体" w:hint="eastAsia"/>
                <w:szCs w:val="24"/>
              </w:rPr>
              <w:t>；政策分析内容事实正确率（</w:t>
            </w:r>
            <w:r>
              <w:rPr>
                <w:rFonts w:eastAsia="宋体"/>
                <w:szCs w:val="24"/>
              </w:rPr>
              <w:t>correctness</w:t>
            </w:r>
            <w:r>
              <w:rPr>
                <w:rFonts w:eastAsia="宋体" w:hint="eastAsia"/>
                <w:szCs w:val="24"/>
              </w:rPr>
              <w:t>）≥</w:t>
            </w:r>
            <w:r>
              <w:rPr>
                <w:rFonts w:eastAsia="宋体"/>
                <w:szCs w:val="24"/>
              </w:rPr>
              <w:t xml:space="preserve"> 75%</w:t>
            </w:r>
            <w:r>
              <w:rPr>
                <w:rFonts w:eastAsia="宋体" w:hint="eastAsia"/>
                <w:szCs w:val="24"/>
              </w:rPr>
              <w:t>；隐含计算结果准确率</w:t>
            </w:r>
            <w:r>
              <w:rPr>
                <w:rFonts w:eastAsia="宋体" w:hint="eastAsia"/>
                <w:szCs w:val="24"/>
              </w:rPr>
              <w:t xml:space="preserve"> </w:t>
            </w:r>
            <w:r>
              <w:rPr>
                <w:rFonts w:eastAsia="宋体" w:hint="eastAsia"/>
                <w:szCs w:val="24"/>
              </w:rPr>
              <w:t>≥</w:t>
            </w:r>
            <w:r>
              <w:rPr>
                <w:rFonts w:eastAsia="宋体" w:hint="eastAsia"/>
                <w:szCs w:val="24"/>
              </w:rPr>
              <w:t xml:space="preserve"> 75%</w:t>
            </w:r>
            <w:r>
              <w:rPr>
                <w:rFonts w:eastAsia="宋体" w:hint="eastAsia"/>
                <w:szCs w:val="24"/>
              </w:rPr>
              <w:t>；企业适配性≥</w:t>
            </w:r>
            <w:r>
              <w:rPr>
                <w:rFonts w:eastAsia="宋体"/>
                <w:szCs w:val="24"/>
              </w:rPr>
              <w:t xml:space="preserve"> 75%</w:t>
            </w:r>
            <w:r>
              <w:rPr>
                <w:rFonts w:eastAsia="宋体" w:hint="eastAsia"/>
                <w:szCs w:val="24"/>
              </w:rPr>
              <w:t>。</w:t>
            </w:r>
          </w:p>
        </w:tc>
        <w:tc>
          <w:tcPr>
            <w:tcW w:w="567" w:type="pct"/>
          </w:tcPr>
          <w:p w14:paraId="111589FC" w14:textId="77777777" w:rsidR="001D7D27" w:rsidRDefault="001D7D27">
            <w:pPr>
              <w:spacing w:line="360" w:lineRule="auto"/>
              <w:ind w:firstLineChars="200" w:firstLine="480"/>
              <w:rPr>
                <w:rFonts w:eastAsia="宋体"/>
                <w:szCs w:val="24"/>
              </w:rPr>
            </w:pPr>
          </w:p>
        </w:tc>
      </w:tr>
      <w:tr w:rsidR="001D7D27" w14:paraId="6F75A5B4" w14:textId="77777777">
        <w:trPr>
          <w:trHeight w:val="312"/>
        </w:trPr>
        <w:tc>
          <w:tcPr>
            <w:tcW w:w="824" w:type="pct"/>
            <w:vMerge/>
          </w:tcPr>
          <w:p w14:paraId="0281D3B1" w14:textId="77777777" w:rsidR="001D7D27" w:rsidRDefault="001D7D27">
            <w:pPr>
              <w:spacing w:line="360" w:lineRule="auto"/>
              <w:rPr>
                <w:rFonts w:eastAsia="宋体"/>
                <w:szCs w:val="24"/>
              </w:rPr>
            </w:pPr>
          </w:p>
        </w:tc>
        <w:tc>
          <w:tcPr>
            <w:tcW w:w="1187" w:type="pct"/>
          </w:tcPr>
          <w:p w14:paraId="49A2CFEB" w14:textId="77777777" w:rsidR="001D7D27" w:rsidRDefault="00000000">
            <w:pPr>
              <w:spacing w:line="360" w:lineRule="auto"/>
              <w:rPr>
                <w:rFonts w:eastAsia="宋体"/>
                <w:kern w:val="2"/>
                <w:szCs w:val="24"/>
              </w:rPr>
            </w:pPr>
            <w:r>
              <w:rPr>
                <w:rFonts w:eastAsia="宋体" w:hint="eastAsia"/>
                <w:szCs w:val="24"/>
              </w:rPr>
              <w:t>政策分析报告可靠性</w:t>
            </w:r>
          </w:p>
        </w:tc>
        <w:tc>
          <w:tcPr>
            <w:tcW w:w="2422" w:type="pct"/>
          </w:tcPr>
          <w:p w14:paraId="060F5811" w14:textId="77777777" w:rsidR="001D7D27" w:rsidRDefault="00000000">
            <w:pPr>
              <w:spacing w:line="360" w:lineRule="auto"/>
              <w:rPr>
                <w:rFonts w:eastAsia="宋体"/>
                <w:kern w:val="2"/>
                <w:szCs w:val="24"/>
              </w:rPr>
            </w:pPr>
            <w:r>
              <w:rPr>
                <w:rFonts w:eastAsia="宋体" w:hint="eastAsia"/>
                <w:szCs w:val="24"/>
              </w:rPr>
              <w:t>报告溯源率以及引用准确率均达到</w:t>
            </w:r>
            <w:r>
              <w:rPr>
                <w:rFonts w:eastAsia="宋体"/>
                <w:szCs w:val="24"/>
              </w:rPr>
              <w:t>90%</w:t>
            </w:r>
          </w:p>
        </w:tc>
        <w:tc>
          <w:tcPr>
            <w:tcW w:w="567" w:type="pct"/>
          </w:tcPr>
          <w:p w14:paraId="15B22D04" w14:textId="77777777" w:rsidR="001D7D27" w:rsidRDefault="001D7D27">
            <w:pPr>
              <w:spacing w:line="360" w:lineRule="auto"/>
              <w:ind w:firstLineChars="200" w:firstLine="480"/>
              <w:rPr>
                <w:rFonts w:eastAsia="宋体"/>
                <w:szCs w:val="24"/>
              </w:rPr>
            </w:pPr>
          </w:p>
        </w:tc>
      </w:tr>
      <w:tr w:rsidR="001D7D27" w14:paraId="52FEE1D3" w14:textId="77777777">
        <w:trPr>
          <w:trHeight w:val="312"/>
        </w:trPr>
        <w:tc>
          <w:tcPr>
            <w:tcW w:w="824" w:type="pct"/>
            <w:vMerge/>
          </w:tcPr>
          <w:p w14:paraId="0F62CD86" w14:textId="77777777" w:rsidR="001D7D27" w:rsidRDefault="001D7D27">
            <w:pPr>
              <w:spacing w:line="360" w:lineRule="auto"/>
              <w:rPr>
                <w:rFonts w:eastAsia="宋体"/>
                <w:szCs w:val="24"/>
              </w:rPr>
            </w:pPr>
          </w:p>
        </w:tc>
        <w:tc>
          <w:tcPr>
            <w:tcW w:w="1187" w:type="pct"/>
          </w:tcPr>
          <w:p w14:paraId="5C734D24" w14:textId="77777777" w:rsidR="001D7D27" w:rsidRDefault="00000000">
            <w:pPr>
              <w:spacing w:line="360" w:lineRule="auto"/>
              <w:rPr>
                <w:rFonts w:eastAsia="宋体"/>
                <w:szCs w:val="24"/>
              </w:rPr>
            </w:pPr>
            <w:r>
              <w:rPr>
                <w:rFonts w:eastAsia="宋体" w:hint="eastAsia"/>
                <w:szCs w:val="24"/>
              </w:rPr>
              <w:t>长文本处理能力</w:t>
            </w:r>
          </w:p>
        </w:tc>
        <w:tc>
          <w:tcPr>
            <w:tcW w:w="2422" w:type="pct"/>
          </w:tcPr>
          <w:p w14:paraId="4E635883" w14:textId="77777777" w:rsidR="001D7D27" w:rsidRDefault="00000000">
            <w:pPr>
              <w:spacing w:line="360" w:lineRule="auto"/>
              <w:rPr>
                <w:rFonts w:eastAsia="宋体"/>
                <w:szCs w:val="24"/>
              </w:rPr>
            </w:pPr>
            <w:r>
              <w:rPr>
                <w:rFonts w:eastAsia="宋体" w:hint="eastAsia"/>
                <w:szCs w:val="24"/>
              </w:rPr>
              <w:t>长文本要点提取完整性达到</w:t>
            </w:r>
            <w:r>
              <w:rPr>
                <w:rFonts w:eastAsia="宋体"/>
                <w:szCs w:val="24"/>
              </w:rPr>
              <w:t>90%</w:t>
            </w:r>
          </w:p>
        </w:tc>
        <w:tc>
          <w:tcPr>
            <w:tcW w:w="567" w:type="pct"/>
          </w:tcPr>
          <w:p w14:paraId="54476BC9" w14:textId="77777777" w:rsidR="001D7D27" w:rsidRDefault="001D7D27">
            <w:pPr>
              <w:spacing w:line="360" w:lineRule="auto"/>
              <w:ind w:firstLineChars="200" w:firstLine="480"/>
              <w:rPr>
                <w:rFonts w:eastAsia="宋体"/>
                <w:szCs w:val="24"/>
              </w:rPr>
            </w:pPr>
          </w:p>
        </w:tc>
      </w:tr>
      <w:tr w:rsidR="001D7D27" w14:paraId="0A781E3D" w14:textId="77777777">
        <w:trPr>
          <w:trHeight w:val="312"/>
        </w:trPr>
        <w:tc>
          <w:tcPr>
            <w:tcW w:w="824" w:type="pct"/>
          </w:tcPr>
          <w:p w14:paraId="172A3365" w14:textId="77777777" w:rsidR="001D7D27" w:rsidRDefault="00000000">
            <w:pPr>
              <w:spacing w:line="360" w:lineRule="auto"/>
              <w:rPr>
                <w:rFonts w:eastAsia="宋体"/>
                <w:szCs w:val="24"/>
              </w:rPr>
            </w:pPr>
            <w:r>
              <w:rPr>
                <w:rFonts w:eastAsia="宋体" w:hint="eastAsia"/>
                <w:szCs w:val="24"/>
              </w:rPr>
              <w:t>模型性能标准</w:t>
            </w:r>
          </w:p>
        </w:tc>
        <w:tc>
          <w:tcPr>
            <w:tcW w:w="1187" w:type="pct"/>
          </w:tcPr>
          <w:p w14:paraId="49027811" w14:textId="77777777" w:rsidR="001D7D27" w:rsidRDefault="00000000">
            <w:pPr>
              <w:spacing w:line="360" w:lineRule="auto"/>
              <w:rPr>
                <w:rFonts w:eastAsia="宋体"/>
                <w:szCs w:val="24"/>
              </w:rPr>
            </w:pPr>
            <w:r>
              <w:rPr>
                <w:rFonts w:eastAsia="宋体" w:hint="eastAsia"/>
                <w:szCs w:val="24"/>
              </w:rPr>
              <w:t>跨功能模块联动测试</w:t>
            </w:r>
          </w:p>
        </w:tc>
        <w:tc>
          <w:tcPr>
            <w:tcW w:w="2422" w:type="pct"/>
          </w:tcPr>
          <w:p w14:paraId="7EC4FDDD" w14:textId="77777777" w:rsidR="001D7D27" w:rsidRDefault="00000000">
            <w:pPr>
              <w:spacing w:line="360" w:lineRule="auto"/>
              <w:rPr>
                <w:rFonts w:eastAsia="宋体"/>
                <w:szCs w:val="24"/>
              </w:rPr>
            </w:pPr>
            <w:r>
              <w:rPr>
                <w:rFonts w:eastAsia="宋体" w:hint="eastAsia"/>
                <w:szCs w:val="24"/>
              </w:rPr>
              <w:t>通过其他甲方产品模块的筛选结果数据直接传入，生成产业报告，系统连续运行【</w:t>
            </w:r>
            <w:r>
              <w:rPr>
                <w:rFonts w:eastAsia="宋体"/>
                <w:szCs w:val="24"/>
              </w:rPr>
              <w:t>72</w:t>
            </w:r>
            <w:r>
              <w:rPr>
                <w:rFonts w:eastAsia="宋体" w:hint="eastAsia"/>
                <w:szCs w:val="24"/>
              </w:rPr>
              <w:t>】小时无故障</w:t>
            </w:r>
          </w:p>
        </w:tc>
        <w:tc>
          <w:tcPr>
            <w:tcW w:w="567" w:type="pct"/>
          </w:tcPr>
          <w:p w14:paraId="664BF162" w14:textId="77777777" w:rsidR="001D7D27" w:rsidRDefault="001D7D27">
            <w:pPr>
              <w:spacing w:line="360" w:lineRule="auto"/>
              <w:ind w:firstLineChars="200" w:firstLine="480"/>
              <w:rPr>
                <w:rFonts w:eastAsia="宋体"/>
                <w:szCs w:val="24"/>
              </w:rPr>
            </w:pPr>
          </w:p>
        </w:tc>
      </w:tr>
    </w:tbl>
    <w:p w14:paraId="3D2CB146" w14:textId="77777777" w:rsidR="001D7D27" w:rsidRDefault="001D7D27">
      <w:pPr>
        <w:pStyle w:val="ad"/>
        <w:spacing w:before="0" w:beforeAutospacing="0" w:after="0" w:afterAutospacing="0" w:line="360" w:lineRule="auto"/>
        <w:rPr>
          <w:color w:val="000000"/>
        </w:rPr>
      </w:pPr>
    </w:p>
    <w:p w14:paraId="76999D39" w14:textId="77777777" w:rsidR="001D7D27" w:rsidRDefault="00000000">
      <w:pPr>
        <w:spacing w:line="360" w:lineRule="auto"/>
        <w:jc w:val="center"/>
        <w:rPr>
          <w:rFonts w:eastAsiaTheme="majorHAnsi"/>
          <w:sz w:val="22"/>
          <w:szCs w:val="18"/>
        </w:rPr>
      </w:pPr>
      <w:r>
        <w:rPr>
          <w:rFonts w:eastAsiaTheme="majorHAnsi" w:hint="eastAsia"/>
          <w:sz w:val="22"/>
          <w:szCs w:val="18"/>
        </w:rPr>
        <w:lastRenderedPageBreak/>
        <w:t>表</w:t>
      </w:r>
      <w:r>
        <w:rPr>
          <w:rFonts w:eastAsiaTheme="majorHAnsi"/>
          <w:sz w:val="22"/>
          <w:szCs w:val="18"/>
        </w:rPr>
        <w:t xml:space="preserve"> 3.2 </w:t>
      </w:r>
      <w:r>
        <w:rPr>
          <w:rFonts w:eastAsiaTheme="majorHAnsi" w:hint="eastAsia"/>
          <w:sz w:val="22"/>
          <w:szCs w:val="18"/>
        </w:rPr>
        <w:t>验收指标具体定义说明</w:t>
      </w:r>
    </w:p>
    <w:tbl>
      <w:tblPr>
        <w:tblStyle w:val="af0"/>
        <w:tblW w:w="0" w:type="auto"/>
        <w:tblLook w:val="04A0" w:firstRow="1" w:lastRow="0" w:firstColumn="1" w:lastColumn="0" w:noHBand="0" w:noVBand="1"/>
      </w:tblPr>
      <w:tblGrid>
        <w:gridCol w:w="1514"/>
        <w:gridCol w:w="6771"/>
      </w:tblGrid>
      <w:tr w:rsidR="001D7D27" w14:paraId="1A5CE5F7" w14:textId="77777777">
        <w:tc>
          <w:tcPr>
            <w:tcW w:w="1514" w:type="dxa"/>
          </w:tcPr>
          <w:p w14:paraId="7E3188E4" w14:textId="77777777" w:rsidR="001D7D27" w:rsidRDefault="00000000">
            <w:pPr>
              <w:spacing w:line="360" w:lineRule="auto"/>
              <w:rPr>
                <w:rFonts w:eastAsiaTheme="majorHAnsi"/>
                <w:b/>
                <w:bCs/>
              </w:rPr>
            </w:pPr>
            <w:r>
              <w:rPr>
                <w:rFonts w:eastAsiaTheme="majorHAnsi" w:hint="eastAsia"/>
                <w:b/>
                <w:bCs/>
              </w:rPr>
              <w:t>名词</w:t>
            </w:r>
          </w:p>
        </w:tc>
        <w:tc>
          <w:tcPr>
            <w:tcW w:w="6771" w:type="dxa"/>
          </w:tcPr>
          <w:p w14:paraId="4D5D9654" w14:textId="77777777" w:rsidR="001D7D27" w:rsidRDefault="00000000">
            <w:pPr>
              <w:spacing w:line="360" w:lineRule="auto"/>
              <w:rPr>
                <w:rFonts w:eastAsiaTheme="majorHAnsi"/>
                <w:b/>
                <w:bCs/>
              </w:rPr>
            </w:pPr>
            <w:r>
              <w:rPr>
                <w:rFonts w:eastAsiaTheme="majorHAnsi" w:hint="eastAsia"/>
                <w:b/>
                <w:bCs/>
              </w:rPr>
              <w:t>定义与解释</w:t>
            </w:r>
          </w:p>
        </w:tc>
      </w:tr>
      <w:tr w:rsidR="001D7D27" w14:paraId="3BD2E4BE" w14:textId="77777777">
        <w:tc>
          <w:tcPr>
            <w:tcW w:w="1514" w:type="dxa"/>
          </w:tcPr>
          <w:p w14:paraId="78EEF936" w14:textId="77777777" w:rsidR="001D7D27" w:rsidRDefault="00000000">
            <w:pPr>
              <w:spacing w:line="360" w:lineRule="auto"/>
              <w:rPr>
                <w:rFonts w:eastAsiaTheme="majorHAnsi"/>
              </w:rPr>
            </w:pPr>
            <w:r>
              <w:rPr>
                <w:rFonts w:eastAsiaTheme="majorHAnsi" w:hint="eastAsia"/>
              </w:rPr>
              <w:t>切片精度</w:t>
            </w:r>
          </w:p>
        </w:tc>
        <w:tc>
          <w:tcPr>
            <w:tcW w:w="6771" w:type="dxa"/>
          </w:tcPr>
          <w:p w14:paraId="02DB8D93" w14:textId="77777777" w:rsidR="001D7D27" w:rsidRDefault="00000000">
            <w:pPr>
              <w:spacing w:line="360" w:lineRule="auto"/>
              <w:rPr>
                <w:rFonts w:eastAsiaTheme="majorHAnsi"/>
              </w:rPr>
            </w:pPr>
            <w:r>
              <w:rPr>
                <w:rFonts w:eastAsiaTheme="majorHAnsi" w:hint="eastAsia"/>
              </w:rPr>
              <w:t>切片中内容是否都与主题高度相关，结合人工标注数据进行评估</w:t>
            </w:r>
          </w:p>
        </w:tc>
      </w:tr>
      <w:tr w:rsidR="001D7D27" w14:paraId="4781F655" w14:textId="77777777">
        <w:tc>
          <w:tcPr>
            <w:tcW w:w="1514" w:type="dxa"/>
          </w:tcPr>
          <w:p w14:paraId="249E2A8A" w14:textId="77777777" w:rsidR="001D7D27" w:rsidRDefault="00000000">
            <w:pPr>
              <w:spacing w:line="360" w:lineRule="auto"/>
              <w:rPr>
                <w:rFonts w:eastAsiaTheme="majorHAnsi"/>
              </w:rPr>
            </w:pPr>
            <w:r>
              <w:rPr>
                <w:rFonts w:eastAsiaTheme="majorHAnsi" w:hint="eastAsia"/>
              </w:rPr>
              <w:t>切片覆盖率</w:t>
            </w:r>
          </w:p>
        </w:tc>
        <w:tc>
          <w:tcPr>
            <w:tcW w:w="6771" w:type="dxa"/>
          </w:tcPr>
          <w:p w14:paraId="62D2AE9F" w14:textId="77777777" w:rsidR="001D7D27" w:rsidRDefault="00000000">
            <w:pPr>
              <w:spacing w:line="360" w:lineRule="auto"/>
              <w:rPr>
                <w:rFonts w:eastAsiaTheme="majorHAnsi"/>
              </w:rPr>
            </w:pPr>
            <w:r>
              <w:rPr>
                <w:rFonts w:eastAsiaTheme="majorHAnsi" w:hint="eastAsia"/>
              </w:rPr>
              <w:t>同一主题的其他知识是否也都被涵盖进来，结合人工标注数据进行评估</w:t>
            </w:r>
          </w:p>
        </w:tc>
      </w:tr>
      <w:tr w:rsidR="001D7D27" w14:paraId="3DFB504D" w14:textId="77777777">
        <w:tc>
          <w:tcPr>
            <w:tcW w:w="1514" w:type="dxa"/>
          </w:tcPr>
          <w:p w14:paraId="5FD3FC49" w14:textId="77777777" w:rsidR="001D7D27" w:rsidRDefault="00000000">
            <w:pPr>
              <w:spacing w:line="360" w:lineRule="auto"/>
              <w:rPr>
                <w:rFonts w:eastAsiaTheme="majorHAnsi"/>
              </w:rPr>
            </w:pPr>
            <w:r>
              <w:rPr>
                <w:rFonts w:eastAsiaTheme="majorHAnsi" w:hint="eastAsia"/>
              </w:rPr>
              <w:t>检索准确性</w:t>
            </w:r>
          </w:p>
        </w:tc>
        <w:tc>
          <w:tcPr>
            <w:tcW w:w="6771" w:type="dxa"/>
          </w:tcPr>
          <w:p w14:paraId="62825B74" w14:textId="77777777" w:rsidR="001D7D27" w:rsidRDefault="00000000">
            <w:pPr>
              <w:spacing w:line="360" w:lineRule="auto"/>
              <w:rPr>
                <w:rFonts w:eastAsiaTheme="majorHAnsi"/>
              </w:rPr>
            </w:pPr>
            <w:r>
              <w:rPr>
                <w:rFonts w:eastAsiaTheme="majorHAnsi" w:hint="eastAsia"/>
              </w:rPr>
              <w:t>人工评估</w:t>
            </w:r>
            <w:r>
              <w:rPr>
                <w:rFonts w:eastAsiaTheme="majorHAnsi"/>
              </w:rPr>
              <w:t xml:space="preserve"> Top-k </w:t>
            </w:r>
            <w:r>
              <w:rPr>
                <w:rFonts w:eastAsiaTheme="majorHAnsi" w:hint="eastAsia"/>
              </w:rPr>
              <w:t>准确率，检索前</w:t>
            </w:r>
            <w:r>
              <w:rPr>
                <w:rFonts w:eastAsiaTheme="majorHAnsi"/>
              </w:rPr>
              <w:t>k</w:t>
            </w:r>
            <w:r>
              <w:rPr>
                <w:rFonts w:eastAsiaTheme="majorHAnsi" w:hint="eastAsia"/>
              </w:rPr>
              <w:t>条结果中，包含目标答案的比例。（</w:t>
            </w:r>
            <w:r>
              <w:rPr>
                <w:rFonts w:eastAsiaTheme="majorHAnsi"/>
              </w:rPr>
              <w:t>k=5</w:t>
            </w:r>
            <w:r>
              <w:rPr>
                <w:rFonts w:eastAsiaTheme="majorHAnsi" w:hint="eastAsia"/>
              </w:rPr>
              <w:t>）</w:t>
            </w:r>
          </w:p>
        </w:tc>
      </w:tr>
      <w:tr w:rsidR="001D7D27" w14:paraId="59B508E6" w14:textId="77777777">
        <w:tc>
          <w:tcPr>
            <w:tcW w:w="1514" w:type="dxa"/>
          </w:tcPr>
          <w:p w14:paraId="6D4467AC" w14:textId="77777777" w:rsidR="001D7D27" w:rsidRDefault="00000000">
            <w:pPr>
              <w:spacing w:line="360" w:lineRule="auto"/>
              <w:rPr>
                <w:rFonts w:eastAsiaTheme="majorHAnsi"/>
              </w:rPr>
            </w:pPr>
            <w:r>
              <w:rPr>
                <w:rFonts w:eastAsiaTheme="majorHAnsi" w:hint="eastAsia"/>
              </w:rPr>
              <w:t>模版符合度</w:t>
            </w:r>
          </w:p>
        </w:tc>
        <w:tc>
          <w:tcPr>
            <w:tcW w:w="6771" w:type="dxa"/>
          </w:tcPr>
          <w:p w14:paraId="744A192F" w14:textId="77777777" w:rsidR="001D7D27" w:rsidRDefault="00000000">
            <w:pPr>
              <w:spacing w:line="360" w:lineRule="auto"/>
              <w:rPr>
                <w:rFonts w:eastAsiaTheme="majorHAnsi"/>
              </w:rPr>
            </w:pPr>
            <w:r>
              <w:rPr>
                <w:rFonts w:eastAsiaTheme="majorHAnsi" w:hint="eastAsia"/>
              </w:rPr>
              <w:t>用于衡量生成报告中是否完整覆盖了预设模板中的各个核心章节。将实际生成报告中出现的章节，与模板中应包含的章节进行比对，计算覆盖比例。</w:t>
            </w:r>
          </w:p>
        </w:tc>
      </w:tr>
      <w:tr w:rsidR="001D7D27" w14:paraId="6FB7FF9D" w14:textId="77777777">
        <w:tc>
          <w:tcPr>
            <w:tcW w:w="1514" w:type="dxa"/>
          </w:tcPr>
          <w:p w14:paraId="11233DE5" w14:textId="77777777" w:rsidR="001D7D27" w:rsidRDefault="00000000">
            <w:pPr>
              <w:spacing w:line="360" w:lineRule="auto"/>
              <w:rPr>
                <w:rFonts w:eastAsiaTheme="majorHAnsi"/>
                <w:b/>
                <w:bCs/>
              </w:rPr>
            </w:pPr>
            <w:r>
              <w:rPr>
                <w:rFonts w:eastAsiaTheme="majorHAnsi" w:hint="eastAsia"/>
              </w:rPr>
              <w:t>检索增强信息正确率</w:t>
            </w:r>
          </w:p>
        </w:tc>
        <w:tc>
          <w:tcPr>
            <w:tcW w:w="6771" w:type="dxa"/>
          </w:tcPr>
          <w:p w14:paraId="100A219B" w14:textId="77777777" w:rsidR="001D7D27" w:rsidRDefault="00000000">
            <w:pPr>
              <w:spacing w:line="360" w:lineRule="auto"/>
              <w:rPr>
                <w:rFonts w:eastAsiaTheme="majorHAnsi"/>
              </w:rPr>
            </w:pPr>
            <w:r>
              <w:rPr>
                <w:rFonts w:eastAsiaTheme="majorHAnsi" w:hint="eastAsia"/>
              </w:rPr>
              <w:t>衡量用于生成报告的检索信息中事实性正确内容的比例，采用人工</w:t>
            </w:r>
            <w:r>
              <w:rPr>
                <w:rFonts w:eastAsiaTheme="majorHAnsi"/>
              </w:rPr>
              <w:t xml:space="preserve"> + </w:t>
            </w:r>
            <w:r>
              <w:rPr>
                <w:rFonts w:eastAsiaTheme="majorHAnsi" w:hint="eastAsia"/>
              </w:rPr>
              <w:t>大模型打分，按</w:t>
            </w:r>
            <w:r>
              <w:rPr>
                <w:rFonts w:eastAsiaTheme="majorHAnsi"/>
              </w:rPr>
              <w:t>“</w:t>
            </w:r>
            <w:r>
              <w:rPr>
                <w:rFonts w:eastAsiaTheme="majorHAnsi" w:hint="eastAsia"/>
              </w:rPr>
              <w:t>全对</w:t>
            </w:r>
            <w:r>
              <w:rPr>
                <w:rFonts w:eastAsiaTheme="majorHAnsi"/>
              </w:rPr>
              <w:t>=1</w:t>
            </w:r>
            <w:r>
              <w:rPr>
                <w:rFonts w:eastAsiaTheme="majorHAnsi" w:hint="eastAsia"/>
              </w:rPr>
              <w:t>，部分对</w:t>
            </w:r>
            <w:r>
              <w:rPr>
                <w:rFonts w:eastAsiaTheme="majorHAnsi"/>
              </w:rPr>
              <w:t>=0.5</w:t>
            </w:r>
            <w:r>
              <w:rPr>
                <w:rFonts w:eastAsiaTheme="majorHAnsi" w:hint="eastAsia"/>
              </w:rPr>
              <w:t>，全错</w:t>
            </w:r>
            <w:r>
              <w:rPr>
                <w:rFonts w:eastAsiaTheme="majorHAnsi"/>
              </w:rPr>
              <w:t>=0”</w:t>
            </w:r>
            <w:r>
              <w:rPr>
                <w:rFonts w:eastAsiaTheme="majorHAnsi" w:hint="eastAsia"/>
              </w:rPr>
              <w:t>标注后取平均分。</w:t>
            </w:r>
          </w:p>
        </w:tc>
      </w:tr>
      <w:tr w:rsidR="001D7D27" w14:paraId="38BBF1E6" w14:textId="77777777">
        <w:tc>
          <w:tcPr>
            <w:tcW w:w="1514" w:type="dxa"/>
          </w:tcPr>
          <w:p w14:paraId="00D60EBE" w14:textId="77777777" w:rsidR="001D7D27" w:rsidRDefault="00000000">
            <w:pPr>
              <w:spacing w:line="360" w:lineRule="auto"/>
              <w:rPr>
                <w:rFonts w:eastAsiaTheme="majorHAnsi"/>
                <w:b/>
                <w:bCs/>
              </w:rPr>
            </w:pPr>
            <w:r>
              <w:rPr>
                <w:rFonts w:eastAsiaTheme="majorHAnsi" w:hint="eastAsia"/>
              </w:rPr>
              <w:t>隐含条件、例外条款识别准确率</w:t>
            </w:r>
          </w:p>
        </w:tc>
        <w:tc>
          <w:tcPr>
            <w:tcW w:w="6771" w:type="dxa"/>
          </w:tcPr>
          <w:p w14:paraId="2F00474C" w14:textId="77777777" w:rsidR="001D7D27" w:rsidRDefault="00000000">
            <w:pPr>
              <w:spacing w:line="360" w:lineRule="auto"/>
              <w:rPr>
                <w:rFonts w:eastAsiaTheme="majorHAnsi"/>
              </w:rPr>
            </w:pPr>
            <w:r>
              <w:rPr>
                <w:rFonts w:eastAsiaTheme="majorHAnsi" w:hint="eastAsia"/>
              </w:rPr>
              <w:t>衡量系统对政策文本中隐含条件和例外条款的识别是否准确完整。包括抽取相关条款的正确性及是否遗漏。由人工专家对系统识别出的隐含条件与例外条款进行标注，判定为正确或错误。</w:t>
            </w:r>
          </w:p>
        </w:tc>
      </w:tr>
      <w:tr w:rsidR="001D7D27" w14:paraId="71BBDEF7" w14:textId="77777777">
        <w:tc>
          <w:tcPr>
            <w:tcW w:w="1514" w:type="dxa"/>
          </w:tcPr>
          <w:p w14:paraId="1D3BC7E1" w14:textId="77777777" w:rsidR="001D7D27" w:rsidRDefault="00000000">
            <w:pPr>
              <w:spacing w:line="360" w:lineRule="auto"/>
              <w:rPr>
                <w:rFonts w:eastAsiaTheme="majorHAnsi"/>
                <w:b/>
                <w:bCs/>
              </w:rPr>
            </w:pPr>
            <w:r>
              <w:rPr>
                <w:rFonts w:eastAsiaTheme="majorHAnsi" w:hint="eastAsia"/>
              </w:rPr>
              <w:t>政策分析内容事实正确率</w:t>
            </w:r>
          </w:p>
        </w:tc>
        <w:tc>
          <w:tcPr>
            <w:tcW w:w="6771" w:type="dxa"/>
          </w:tcPr>
          <w:p w14:paraId="196FD144" w14:textId="77777777" w:rsidR="001D7D27" w:rsidRDefault="00000000">
            <w:pPr>
              <w:spacing w:line="360" w:lineRule="auto"/>
              <w:rPr>
                <w:rFonts w:eastAsiaTheme="majorHAnsi"/>
              </w:rPr>
            </w:pPr>
            <w:r>
              <w:rPr>
                <w:rFonts w:eastAsiaTheme="majorHAnsi" w:hint="eastAsia"/>
              </w:rPr>
              <w:t>衡量系统生成的政策分析报告内容在事实上的正确性和无误导性。采用人工</w:t>
            </w:r>
            <w:r>
              <w:rPr>
                <w:rFonts w:eastAsiaTheme="majorHAnsi"/>
              </w:rPr>
              <w:t xml:space="preserve"> + </w:t>
            </w:r>
            <w:r>
              <w:rPr>
                <w:rFonts w:eastAsiaTheme="majorHAnsi" w:hint="eastAsia"/>
              </w:rPr>
              <w:t>大模型打分，按</w:t>
            </w:r>
            <w:r>
              <w:rPr>
                <w:rFonts w:eastAsiaTheme="majorHAnsi"/>
              </w:rPr>
              <w:t>“</w:t>
            </w:r>
            <w:r>
              <w:rPr>
                <w:rFonts w:eastAsiaTheme="majorHAnsi" w:hint="eastAsia"/>
              </w:rPr>
              <w:t>全对</w:t>
            </w:r>
            <w:r>
              <w:rPr>
                <w:rFonts w:eastAsiaTheme="majorHAnsi"/>
              </w:rPr>
              <w:t>=1</w:t>
            </w:r>
            <w:r>
              <w:rPr>
                <w:rFonts w:eastAsiaTheme="majorHAnsi" w:hint="eastAsia"/>
              </w:rPr>
              <w:t>，部分对</w:t>
            </w:r>
            <w:r>
              <w:rPr>
                <w:rFonts w:eastAsiaTheme="majorHAnsi"/>
              </w:rPr>
              <w:t>=0.5</w:t>
            </w:r>
            <w:r>
              <w:rPr>
                <w:rFonts w:eastAsiaTheme="majorHAnsi" w:hint="eastAsia"/>
              </w:rPr>
              <w:t>，全错</w:t>
            </w:r>
            <w:r>
              <w:rPr>
                <w:rFonts w:eastAsiaTheme="majorHAnsi"/>
              </w:rPr>
              <w:t>=0”</w:t>
            </w:r>
            <w:r>
              <w:rPr>
                <w:rFonts w:eastAsiaTheme="majorHAnsi" w:hint="eastAsia"/>
              </w:rPr>
              <w:t>标注后取平均分。</w:t>
            </w:r>
          </w:p>
        </w:tc>
      </w:tr>
      <w:tr w:rsidR="001D7D27" w14:paraId="3A0DA68D" w14:textId="77777777">
        <w:tc>
          <w:tcPr>
            <w:tcW w:w="1514" w:type="dxa"/>
          </w:tcPr>
          <w:p w14:paraId="4F658B96" w14:textId="77777777" w:rsidR="001D7D27" w:rsidRDefault="00000000">
            <w:pPr>
              <w:spacing w:line="360" w:lineRule="auto"/>
              <w:rPr>
                <w:rFonts w:eastAsiaTheme="majorHAnsi"/>
              </w:rPr>
            </w:pPr>
            <w:r>
              <w:rPr>
                <w:rFonts w:eastAsiaTheme="majorHAnsi" w:hint="eastAsia"/>
              </w:rPr>
              <w:t>隐含计算准确率</w:t>
            </w:r>
          </w:p>
        </w:tc>
        <w:tc>
          <w:tcPr>
            <w:tcW w:w="6771" w:type="dxa"/>
          </w:tcPr>
          <w:p w14:paraId="05A8DC07" w14:textId="77777777" w:rsidR="001D7D27" w:rsidRDefault="00000000">
            <w:pPr>
              <w:spacing w:line="360" w:lineRule="auto"/>
              <w:rPr>
                <w:rFonts w:eastAsiaTheme="majorHAnsi"/>
              </w:rPr>
            </w:pPr>
            <w:r>
              <w:rPr>
                <w:rFonts w:eastAsiaTheme="majorHAnsi" w:hint="eastAsia"/>
              </w:rPr>
              <w:t>衡量系统对政策中涉及的隐含数值计算（如优惠额度、税收减免计算）的准确性。对比人工计算输出与标准结果，判定正确与否。</w:t>
            </w:r>
          </w:p>
        </w:tc>
      </w:tr>
      <w:tr w:rsidR="001D7D27" w14:paraId="3A31A0E6" w14:textId="77777777">
        <w:tc>
          <w:tcPr>
            <w:tcW w:w="1514" w:type="dxa"/>
          </w:tcPr>
          <w:p w14:paraId="38BB36EE" w14:textId="77777777" w:rsidR="001D7D27" w:rsidRDefault="00000000">
            <w:pPr>
              <w:spacing w:line="360" w:lineRule="auto"/>
              <w:rPr>
                <w:rFonts w:eastAsiaTheme="majorHAnsi"/>
              </w:rPr>
            </w:pPr>
            <w:r>
              <w:rPr>
                <w:rFonts w:eastAsiaTheme="majorHAnsi" w:hint="eastAsia"/>
              </w:rPr>
              <w:t>企业适配性</w:t>
            </w:r>
          </w:p>
        </w:tc>
        <w:tc>
          <w:tcPr>
            <w:tcW w:w="6771" w:type="dxa"/>
          </w:tcPr>
          <w:p w14:paraId="01371BC9" w14:textId="77777777" w:rsidR="001D7D27" w:rsidRDefault="00000000">
            <w:pPr>
              <w:spacing w:line="360" w:lineRule="auto"/>
              <w:rPr>
                <w:rFonts w:eastAsiaTheme="majorHAnsi"/>
              </w:rPr>
            </w:pPr>
            <w:r>
              <w:rPr>
                <w:rFonts w:eastAsiaTheme="majorHAnsi" w:hint="eastAsia"/>
              </w:rPr>
              <w:t>衡量报告中政策分析和推荐是否切合企业具体画像及需求，体现政策对企业实际发展具有针对性和指导价值，采用人工评估的方式。</w:t>
            </w:r>
          </w:p>
        </w:tc>
      </w:tr>
      <w:tr w:rsidR="001D7D27" w14:paraId="3652E5AC" w14:textId="77777777">
        <w:tc>
          <w:tcPr>
            <w:tcW w:w="1514" w:type="dxa"/>
          </w:tcPr>
          <w:p w14:paraId="1CF657D9" w14:textId="77777777" w:rsidR="001D7D27" w:rsidRDefault="00000000">
            <w:pPr>
              <w:spacing w:line="360" w:lineRule="auto"/>
              <w:rPr>
                <w:rFonts w:eastAsiaTheme="majorHAnsi"/>
              </w:rPr>
            </w:pPr>
            <w:r>
              <w:rPr>
                <w:rFonts w:eastAsiaTheme="majorHAnsi" w:hint="eastAsia"/>
              </w:rPr>
              <w:t>报告溯源率</w:t>
            </w:r>
          </w:p>
        </w:tc>
        <w:tc>
          <w:tcPr>
            <w:tcW w:w="6771" w:type="dxa"/>
          </w:tcPr>
          <w:p w14:paraId="3194D8EE" w14:textId="77777777" w:rsidR="001D7D27" w:rsidRDefault="00000000">
            <w:pPr>
              <w:spacing w:line="360" w:lineRule="auto"/>
              <w:rPr>
                <w:rFonts w:eastAsiaTheme="majorHAnsi"/>
              </w:rPr>
            </w:pPr>
            <w:r>
              <w:rPr>
                <w:rFonts w:eastAsiaTheme="majorHAnsi" w:hint="eastAsia"/>
              </w:rPr>
              <w:t>可成功溯源至原始政策文本的引用比例。采用人工</w:t>
            </w:r>
            <w:r>
              <w:rPr>
                <w:rFonts w:eastAsiaTheme="majorHAnsi"/>
              </w:rPr>
              <w:t xml:space="preserve"> + </w:t>
            </w:r>
            <w:r>
              <w:rPr>
                <w:rFonts w:eastAsiaTheme="majorHAnsi" w:hint="eastAsia"/>
              </w:rPr>
              <w:t>大模型打分，按</w:t>
            </w:r>
            <w:r>
              <w:rPr>
                <w:rFonts w:eastAsiaTheme="majorHAnsi"/>
              </w:rPr>
              <w:t>“</w:t>
            </w:r>
            <w:r>
              <w:rPr>
                <w:rFonts w:eastAsiaTheme="majorHAnsi" w:hint="eastAsia"/>
              </w:rPr>
              <w:t>全对</w:t>
            </w:r>
            <w:r>
              <w:rPr>
                <w:rFonts w:eastAsiaTheme="majorHAnsi"/>
              </w:rPr>
              <w:t>=1</w:t>
            </w:r>
            <w:r>
              <w:rPr>
                <w:rFonts w:eastAsiaTheme="majorHAnsi" w:hint="eastAsia"/>
              </w:rPr>
              <w:t>，部分对</w:t>
            </w:r>
            <w:r>
              <w:rPr>
                <w:rFonts w:eastAsiaTheme="majorHAnsi"/>
              </w:rPr>
              <w:t>=0.5</w:t>
            </w:r>
            <w:r>
              <w:rPr>
                <w:rFonts w:eastAsiaTheme="majorHAnsi" w:hint="eastAsia"/>
              </w:rPr>
              <w:t>，全错</w:t>
            </w:r>
            <w:r>
              <w:rPr>
                <w:rFonts w:eastAsiaTheme="majorHAnsi"/>
              </w:rPr>
              <w:t>=0”</w:t>
            </w:r>
            <w:r>
              <w:rPr>
                <w:rFonts w:eastAsiaTheme="majorHAnsi" w:hint="eastAsia"/>
              </w:rPr>
              <w:t>标注后取平均分。</w:t>
            </w:r>
          </w:p>
        </w:tc>
      </w:tr>
      <w:tr w:rsidR="001D7D27" w14:paraId="6658B3DE" w14:textId="77777777">
        <w:tc>
          <w:tcPr>
            <w:tcW w:w="1514" w:type="dxa"/>
          </w:tcPr>
          <w:p w14:paraId="2541CEB4" w14:textId="77777777" w:rsidR="001D7D27" w:rsidRDefault="00000000">
            <w:pPr>
              <w:spacing w:line="360" w:lineRule="auto"/>
              <w:rPr>
                <w:rFonts w:eastAsiaTheme="majorHAnsi"/>
                <w:b/>
                <w:bCs/>
              </w:rPr>
            </w:pPr>
            <w:r>
              <w:rPr>
                <w:rFonts w:eastAsiaTheme="majorHAnsi" w:hint="eastAsia"/>
              </w:rPr>
              <w:lastRenderedPageBreak/>
              <w:t>报告引用准确率</w:t>
            </w:r>
          </w:p>
        </w:tc>
        <w:tc>
          <w:tcPr>
            <w:tcW w:w="6771" w:type="dxa"/>
          </w:tcPr>
          <w:p w14:paraId="68A39359" w14:textId="77777777" w:rsidR="001D7D27" w:rsidRDefault="00000000">
            <w:pPr>
              <w:spacing w:line="360" w:lineRule="auto"/>
              <w:rPr>
                <w:rFonts w:eastAsiaTheme="majorHAnsi"/>
              </w:rPr>
            </w:pPr>
            <w:r>
              <w:rPr>
                <w:rFonts w:eastAsiaTheme="majorHAnsi" w:hint="eastAsia"/>
              </w:rPr>
              <w:t>引用条款准确且真实的句子占比。</w:t>
            </w:r>
          </w:p>
        </w:tc>
      </w:tr>
      <w:tr w:rsidR="001D7D27" w14:paraId="24728D1F" w14:textId="77777777">
        <w:tc>
          <w:tcPr>
            <w:tcW w:w="1514" w:type="dxa"/>
          </w:tcPr>
          <w:p w14:paraId="73F9331F" w14:textId="77777777" w:rsidR="001D7D27" w:rsidRDefault="00000000">
            <w:pPr>
              <w:spacing w:line="360" w:lineRule="auto"/>
              <w:rPr>
                <w:rFonts w:eastAsiaTheme="majorHAnsi"/>
                <w:b/>
                <w:bCs/>
              </w:rPr>
            </w:pPr>
            <w:r>
              <w:rPr>
                <w:rFonts w:eastAsiaTheme="majorHAnsi" w:hint="eastAsia"/>
              </w:rPr>
              <w:t>长文本要点提取完整性</w:t>
            </w:r>
          </w:p>
        </w:tc>
        <w:tc>
          <w:tcPr>
            <w:tcW w:w="6771" w:type="dxa"/>
          </w:tcPr>
          <w:p w14:paraId="3A2B268C" w14:textId="77777777" w:rsidR="001D7D27" w:rsidRDefault="00000000">
            <w:pPr>
              <w:spacing w:line="360" w:lineRule="auto"/>
              <w:rPr>
                <w:rFonts w:eastAsiaTheme="majorHAnsi"/>
              </w:rPr>
            </w:pPr>
            <w:r>
              <w:rPr>
                <w:rFonts w:eastAsiaTheme="majorHAnsi" w:hint="eastAsia"/>
              </w:rPr>
              <w:t>衡量算法处理后的长文本内容是否覆盖了人工标注的全部关键要点，同样由人工总结关键点，大模型辅助检测提取结果的覆盖范围</w:t>
            </w:r>
          </w:p>
        </w:tc>
      </w:tr>
    </w:tbl>
    <w:p w14:paraId="599CA3F2" w14:textId="77777777" w:rsidR="001D7D27" w:rsidRDefault="001D7D27">
      <w:pPr>
        <w:pStyle w:val="ad"/>
        <w:spacing w:before="0" w:beforeAutospacing="0" w:after="0" w:afterAutospacing="0" w:line="360" w:lineRule="auto"/>
        <w:rPr>
          <w:color w:val="000000"/>
        </w:rPr>
      </w:pPr>
    </w:p>
    <w:p w14:paraId="694A51E7" w14:textId="77777777" w:rsidR="001D7D27" w:rsidRDefault="00000000">
      <w:pPr>
        <w:spacing w:line="360" w:lineRule="auto"/>
        <w:jc w:val="center"/>
        <w:rPr>
          <w:rFonts w:eastAsiaTheme="majorHAnsi"/>
          <w:sz w:val="22"/>
          <w:szCs w:val="18"/>
        </w:rPr>
      </w:pPr>
      <w:r>
        <w:rPr>
          <w:rFonts w:eastAsiaTheme="majorHAnsi" w:hint="eastAsia"/>
          <w:sz w:val="22"/>
          <w:szCs w:val="18"/>
        </w:rPr>
        <w:t>表</w:t>
      </w:r>
      <w:r>
        <w:rPr>
          <w:rFonts w:eastAsiaTheme="majorHAnsi"/>
          <w:sz w:val="22"/>
          <w:szCs w:val="18"/>
        </w:rPr>
        <w:t xml:space="preserve">3.3 </w:t>
      </w:r>
      <w:r>
        <w:rPr>
          <w:rFonts w:eastAsiaTheme="majorHAnsi" w:hint="eastAsia"/>
          <w:sz w:val="22"/>
          <w:szCs w:val="18"/>
        </w:rPr>
        <w:t>验收测试的政策分析报告数据集信息</w:t>
      </w:r>
    </w:p>
    <w:tbl>
      <w:tblPr>
        <w:tblStyle w:val="af0"/>
        <w:tblW w:w="0" w:type="auto"/>
        <w:tblLook w:val="04A0" w:firstRow="1" w:lastRow="0" w:firstColumn="1" w:lastColumn="0" w:noHBand="0" w:noVBand="1"/>
      </w:tblPr>
      <w:tblGrid>
        <w:gridCol w:w="1696"/>
        <w:gridCol w:w="1560"/>
        <w:gridCol w:w="1286"/>
        <w:gridCol w:w="3743"/>
      </w:tblGrid>
      <w:tr w:rsidR="001D7D27" w14:paraId="4A6A393C" w14:textId="77777777">
        <w:tc>
          <w:tcPr>
            <w:tcW w:w="1696" w:type="dxa"/>
          </w:tcPr>
          <w:p w14:paraId="633506B3" w14:textId="77777777" w:rsidR="001D7D27" w:rsidRDefault="00000000">
            <w:pPr>
              <w:spacing w:line="360" w:lineRule="auto"/>
              <w:rPr>
                <w:rFonts w:eastAsiaTheme="majorHAnsi"/>
                <w:b/>
                <w:bCs/>
              </w:rPr>
            </w:pPr>
            <w:r>
              <w:rPr>
                <w:rFonts w:eastAsiaTheme="majorHAnsi" w:hint="eastAsia"/>
                <w:b/>
                <w:bCs/>
              </w:rPr>
              <w:t>输入报告模板</w:t>
            </w:r>
          </w:p>
        </w:tc>
        <w:tc>
          <w:tcPr>
            <w:tcW w:w="1560" w:type="dxa"/>
          </w:tcPr>
          <w:p w14:paraId="044EDD91" w14:textId="77777777" w:rsidR="001D7D27" w:rsidRDefault="00000000">
            <w:pPr>
              <w:spacing w:line="360" w:lineRule="auto"/>
              <w:jc w:val="center"/>
              <w:rPr>
                <w:rFonts w:eastAsiaTheme="majorHAnsi"/>
                <w:b/>
                <w:bCs/>
              </w:rPr>
            </w:pPr>
            <w:r>
              <w:rPr>
                <w:rFonts w:eastAsiaTheme="majorHAnsi" w:hint="eastAsia"/>
                <w:b/>
                <w:bCs/>
              </w:rPr>
              <w:t>核心内容</w:t>
            </w:r>
          </w:p>
        </w:tc>
        <w:tc>
          <w:tcPr>
            <w:tcW w:w="1286" w:type="dxa"/>
          </w:tcPr>
          <w:p w14:paraId="6096C3AA" w14:textId="77777777" w:rsidR="001D7D27" w:rsidRDefault="00000000">
            <w:pPr>
              <w:spacing w:line="360" w:lineRule="auto"/>
              <w:jc w:val="center"/>
              <w:rPr>
                <w:rFonts w:eastAsiaTheme="majorHAnsi"/>
                <w:b/>
                <w:bCs/>
              </w:rPr>
            </w:pPr>
            <w:r>
              <w:rPr>
                <w:rFonts w:eastAsiaTheme="majorHAnsi" w:hint="eastAsia"/>
                <w:b/>
                <w:bCs/>
              </w:rPr>
              <w:t>提供方式</w:t>
            </w:r>
          </w:p>
        </w:tc>
        <w:tc>
          <w:tcPr>
            <w:tcW w:w="3743" w:type="dxa"/>
          </w:tcPr>
          <w:p w14:paraId="12DD2F3F" w14:textId="77777777" w:rsidR="001D7D27" w:rsidRDefault="00000000">
            <w:pPr>
              <w:spacing w:line="360" w:lineRule="auto"/>
              <w:rPr>
                <w:rFonts w:eastAsiaTheme="majorHAnsi"/>
                <w:b/>
                <w:bCs/>
              </w:rPr>
            </w:pPr>
            <w:r>
              <w:rPr>
                <w:rFonts w:eastAsiaTheme="majorHAnsi" w:hint="eastAsia"/>
                <w:b/>
                <w:bCs/>
              </w:rPr>
              <w:t>备注</w:t>
            </w:r>
          </w:p>
        </w:tc>
      </w:tr>
      <w:tr w:rsidR="001D7D27" w14:paraId="128C0AC4" w14:textId="77777777">
        <w:tc>
          <w:tcPr>
            <w:tcW w:w="1696" w:type="dxa"/>
          </w:tcPr>
          <w:p w14:paraId="68229939" w14:textId="77777777" w:rsidR="001D7D27" w:rsidRDefault="00000000">
            <w:pPr>
              <w:spacing w:line="360" w:lineRule="auto"/>
              <w:rPr>
                <w:rFonts w:eastAsiaTheme="majorHAnsi"/>
              </w:rPr>
            </w:pPr>
            <w:r>
              <w:rPr>
                <w:rFonts w:eastAsiaTheme="majorHAnsi" w:hint="eastAsia"/>
              </w:rPr>
              <w:t>政策分析报告</w:t>
            </w:r>
          </w:p>
        </w:tc>
        <w:tc>
          <w:tcPr>
            <w:tcW w:w="1560" w:type="dxa"/>
          </w:tcPr>
          <w:p w14:paraId="125D052A" w14:textId="77777777" w:rsidR="001D7D27" w:rsidRDefault="00000000">
            <w:pPr>
              <w:spacing w:line="360" w:lineRule="auto"/>
              <w:rPr>
                <w:rFonts w:eastAsiaTheme="majorHAnsi"/>
              </w:rPr>
            </w:pPr>
            <w:r>
              <w:rPr>
                <w:rFonts w:eastAsiaTheme="majorHAnsi" w:hint="eastAsia"/>
              </w:rPr>
              <w:t>模板内容单独提供</w:t>
            </w:r>
          </w:p>
        </w:tc>
        <w:tc>
          <w:tcPr>
            <w:tcW w:w="1286" w:type="dxa"/>
          </w:tcPr>
          <w:p w14:paraId="159BCD7D" w14:textId="77777777" w:rsidR="001D7D27" w:rsidRDefault="00000000">
            <w:pPr>
              <w:spacing w:line="360" w:lineRule="auto"/>
              <w:rPr>
                <w:rFonts w:eastAsiaTheme="majorHAnsi"/>
              </w:rPr>
            </w:pPr>
            <w:r>
              <w:rPr>
                <w:rFonts w:eastAsiaTheme="majorHAnsi"/>
              </w:rPr>
              <w:t>Word</w:t>
            </w:r>
            <w:r>
              <w:rPr>
                <w:rFonts w:eastAsiaTheme="majorHAnsi" w:hint="eastAsia"/>
              </w:rPr>
              <w:t>、飞书文档</w:t>
            </w:r>
          </w:p>
        </w:tc>
        <w:tc>
          <w:tcPr>
            <w:tcW w:w="3743" w:type="dxa"/>
          </w:tcPr>
          <w:p w14:paraId="1526F4DA" w14:textId="77777777" w:rsidR="001D7D27" w:rsidRDefault="00000000">
            <w:pPr>
              <w:spacing w:line="360" w:lineRule="auto"/>
              <w:rPr>
                <w:rFonts w:asciiTheme="minorHAnsi" w:eastAsiaTheme="minorHAnsi" w:hAnsiTheme="minorHAnsi" w:hint="eastAsia"/>
              </w:rPr>
            </w:pPr>
            <w:r>
              <w:rPr>
                <w:rFonts w:asciiTheme="minorHAnsi" w:eastAsiaTheme="minorHAnsi" w:hAnsiTheme="minorHAnsi" w:hint="eastAsia"/>
              </w:rPr>
              <w:t>其他报告(客户分析报告、某区域产业链与前置招商研究报告、某企业业务研究及合作议、招商分析报告、产业规划报告)高校提供方案咨询和技术支持。</w:t>
            </w:r>
          </w:p>
        </w:tc>
      </w:tr>
    </w:tbl>
    <w:p w14:paraId="2185C431" w14:textId="77777777" w:rsidR="001D7D27" w:rsidRDefault="001D7D27">
      <w:pPr>
        <w:pStyle w:val="ad"/>
        <w:spacing w:before="0" w:beforeAutospacing="0" w:after="0" w:afterAutospacing="0" w:line="360" w:lineRule="auto"/>
        <w:rPr>
          <w:color w:val="000000"/>
        </w:rPr>
      </w:pPr>
    </w:p>
    <w:p w14:paraId="23C44E1D" w14:textId="77777777" w:rsidR="001D7D27" w:rsidRDefault="00000000">
      <w:pPr>
        <w:pStyle w:val="3"/>
        <w:numPr>
          <w:ilvl w:val="255"/>
          <w:numId w:val="0"/>
        </w:numPr>
        <w:spacing w:before="0" w:after="0" w:line="360" w:lineRule="auto"/>
      </w:pPr>
      <w:r>
        <w:t>4.</w:t>
      </w:r>
      <w:r>
        <w:t>经费支付方式</w:t>
      </w:r>
    </w:p>
    <w:p w14:paraId="3CF57EDC" w14:textId="77777777" w:rsidR="001D7D27" w:rsidRDefault="00000000">
      <w:pPr>
        <w:numPr>
          <w:ilvl w:val="255"/>
          <w:numId w:val="0"/>
        </w:numPr>
        <w:spacing w:line="520" w:lineRule="exact"/>
        <w:rPr>
          <w:rFonts w:eastAsia="宋体"/>
        </w:rPr>
      </w:pPr>
      <w:r>
        <w:rPr>
          <w:rFonts w:eastAsia="宋体"/>
        </w:rPr>
        <w:t>甲方按分期支付方式向乙方付款。项目金额由甲方分</w:t>
      </w:r>
      <w:r>
        <w:rPr>
          <w:rFonts w:eastAsia="宋体"/>
        </w:rPr>
        <w:t>2</w:t>
      </w:r>
      <w:r>
        <w:rPr>
          <w:rFonts w:eastAsia="宋体"/>
        </w:rPr>
        <w:t>期</w:t>
      </w:r>
      <w:r>
        <w:rPr>
          <w:rFonts w:eastAsia="宋体"/>
        </w:rPr>
        <w:t xml:space="preserve"> </w:t>
      </w:r>
      <w:r>
        <w:rPr>
          <w:rFonts w:eastAsia="宋体"/>
        </w:rPr>
        <w:t>支付乙方。具体支付方式和时间如下：</w:t>
      </w:r>
    </w:p>
    <w:p w14:paraId="31108CF9" w14:textId="77777777" w:rsidR="001D7D27" w:rsidRDefault="00000000">
      <w:pPr>
        <w:spacing w:line="520" w:lineRule="exact"/>
        <w:ind w:firstLineChars="200" w:firstLine="480"/>
        <w:rPr>
          <w:rFonts w:eastAsia="宋体"/>
        </w:rPr>
      </w:pPr>
      <w:r>
        <w:rPr>
          <w:rFonts w:eastAsia="宋体"/>
        </w:rPr>
        <w:t>1</w:t>
      </w:r>
      <w:r>
        <w:rPr>
          <w:rFonts w:eastAsia="宋体"/>
        </w:rPr>
        <w:t>）第一期付款：签订合同后</w:t>
      </w:r>
      <w:r>
        <w:rPr>
          <w:rFonts w:eastAsia="宋体"/>
        </w:rPr>
        <w:t xml:space="preserve"> 10 </w:t>
      </w:r>
      <w:proofErr w:type="gramStart"/>
      <w:r>
        <w:rPr>
          <w:rFonts w:eastAsia="宋体"/>
        </w:rPr>
        <w:t>个</w:t>
      </w:r>
      <w:proofErr w:type="gramEnd"/>
      <w:r>
        <w:rPr>
          <w:rFonts w:eastAsia="宋体"/>
        </w:rPr>
        <w:t>工作日内，乙方提交与</w:t>
      </w:r>
      <w:proofErr w:type="gramStart"/>
      <w:r>
        <w:rPr>
          <w:rFonts w:eastAsia="宋体"/>
        </w:rPr>
        <w:t>拟支付</w:t>
      </w:r>
      <w:proofErr w:type="gramEnd"/>
      <w:r>
        <w:rPr>
          <w:rFonts w:eastAsia="宋体"/>
        </w:rPr>
        <w:t>金额等额的符合甲方财务管理要求的相应发票</w:t>
      </w:r>
      <w:r>
        <w:rPr>
          <w:rFonts w:eastAsia="宋体"/>
        </w:rPr>
        <w:t>,</w:t>
      </w:r>
      <w:r>
        <w:rPr>
          <w:rFonts w:eastAsia="宋体"/>
        </w:rPr>
        <w:t>经甲方确认后启动第一期款支付流程并一次性向乙方支付合同总金额的</w:t>
      </w:r>
      <w:r>
        <w:rPr>
          <w:rFonts w:eastAsia="宋体"/>
        </w:rPr>
        <w:t>40%</w:t>
      </w:r>
      <w:r>
        <w:rPr>
          <w:rFonts w:eastAsia="宋体"/>
        </w:rPr>
        <w:t>，即人民币贰拾万元整</w:t>
      </w:r>
      <w:r>
        <w:rPr>
          <w:rFonts w:eastAsia="宋体"/>
        </w:rPr>
        <w:t>(¥200000.00</w:t>
      </w:r>
      <w:r>
        <w:rPr>
          <w:rFonts w:eastAsia="宋体"/>
        </w:rPr>
        <w:t>元</w:t>
      </w:r>
      <w:r>
        <w:rPr>
          <w:rFonts w:eastAsia="宋体"/>
        </w:rPr>
        <w:t>)</w:t>
      </w:r>
      <w:r>
        <w:rPr>
          <w:rFonts w:eastAsia="宋体"/>
        </w:rPr>
        <w:t>。</w:t>
      </w:r>
    </w:p>
    <w:p w14:paraId="62FCF822" w14:textId="77777777" w:rsidR="001D7D27" w:rsidRDefault="00000000">
      <w:pPr>
        <w:spacing w:line="520" w:lineRule="exact"/>
        <w:ind w:firstLineChars="200" w:firstLine="480"/>
        <w:rPr>
          <w:rFonts w:eastAsia="宋体"/>
        </w:rPr>
      </w:pPr>
      <w:r>
        <w:rPr>
          <w:rFonts w:eastAsia="宋体"/>
        </w:rPr>
        <w:t>2</w:t>
      </w:r>
      <w:r>
        <w:rPr>
          <w:rFonts w:eastAsia="宋体"/>
        </w:rPr>
        <w:t>）尾款支付：本项目经甲方验收通过后</w:t>
      </w:r>
      <w:r>
        <w:rPr>
          <w:rFonts w:eastAsia="宋体"/>
        </w:rPr>
        <w:t xml:space="preserve"> 10</w:t>
      </w:r>
      <w:r>
        <w:rPr>
          <w:rFonts w:eastAsia="宋体"/>
        </w:rPr>
        <w:t>个工作日内，乙方提交与</w:t>
      </w:r>
      <w:proofErr w:type="gramStart"/>
      <w:r>
        <w:rPr>
          <w:rFonts w:eastAsia="宋体"/>
        </w:rPr>
        <w:t>拟支付</w:t>
      </w:r>
      <w:proofErr w:type="gramEnd"/>
      <w:r>
        <w:rPr>
          <w:rFonts w:eastAsia="宋体"/>
        </w:rPr>
        <w:t>金额等额的符合甲方财务管理要求的相应发票</w:t>
      </w:r>
      <w:r>
        <w:rPr>
          <w:rFonts w:eastAsia="宋体"/>
        </w:rPr>
        <w:t>,</w:t>
      </w:r>
      <w:r>
        <w:rPr>
          <w:rFonts w:eastAsia="宋体"/>
        </w:rPr>
        <w:t>经甲方确认后启动尾款支付流程并一次性向乙方支付合同总金额的</w:t>
      </w:r>
      <w:r>
        <w:rPr>
          <w:rFonts w:eastAsia="宋体"/>
        </w:rPr>
        <w:t>60%</w:t>
      </w:r>
      <w:r>
        <w:rPr>
          <w:rFonts w:eastAsia="宋体"/>
        </w:rPr>
        <w:t>，即人民币叁拾万元整</w:t>
      </w:r>
      <w:r>
        <w:rPr>
          <w:rFonts w:eastAsia="宋体"/>
        </w:rPr>
        <w:t>(¥300000.00</w:t>
      </w:r>
      <w:r>
        <w:rPr>
          <w:rFonts w:eastAsia="宋体"/>
        </w:rPr>
        <w:t>元</w:t>
      </w:r>
      <w:r>
        <w:rPr>
          <w:rFonts w:eastAsia="宋体"/>
        </w:rPr>
        <w:t>)</w:t>
      </w:r>
      <w:r>
        <w:rPr>
          <w:rFonts w:eastAsia="宋体"/>
        </w:rPr>
        <w:t>。</w:t>
      </w:r>
    </w:p>
    <w:p w14:paraId="1DC81BBA" w14:textId="77777777" w:rsidR="001D7D27" w:rsidRDefault="001D7D27">
      <w:pPr>
        <w:pStyle w:val="ad"/>
        <w:spacing w:before="0" w:beforeAutospacing="0" w:after="0" w:afterAutospacing="0" w:line="360" w:lineRule="auto"/>
        <w:rPr>
          <w:color w:val="000000"/>
        </w:rPr>
      </w:pPr>
    </w:p>
    <w:p w14:paraId="20DC6D36" w14:textId="77777777" w:rsidR="001D7D27" w:rsidRDefault="00000000">
      <w:pPr>
        <w:pStyle w:val="3"/>
        <w:numPr>
          <w:ilvl w:val="255"/>
          <w:numId w:val="0"/>
        </w:numPr>
        <w:spacing w:line="360" w:lineRule="auto"/>
      </w:pPr>
      <w:r>
        <w:t>5.</w:t>
      </w:r>
      <w:r>
        <w:t>服务项目组人员名单</w:t>
      </w:r>
    </w:p>
    <w:p w14:paraId="435684C3" w14:textId="77777777" w:rsidR="001D7D27" w:rsidRDefault="00000000">
      <w:pPr>
        <w:numPr>
          <w:ilvl w:val="255"/>
          <w:numId w:val="0"/>
        </w:numPr>
        <w:wordWrap w:val="0"/>
        <w:snapToGrid w:val="0"/>
        <w:spacing w:line="320" w:lineRule="exact"/>
        <w:rPr>
          <w:rFonts w:eastAsia="宋体"/>
          <w:color w:val="000000"/>
          <w:szCs w:val="24"/>
        </w:rPr>
      </w:pPr>
      <w:r>
        <w:rPr>
          <w:rFonts w:eastAsia="宋体"/>
          <w:color w:val="000000"/>
          <w:szCs w:val="24"/>
        </w:rPr>
        <w:t>（需注明是否为核心成员，核心成员变更率</w:t>
      </w:r>
      <w:r>
        <w:rPr>
          <w:rFonts w:eastAsia="宋体"/>
          <w:color w:val="000000"/>
          <w:szCs w:val="24"/>
        </w:rPr>
        <w:t>0%</w:t>
      </w:r>
      <w:r>
        <w:rPr>
          <w:rFonts w:eastAsia="宋体"/>
          <w:color w:val="000000"/>
          <w:szCs w:val="24"/>
        </w:rPr>
        <w:t>以内，非核心人员变更率</w:t>
      </w:r>
      <w:r>
        <w:rPr>
          <w:rFonts w:eastAsia="宋体"/>
          <w:color w:val="000000"/>
          <w:szCs w:val="24"/>
        </w:rPr>
        <w:t>30%</w:t>
      </w:r>
      <w:r>
        <w:rPr>
          <w:rFonts w:eastAsia="宋体"/>
          <w:color w:val="000000"/>
          <w:szCs w:val="24"/>
        </w:rPr>
        <w:t>以内）》</w:t>
      </w:r>
    </w:p>
    <w:tbl>
      <w:tblPr>
        <w:tblW w:w="492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5"/>
        <w:gridCol w:w="1326"/>
        <w:gridCol w:w="1187"/>
        <w:gridCol w:w="1399"/>
        <w:gridCol w:w="1234"/>
        <w:gridCol w:w="2291"/>
      </w:tblGrid>
      <w:tr w:rsidR="001D7D27" w14:paraId="43A20D97" w14:textId="77777777">
        <w:trPr>
          <w:trHeight w:val="974"/>
        </w:trPr>
        <w:tc>
          <w:tcPr>
            <w:tcW w:w="439" w:type="pct"/>
            <w:vAlign w:val="center"/>
          </w:tcPr>
          <w:p w14:paraId="69300601"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lastRenderedPageBreak/>
              <w:t>序号</w:t>
            </w:r>
          </w:p>
        </w:tc>
        <w:tc>
          <w:tcPr>
            <w:tcW w:w="813" w:type="pct"/>
            <w:vAlign w:val="center"/>
          </w:tcPr>
          <w:p w14:paraId="7263340B"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t>本项目角色</w:t>
            </w:r>
          </w:p>
        </w:tc>
        <w:tc>
          <w:tcPr>
            <w:tcW w:w="728" w:type="pct"/>
            <w:vAlign w:val="center"/>
          </w:tcPr>
          <w:p w14:paraId="62D08879"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t>姓名</w:t>
            </w:r>
          </w:p>
        </w:tc>
        <w:tc>
          <w:tcPr>
            <w:tcW w:w="858" w:type="pct"/>
            <w:vAlign w:val="center"/>
          </w:tcPr>
          <w:p w14:paraId="75107B2C"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t>职级</w:t>
            </w:r>
          </w:p>
        </w:tc>
        <w:tc>
          <w:tcPr>
            <w:tcW w:w="757" w:type="pct"/>
            <w:vAlign w:val="center"/>
          </w:tcPr>
          <w:p w14:paraId="1452326F"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t>专业</w:t>
            </w:r>
          </w:p>
        </w:tc>
        <w:tc>
          <w:tcPr>
            <w:tcW w:w="1405" w:type="pct"/>
            <w:vAlign w:val="center"/>
          </w:tcPr>
          <w:p w14:paraId="30659215" w14:textId="77777777" w:rsidR="001D7D27" w:rsidRDefault="00000000">
            <w:pPr>
              <w:widowControl w:val="0"/>
              <w:spacing w:beforeLines="50" w:before="120" w:afterLines="100" w:after="240"/>
              <w:jc w:val="center"/>
              <w:rPr>
                <w:rFonts w:eastAsia="宋体"/>
                <w:b/>
                <w:bCs/>
                <w:color w:val="473530"/>
                <w:kern w:val="2"/>
                <w:szCs w:val="24"/>
              </w:rPr>
            </w:pPr>
            <w:r>
              <w:rPr>
                <w:rFonts w:eastAsia="宋体"/>
                <w:b/>
                <w:bCs/>
                <w:color w:val="473530"/>
                <w:kern w:val="2"/>
                <w:szCs w:val="24"/>
              </w:rPr>
              <w:t>是否核心成员</w:t>
            </w:r>
          </w:p>
        </w:tc>
      </w:tr>
      <w:tr w:rsidR="001D7D27" w14:paraId="7B852304" w14:textId="77777777">
        <w:trPr>
          <w:trHeight w:val="650"/>
        </w:trPr>
        <w:tc>
          <w:tcPr>
            <w:tcW w:w="439" w:type="pct"/>
            <w:vAlign w:val="center"/>
          </w:tcPr>
          <w:p w14:paraId="3AF02B27"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1</w:t>
            </w:r>
          </w:p>
        </w:tc>
        <w:tc>
          <w:tcPr>
            <w:tcW w:w="813" w:type="pct"/>
            <w:vAlign w:val="center"/>
          </w:tcPr>
          <w:p w14:paraId="2AB45415"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项目负责人</w:t>
            </w:r>
          </w:p>
        </w:tc>
        <w:tc>
          <w:tcPr>
            <w:tcW w:w="728" w:type="pct"/>
            <w:vAlign w:val="center"/>
          </w:tcPr>
          <w:p w14:paraId="630A6618"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雷文强</w:t>
            </w:r>
          </w:p>
        </w:tc>
        <w:tc>
          <w:tcPr>
            <w:tcW w:w="858" w:type="pct"/>
            <w:vAlign w:val="center"/>
          </w:tcPr>
          <w:p w14:paraId="20FB96F7"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教授</w:t>
            </w:r>
          </w:p>
        </w:tc>
        <w:tc>
          <w:tcPr>
            <w:tcW w:w="757" w:type="pct"/>
            <w:vAlign w:val="center"/>
          </w:tcPr>
          <w:p w14:paraId="6EDB38F3"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6B24BD75"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是</w:t>
            </w:r>
          </w:p>
        </w:tc>
      </w:tr>
      <w:tr w:rsidR="001D7D27" w14:paraId="392EBA63" w14:textId="77777777">
        <w:trPr>
          <w:trHeight w:val="660"/>
        </w:trPr>
        <w:tc>
          <w:tcPr>
            <w:tcW w:w="439" w:type="pct"/>
            <w:vAlign w:val="center"/>
          </w:tcPr>
          <w:p w14:paraId="3D9D57D9" w14:textId="77777777" w:rsidR="001D7D27" w:rsidRDefault="00000000">
            <w:pPr>
              <w:widowControl w:val="0"/>
              <w:spacing w:beforeLines="50" w:before="120" w:afterLines="100" w:after="240"/>
              <w:jc w:val="center"/>
              <w:rPr>
                <w:rFonts w:eastAsia="宋体"/>
                <w:color w:val="473530"/>
                <w:kern w:val="2"/>
                <w:szCs w:val="24"/>
                <w:lang w:eastAsia="zh-Hans"/>
              </w:rPr>
            </w:pPr>
            <w:r>
              <w:rPr>
                <w:rFonts w:eastAsia="宋体"/>
                <w:color w:val="473530"/>
                <w:kern w:val="2"/>
                <w:szCs w:val="24"/>
                <w:lang w:eastAsia="zh-Hans"/>
              </w:rPr>
              <w:t>2</w:t>
            </w:r>
          </w:p>
        </w:tc>
        <w:tc>
          <w:tcPr>
            <w:tcW w:w="813" w:type="pct"/>
            <w:vAlign w:val="center"/>
          </w:tcPr>
          <w:p w14:paraId="5840025D"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项目成员</w:t>
            </w:r>
          </w:p>
        </w:tc>
        <w:tc>
          <w:tcPr>
            <w:tcW w:w="728" w:type="pct"/>
            <w:vAlign w:val="center"/>
          </w:tcPr>
          <w:p w14:paraId="2AA77E28"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黄晨</w:t>
            </w:r>
          </w:p>
        </w:tc>
        <w:tc>
          <w:tcPr>
            <w:tcW w:w="858" w:type="pct"/>
            <w:vAlign w:val="center"/>
          </w:tcPr>
          <w:p w14:paraId="769F8C3C"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博士</w:t>
            </w:r>
          </w:p>
        </w:tc>
        <w:tc>
          <w:tcPr>
            <w:tcW w:w="757" w:type="pct"/>
            <w:vAlign w:val="center"/>
          </w:tcPr>
          <w:p w14:paraId="61D3D37B"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1664EEED"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是</w:t>
            </w:r>
          </w:p>
        </w:tc>
      </w:tr>
      <w:tr w:rsidR="001D7D27" w14:paraId="6A4D4950" w14:textId="77777777">
        <w:trPr>
          <w:trHeight w:val="660"/>
        </w:trPr>
        <w:tc>
          <w:tcPr>
            <w:tcW w:w="439" w:type="pct"/>
            <w:vAlign w:val="center"/>
          </w:tcPr>
          <w:p w14:paraId="50B13BF5" w14:textId="77777777" w:rsidR="001D7D27" w:rsidRDefault="001D7D27">
            <w:pPr>
              <w:widowControl w:val="0"/>
              <w:spacing w:beforeLines="50" w:before="120" w:afterLines="100" w:after="240"/>
              <w:jc w:val="center"/>
              <w:rPr>
                <w:rFonts w:eastAsia="宋体"/>
                <w:color w:val="473530"/>
                <w:kern w:val="2"/>
                <w:szCs w:val="24"/>
                <w:lang w:eastAsia="zh-Hans"/>
              </w:rPr>
            </w:pPr>
          </w:p>
        </w:tc>
        <w:tc>
          <w:tcPr>
            <w:tcW w:w="813" w:type="pct"/>
            <w:vAlign w:val="center"/>
          </w:tcPr>
          <w:p w14:paraId="3A561799"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项目成员</w:t>
            </w:r>
          </w:p>
        </w:tc>
        <w:tc>
          <w:tcPr>
            <w:tcW w:w="728" w:type="pct"/>
            <w:vAlign w:val="center"/>
          </w:tcPr>
          <w:p w14:paraId="13D40A26" w14:textId="77777777" w:rsidR="001D7D27" w:rsidRDefault="00000000">
            <w:pPr>
              <w:widowControl w:val="0"/>
              <w:spacing w:beforeLines="50" w:before="120" w:afterLines="100" w:after="240"/>
              <w:jc w:val="center"/>
              <w:rPr>
                <w:rFonts w:eastAsia="宋体"/>
                <w:color w:val="473530"/>
                <w:kern w:val="2"/>
                <w:szCs w:val="24"/>
              </w:rPr>
            </w:pPr>
            <w:r>
              <w:rPr>
                <w:rFonts w:eastAsia="宋体" w:hint="eastAsia"/>
                <w:color w:val="473530"/>
                <w:kern w:val="2"/>
                <w:szCs w:val="24"/>
              </w:rPr>
              <w:t>刘婧瑶</w:t>
            </w:r>
          </w:p>
        </w:tc>
        <w:tc>
          <w:tcPr>
            <w:tcW w:w="858" w:type="pct"/>
            <w:vAlign w:val="center"/>
          </w:tcPr>
          <w:p w14:paraId="489604CF"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博士</w:t>
            </w:r>
          </w:p>
        </w:tc>
        <w:tc>
          <w:tcPr>
            <w:tcW w:w="757" w:type="pct"/>
            <w:vAlign w:val="center"/>
          </w:tcPr>
          <w:p w14:paraId="3E434B19"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36A4C604" w14:textId="77777777" w:rsidR="001D7D27" w:rsidRDefault="00000000">
            <w:pPr>
              <w:widowControl w:val="0"/>
              <w:spacing w:beforeLines="50" w:before="120" w:afterLines="100" w:after="240"/>
              <w:jc w:val="center"/>
              <w:rPr>
                <w:rFonts w:eastAsia="宋体"/>
                <w:color w:val="473530"/>
                <w:kern w:val="2"/>
                <w:szCs w:val="24"/>
              </w:rPr>
            </w:pPr>
            <w:r>
              <w:rPr>
                <w:rFonts w:eastAsia="宋体" w:hint="eastAsia"/>
                <w:color w:val="473530"/>
                <w:kern w:val="2"/>
                <w:szCs w:val="24"/>
              </w:rPr>
              <w:t>否</w:t>
            </w:r>
          </w:p>
        </w:tc>
      </w:tr>
      <w:tr w:rsidR="001D7D27" w14:paraId="367D900F" w14:textId="77777777">
        <w:trPr>
          <w:trHeight w:val="660"/>
        </w:trPr>
        <w:tc>
          <w:tcPr>
            <w:tcW w:w="439" w:type="pct"/>
            <w:vAlign w:val="center"/>
          </w:tcPr>
          <w:p w14:paraId="3202754E"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3</w:t>
            </w:r>
          </w:p>
        </w:tc>
        <w:tc>
          <w:tcPr>
            <w:tcW w:w="813" w:type="pct"/>
            <w:vAlign w:val="center"/>
          </w:tcPr>
          <w:p w14:paraId="235AF2C0"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项目成员</w:t>
            </w:r>
          </w:p>
        </w:tc>
        <w:tc>
          <w:tcPr>
            <w:tcW w:w="728" w:type="pct"/>
            <w:vAlign w:val="center"/>
          </w:tcPr>
          <w:p w14:paraId="731F792D"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李帅</w:t>
            </w:r>
          </w:p>
        </w:tc>
        <w:tc>
          <w:tcPr>
            <w:tcW w:w="858" w:type="pct"/>
            <w:vAlign w:val="center"/>
          </w:tcPr>
          <w:p w14:paraId="1978B3DA"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硕士</w:t>
            </w:r>
          </w:p>
        </w:tc>
        <w:tc>
          <w:tcPr>
            <w:tcW w:w="757" w:type="pct"/>
            <w:vAlign w:val="center"/>
          </w:tcPr>
          <w:p w14:paraId="46987974"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62782703"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否</w:t>
            </w:r>
          </w:p>
        </w:tc>
      </w:tr>
      <w:tr w:rsidR="001D7D27" w14:paraId="08F4F73F" w14:textId="77777777">
        <w:trPr>
          <w:trHeight w:val="660"/>
        </w:trPr>
        <w:tc>
          <w:tcPr>
            <w:tcW w:w="439" w:type="pct"/>
            <w:vAlign w:val="center"/>
          </w:tcPr>
          <w:p w14:paraId="0A0C4D7E"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4</w:t>
            </w:r>
          </w:p>
        </w:tc>
        <w:tc>
          <w:tcPr>
            <w:tcW w:w="813" w:type="pct"/>
            <w:vAlign w:val="center"/>
          </w:tcPr>
          <w:p w14:paraId="15059D8A"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项目成员</w:t>
            </w:r>
          </w:p>
        </w:tc>
        <w:tc>
          <w:tcPr>
            <w:tcW w:w="728" w:type="pct"/>
            <w:vAlign w:val="center"/>
          </w:tcPr>
          <w:p w14:paraId="1379648B"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严婷婷</w:t>
            </w:r>
          </w:p>
        </w:tc>
        <w:tc>
          <w:tcPr>
            <w:tcW w:w="858" w:type="pct"/>
            <w:vAlign w:val="center"/>
          </w:tcPr>
          <w:p w14:paraId="3312DED2"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硕士</w:t>
            </w:r>
          </w:p>
        </w:tc>
        <w:tc>
          <w:tcPr>
            <w:tcW w:w="757" w:type="pct"/>
            <w:vAlign w:val="center"/>
          </w:tcPr>
          <w:p w14:paraId="75FAEC36"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3644D039"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否</w:t>
            </w:r>
          </w:p>
        </w:tc>
      </w:tr>
      <w:tr w:rsidR="001D7D27" w14:paraId="5BFA2C29" w14:textId="77777777">
        <w:trPr>
          <w:trHeight w:val="660"/>
        </w:trPr>
        <w:tc>
          <w:tcPr>
            <w:tcW w:w="439" w:type="pct"/>
            <w:vAlign w:val="center"/>
          </w:tcPr>
          <w:p w14:paraId="38BDEBE0"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5</w:t>
            </w:r>
          </w:p>
        </w:tc>
        <w:tc>
          <w:tcPr>
            <w:tcW w:w="813" w:type="pct"/>
            <w:vAlign w:val="center"/>
          </w:tcPr>
          <w:p w14:paraId="690ECEDB"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项目成员</w:t>
            </w:r>
          </w:p>
        </w:tc>
        <w:tc>
          <w:tcPr>
            <w:tcW w:w="728" w:type="pct"/>
            <w:vAlign w:val="center"/>
          </w:tcPr>
          <w:p w14:paraId="7822A9A2" w14:textId="77777777" w:rsidR="001D7D27" w:rsidRDefault="00000000">
            <w:pPr>
              <w:widowControl w:val="0"/>
              <w:spacing w:beforeLines="50" w:before="120" w:afterLines="100" w:after="240"/>
              <w:jc w:val="center"/>
              <w:rPr>
                <w:rFonts w:eastAsia="宋体"/>
                <w:color w:val="473530"/>
                <w:kern w:val="2"/>
                <w:szCs w:val="24"/>
              </w:rPr>
            </w:pPr>
            <w:r>
              <w:rPr>
                <w:rFonts w:eastAsia="宋体" w:hint="eastAsia"/>
                <w:color w:val="473530"/>
                <w:kern w:val="2"/>
                <w:szCs w:val="24"/>
              </w:rPr>
              <w:t>张皓越</w:t>
            </w:r>
          </w:p>
        </w:tc>
        <w:tc>
          <w:tcPr>
            <w:tcW w:w="858" w:type="pct"/>
            <w:vAlign w:val="center"/>
          </w:tcPr>
          <w:p w14:paraId="64D29247"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硕士</w:t>
            </w:r>
          </w:p>
        </w:tc>
        <w:tc>
          <w:tcPr>
            <w:tcW w:w="757" w:type="pct"/>
            <w:vAlign w:val="center"/>
          </w:tcPr>
          <w:p w14:paraId="7D429351"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人工智能</w:t>
            </w:r>
          </w:p>
        </w:tc>
        <w:tc>
          <w:tcPr>
            <w:tcW w:w="1405" w:type="pct"/>
            <w:vAlign w:val="center"/>
          </w:tcPr>
          <w:p w14:paraId="7E1A8F58" w14:textId="77777777" w:rsidR="001D7D27" w:rsidRDefault="00000000">
            <w:pPr>
              <w:widowControl w:val="0"/>
              <w:spacing w:beforeLines="50" w:before="120" w:afterLines="100" w:after="240"/>
              <w:jc w:val="center"/>
              <w:rPr>
                <w:rFonts w:eastAsia="宋体"/>
                <w:color w:val="473530"/>
                <w:kern w:val="2"/>
                <w:szCs w:val="24"/>
              </w:rPr>
            </w:pPr>
            <w:r>
              <w:rPr>
                <w:rFonts w:eastAsia="宋体"/>
                <w:color w:val="473530"/>
                <w:kern w:val="2"/>
                <w:szCs w:val="24"/>
              </w:rPr>
              <w:t>否</w:t>
            </w:r>
          </w:p>
        </w:tc>
      </w:tr>
    </w:tbl>
    <w:p w14:paraId="277D1137" w14:textId="77777777" w:rsidR="001D7D27" w:rsidRDefault="001D7D27">
      <w:pPr>
        <w:pStyle w:val="ad"/>
        <w:spacing w:before="0" w:beforeAutospacing="0" w:after="0" w:afterAutospacing="0" w:line="360" w:lineRule="auto"/>
        <w:rPr>
          <w:rFonts w:eastAsia="宋体"/>
          <w:color w:val="000000"/>
          <w:szCs w:val="24"/>
        </w:rPr>
      </w:pPr>
    </w:p>
    <w:p w14:paraId="040A292D" w14:textId="77777777" w:rsidR="001D7D27" w:rsidRDefault="001D7D27">
      <w:pPr>
        <w:pStyle w:val="ad"/>
        <w:spacing w:before="0" w:beforeAutospacing="0" w:after="0" w:afterAutospacing="0" w:line="360" w:lineRule="auto"/>
        <w:rPr>
          <w:rFonts w:eastAsia="宋体"/>
          <w:color w:val="000000"/>
          <w:szCs w:val="24"/>
        </w:rPr>
      </w:pPr>
    </w:p>
    <w:p w14:paraId="14DA4DAF" w14:textId="77777777" w:rsidR="001D7D27" w:rsidRDefault="00000000">
      <w:pPr>
        <w:pStyle w:val="ad"/>
        <w:spacing w:before="0" w:beforeAutospacing="0" w:after="0" w:afterAutospacing="0" w:line="360" w:lineRule="auto"/>
        <w:rPr>
          <w:rFonts w:eastAsia="宋体"/>
          <w:color w:val="000000"/>
          <w:szCs w:val="24"/>
        </w:rPr>
      </w:pPr>
      <w:r>
        <w:rPr>
          <w:rFonts w:eastAsia="宋体"/>
          <w:color w:val="000000"/>
          <w:szCs w:val="24"/>
        </w:rPr>
        <w:t>时间：</w:t>
      </w:r>
      <w:r>
        <w:rPr>
          <w:rFonts w:eastAsia="宋体"/>
          <w:color w:val="000000"/>
          <w:szCs w:val="24"/>
        </w:rPr>
        <w:t>    </w:t>
      </w:r>
      <w:r>
        <w:rPr>
          <w:rFonts w:eastAsia="宋体"/>
          <w:color w:val="000000"/>
          <w:szCs w:val="24"/>
        </w:rPr>
        <w:t>年</w:t>
      </w:r>
      <w:r>
        <w:rPr>
          <w:rFonts w:eastAsia="宋体"/>
          <w:color w:val="000000"/>
          <w:szCs w:val="24"/>
        </w:rPr>
        <w:t>    </w:t>
      </w:r>
      <w:r>
        <w:rPr>
          <w:rFonts w:eastAsia="宋体"/>
          <w:color w:val="000000"/>
          <w:szCs w:val="24"/>
        </w:rPr>
        <w:t>月</w:t>
      </w:r>
      <w:r>
        <w:rPr>
          <w:rFonts w:eastAsia="宋体"/>
          <w:color w:val="000000"/>
          <w:szCs w:val="24"/>
        </w:rPr>
        <w:t>    </w:t>
      </w:r>
      <w:r>
        <w:rPr>
          <w:rFonts w:eastAsia="宋体"/>
          <w:color w:val="000000"/>
          <w:szCs w:val="24"/>
        </w:rPr>
        <w:t>日</w:t>
      </w:r>
    </w:p>
    <w:p w14:paraId="15E2FE1B" w14:textId="77777777" w:rsidR="001D7D27" w:rsidRDefault="001D7D27">
      <w:pPr>
        <w:pStyle w:val="ad"/>
        <w:spacing w:before="0" w:beforeAutospacing="0" w:after="0" w:afterAutospacing="0" w:line="360" w:lineRule="auto"/>
        <w:rPr>
          <w:rFonts w:eastAsia="宋体"/>
          <w:color w:val="000000"/>
          <w:szCs w:val="24"/>
        </w:rPr>
      </w:pPr>
    </w:p>
    <w:p w14:paraId="403B08E2" w14:textId="77777777" w:rsidR="001D7D27" w:rsidRDefault="00000000">
      <w:pPr>
        <w:pStyle w:val="ad"/>
        <w:spacing w:before="0" w:beforeAutospacing="0" w:after="0" w:afterAutospacing="0" w:line="360" w:lineRule="auto"/>
        <w:rPr>
          <w:rFonts w:eastAsia="宋体"/>
          <w:b/>
          <w:color w:val="000000"/>
          <w:szCs w:val="24"/>
        </w:rPr>
      </w:pPr>
      <w:r>
        <w:rPr>
          <w:rFonts w:eastAsia="宋体"/>
          <w:b/>
          <w:color w:val="000000"/>
          <w:szCs w:val="24"/>
        </w:rPr>
        <w:t>委托方（签名或盖章）：</w:t>
      </w:r>
    </w:p>
    <w:p w14:paraId="33D08CFC" w14:textId="77777777" w:rsidR="001D7D27" w:rsidRDefault="00000000">
      <w:pPr>
        <w:pStyle w:val="ad"/>
        <w:spacing w:before="0" w:beforeAutospacing="0" w:after="0" w:afterAutospacing="0" w:line="360" w:lineRule="auto"/>
        <w:rPr>
          <w:rFonts w:eastAsia="宋体"/>
          <w:color w:val="000000"/>
          <w:szCs w:val="24"/>
        </w:rPr>
      </w:pPr>
      <w:r>
        <w:rPr>
          <w:rFonts w:eastAsia="宋体"/>
          <w:b/>
          <w:color w:val="000000"/>
          <w:szCs w:val="24"/>
        </w:rPr>
        <w:t>开发方（盖名或盖章）：</w:t>
      </w:r>
    </w:p>
    <w:p w14:paraId="62BD72F1" w14:textId="77777777" w:rsidR="001D7D27" w:rsidRDefault="001D7D27">
      <w:pPr>
        <w:pStyle w:val="ad"/>
        <w:spacing w:before="0" w:beforeAutospacing="0" w:after="0" w:afterAutospacing="0" w:line="360" w:lineRule="auto"/>
        <w:rPr>
          <w:rFonts w:eastAsia="宋体"/>
          <w:color w:val="000000"/>
          <w:szCs w:val="24"/>
        </w:rPr>
      </w:pPr>
    </w:p>
    <w:p w14:paraId="18EF67C3" w14:textId="77777777" w:rsidR="001D7D27" w:rsidRDefault="001D7D27">
      <w:pPr>
        <w:pStyle w:val="ad"/>
        <w:spacing w:before="0" w:beforeAutospacing="0" w:after="0" w:afterAutospacing="0" w:line="360" w:lineRule="auto"/>
        <w:rPr>
          <w:rFonts w:eastAsia="宋体"/>
          <w:color w:val="000000"/>
          <w:szCs w:val="24"/>
        </w:rPr>
      </w:pPr>
    </w:p>
    <w:p w14:paraId="336C6002" w14:textId="77777777" w:rsidR="001D7D27" w:rsidRDefault="00000000">
      <w:pPr>
        <w:pStyle w:val="ad"/>
        <w:spacing w:before="0" w:beforeAutospacing="0" w:after="0" w:afterAutospacing="0" w:line="360" w:lineRule="auto"/>
        <w:rPr>
          <w:color w:val="000000"/>
        </w:rPr>
      </w:pPr>
      <w:r>
        <w:rPr>
          <w:color w:val="000000"/>
        </w:rPr>
        <w:br w:type="page"/>
      </w:r>
    </w:p>
    <w:p w14:paraId="5FAC0118" w14:textId="77777777" w:rsidR="001D7D27" w:rsidRDefault="001D7D27">
      <w:pPr>
        <w:pStyle w:val="ad"/>
        <w:spacing w:before="0" w:beforeAutospacing="0" w:after="0" w:afterAutospacing="0" w:line="360" w:lineRule="auto"/>
        <w:rPr>
          <w:color w:val="000000"/>
        </w:rPr>
      </w:pPr>
    </w:p>
    <w:p w14:paraId="64B2E3C9" w14:textId="77777777" w:rsidR="001D7D27" w:rsidRDefault="00000000">
      <w:pPr>
        <w:pStyle w:val="ad"/>
        <w:spacing w:before="0" w:beforeAutospacing="0" w:after="0" w:afterAutospacing="0" w:line="360" w:lineRule="auto"/>
        <w:jc w:val="center"/>
        <w:rPr>
          <w:rFonts w:eastAsia="宋体"/>
          <w:b/>
          <w:bCs/>
          <w:color w:val="000000"/>
          <w:sz w:val="32"/>
          <w:szCs w:val="32"/>
        </w:rPr>
      </w:pPr>
      <w:r>
        <w:rPr>
          <w:rFonts w:eastAsia="宋体" w:hint="eastAsia"/>
          <w:b/>
          <w:bCs/>
          <w:color w:val="000000"/>
          <w:sz w:val="32"/>
          <w:szCs w:val="32"/>
        </w:rPr>
        <w:t>附件二：核心技术架构设计说明书</w:t>
      </w:r>
    </w:p>
    <w:p w14:paraId="3DD98FB4"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t>本项目包含两个核心模块：政策知识库管理模块</w:t>
      </w:r>
      <w:r>
        <w:rPr>
          <w:color w:val="000000"/>
        </w:rPr>
        <w:t xml:space="preserve"> </w:t>
      </w:r>
      <w:r>
        <w:rPr>
          <w:rFonts w:hint="eastAsia"/>
          <w:color w:val="000000"/>
        </w:rPr>
        <w:t>和</w:t>
      </w:r>
      <w:r>
        <w:rPr>
          <w:color w:val="000000"/>
        </w:rPr>
        <w:t xml:space="preserve"> </w:t>
      </w:r>
      <w:r>
        <w:rPr>
          <w:rFonts w:hint="eastAsia"/>
          <w:color w:val="000000"/>
        </w:rPr>
        <w:t>政策分析报告生成模块。各模块功能及其内部组成如下：</w:t>
      </w:r>
    </w:p>
    <w:p w14:paraId="5E6AC5A1" w14:textId="77777777" w:rsidR="001D7D27" w:rsidRDefault="00000000">
      <w:pPr>
        <w:pStyle w:val="4"/>
        <w:rPr>
          <w:rFonts w:ascii="Times New Roman" w:hAnsi="Times New Roman" w:hint="default"/>
        </w:rPr>
      </w:pPr>
      <w:r>
        <w:rPr>
          <w:rFonts w:ascii="Times New Roman" w:hAnsi="Times New Roman"/>
        </w:rPr>
        <w:t>一、政策知识库管理模块</w:t>
      </w:r>
    </w:p>
    <w:p w14:paraId="412C9824" w14:textId="77777777" w:rsidR="001D7D27" w:rsidRDefault="00000000">
      <w:pPr>
        <w:pStyle w:val="ad"/>
        <w:spacing w:before="0" w:beforeAutospacing="0" w:after="0" w:afterAutospacing="0" w:line="360" w:lineRule="auto"/>
        <w:ind w:firstLineChars="200" w:firstLine="480"/>
        <w:rPr>
          <w:color w:val="000000"/>
        </w:rPr>
      </w:pPr>
      <w:r>
        <w:rPr>
          <w:rFonts w:hint="eastAsia"/>
          <w:color w:val="000000"/>
        </w:rPr>
        <w:t>该模块主要实现对多模态政策数据的结构化入库、语义向量化表达及知识切片优化处理，构建高质量、可扩展、支持多种检索方式的政策知识库体系，并支撑后续分析报告生成过程中的知识调用与动态更新。</w:t>
      </w:r>
    </w:p>
    <w:p w14:paraId="66D57112" w14:textId="77777777" w:rsidR="001D7D27" w:rsidRDefault="001D7D27">
      <w:pPr>
        <w:pStyle w:val="ad"/>
        <w:spacing w:before="0" w:beforeAutospacing="0" w:after="0" w:afterAutospacing="0"/>
      </w:pPr>
    </w:p>
    <w:p w14:paraId="255FB122" w14:textId="77777777" w:rsidR="001D7D27" w:rsidRDefault="00000000">
      <w:pPr>
        <w:pStyle w:val="ad"/>
        <w:numPr>
          <w:ilvl w:val="0"/>
          <w:numId w:val="14"/>
        </w:numPr>
        <w:spacing w:before="0" w:beforeAutospacing="0" w:after="0" w:afterAutospacing="0" w:line="360" w:lineRule="auto"/>
        <w:rPr>
          <w:b/>
          <w:bCs/>
          <w:color w:val="000000"/>
        </w:rPr>
      </w:pPr>
      <w:r>
        <w:rPr>
          <w:rFonts w:hint="eastAsia"/>
          <w:b/>
          <w:bCs/>
          <w:color w:val="000000"/>
        </w:rPr>
        <w:t>数据预处理模块</w:t>
      </w:r>
    </w:p>
    <w:p w14:paraId="631B26E9" w14:textId="77777777" w:rsidR="001D7D27" w:rsidRDefault="00000000">
      <w:pPr>
        <w:pStyle w:val="ad"/>
        <w:spacing w:before="0" w:beforeAutospacing="0" w:after="0" w:afterAutospacing="0" w:line="360" w:lineRule="auto"/>
        <w:ind w:firstLineChars="200" w:firstLine="480"/>
        <w:rPr>
          <w:color w:val="000000"/>
        </w:rPr>
      </w:pPr>
      <w:r>
        <w:rPr>
          <w:rFonts w:hint="eastAsia"/>
          <w:color w:val="000000"/>
        </w:rPr>
        <w:t>基于</w:t>
      </w:r>
      <w:r>
        <w:rPr>
          <w:color w:val="000000"/>
        </w:rPr>
        <w:t>OCR</w:t>
      </w:r>
      <w:r>
        <w:rPr>
          <w:rFonts w:hint="eastAsia"/>
          <w:color w:val="000000"/>
        </w:rPr>
        <w:t>（光学字符识别）与</w:t>
      </w:r>
      <w:r>
        <w:rPr>
          <w:color w:val="000000"/>
        </w:rPr>
        <w:t>ASR</w:t>
      </w:r>
      <w:r>
        <w:rPr>
          <w:rFonts w:hint="eastAsia"/>
          <w:color w:val="000000"/>
        </w:rPr>
        <w:t>（自动语音识别）技术，将非结构化数据转化为标准文本。</w:t>
      </w:r>
    </w:p>
    <w:p w14:paraId="23B0B660"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输入：甲方提供的多模态政策数据（包括图片、</w:t>
      </w:r>
      <w:r>
        <w:rPr>
          <w:color w:val="000000"/>
        </w:rPr>
        <w:t>PDF</w:t>
      </w:r>
      <w:r>
        <w:rPr>
          <w:rFonts w:hint="eastAsia"/>
          <w:color w:val="000000"/>
        </w:rPr>
        <w:t>、</w:t>
      </w:r>
      <w:r>
        <w:rPr>
          <w:color w:val="000000"/>
        </w:rPr>
        <w:t>HTML</w:t>
      </w:r>
      <w:r>
        <w:rPr>
          <w:rFonts w:hint="eastAsia"/>
          <w:color w:val="000000"/>
        </w:rPr>
        <w:t>、音频等文件）；</w:t>
      </w:r>
    </w:p>
    <w:p w14:paraId="4D5152C5"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输出：标准化的政策原始文本集合，作为后续结构化处理的基础。</w:t>
      </w:r>
    </w:p>
    <w:p w14:paraId="43E13DDC" w14:textId="77777777" w:rsidR="001D7D27" w:rsidRDefault="00000000">
      <w:pPr>
        <w:pStyle w:val="ad"/>
        <w:numPr>
          <w:ilvl w:val="0"/>
          <w:numId w:val="14"/>
        </w:numPr>
        <w:spacing w:before="0" w:beforeAutospacing="0" w:after="0" w:afterAutospacing="0" w:line="360" w:lineRule="auto"/>
        <w:rPr>
          <w:b/>
          <w:bCs/>
          <w:color w:val="000000"/>
        </w:rPr>
      </w:pPr>
      <w:r>
        <w:rPr>
          <w:rFonts w:hint="eastAsia"/>
          <w:b/>
          <w:bCs/>
          <w:color w:val="000000"/>
        </w:rPr>
        <w:t>结构化政策知识库模块</w:t>
      </w:r>
    </w:p>
    <w:p w14:paraId="330F0926" w14:textId="77777777" w:rsidR="001D7D27" w:rsidRDefault="00000000">
      <w:pPr>
        <w:pStyle w:val="ad"/>
        <w:spacing w:before="0" w:beforeAutospacing="0" w:after="0" w:afterAutospacing="0" w:line="360" w:lineRule="auto"/>
        <w:ind w:firstLineChars="200" w:firstLine="480"/>
        <w:rPr>
          <w:color w:val="000000"/>
        </w:rPr>
      </w:pPr>
      <w:r>
        <w:rPr>
          <w:rFonts w:hint="eastAsia"/>
          <w:color w:val="000000"/>
        </w:rPr>
        <w:t>基于政策关键属性抽取与标准化建模（见附件</w:t>
      </w:r>
      <w:r>
        <w:rPr>
          <w:color w:val="000000"/>
        </w:rPr>
        <w:t>3.2</w:t>
      </w:r>
      <w:r>
        <w:rPr>
          <w:rFonts w:hint="eastAsia"/>
          <w:color w:val="000000"/>
        </w:rPr>
        <w:t>），将文本内容转化为规范化的键值对结构；并支持按照政策主题、实施地区、适用对象等维度进行知识库切片，优化后续的检索效率与精度。</w:t>
      </w:r>
    </w:p>
    <w:p w14:paraId="62DEC3AE"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输入：经预处理后的政策文本；</w:t>
      </w:r>
    </w:p>
    <w:p w14:paraId="1705D1FD"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输出：结构化的政策知识库，具备逻辑清晰、字段明确的组织形式。</w:t>
      </w:r>
    </w:p>
    <w:p w14:paraId="5555A057" w14:textId="77777777" w:rsidR="001D7D27" w:rsidRDefault="00000000">
      <w:pPr>
        <w:pStyle w:val="ad"/>
        <w:numPr>
          <w:ilvl w:val="0"/>
          <w:numId w:val="14"/>
        </w:numPr>
        <w:spacing w:before="0" w:beforeAutospacing="0" w:after="0" w:afterAutospacing="0" w:line="360" w:lineRule="auto"/>
        <w:rPr>
          <w:b/>
          <w:bCs/>
          <w:color w:val="000000"/>
        </w:rPr>
      </w:pPr>
      <w:r>
        <w:rPr>
          <w:rFonts w:hint="eastAsia"/>
          <w:b/>
          <w:bCs/>
          <w:color w:val="000000"/>
        </w:rPr>
        <w:t>向量化政策知识库模块</w:t>
      </w:r>
    </w:p>
    <w:p w14:paraId="50F503BE"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t>使用大语言模型对文本进行高维语义编码，生成用于相似度计算的向量。</w:t>
      </w:r>
    </w:p>
    <w:p w14:paraId="629D7D91"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输入：结构化后的政策条目；</w:t>
      </w:r>
    </w:p>
    <w:p w14:paraId="4EE712F2"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输出：可支持语义检索、模糊匹配及下游大模型调用的向量化政策知识库。</w:t>
      </w:r>
    </w:p>
    <w:p w14:paraId="11CE9DA4" w14:textId="77777777" w:rsidR="001D7D27" w:rsidRDefault="00000000">
      <w:pPr>
        <w:pStyle w:val="ad"/>
        <w:numPr>
          <w:ilvl w:val="0"/>
          <w:numId w:val="14"/>
        </w:numPr>
        <w:spacing w:before="0" w:beforeAutospacing="0" w:after="0" w:afterAutospacing="0" w:line="360" w:lineRule="auto"/>
        <w:rPr>
          <w:b/>
          <w:bCs/>
          <w:color w:val="000000"/>
        </w:rPr>
      </w:pPr>
      <w:r>
        <w:rPr>
          <w:b/>
          <w:bCs/>
          <w:color w:val="000000"/>
        </w:rPr>
        <w:t xml:space="preserve"> </w:t>
      </w:r>
      <w:r>
        <w:rPr>
          <w:rFonts w:hint="eastAsia"/>
          <w:b/>
          <w:bCs/>
          <w:color w:val="000000"/>
        </w:rPr>
        <w:t>知识库动态更新机制（</w:t>
      </w:r>
      <w:r>
        <w:rPr>
          <w:b/>
          <w:bCs/>
          <w:color w:val="000000"/>
        </w:rPr>
        <w:t>Pipeline</w:t>
      </w:r>
      <w:r>
        <w:rPr>
          <w:rFonts w:hint="eastAsia"/>
          <w:b/>
          <w:bCs/>
          <w:color w:val="000000"/>
        </w:rPr>
        <w:t>集成）</w:t>
      </w:r>
    </w:p>
    <w:p w14:paraId="3E825A3F"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lastRenderedPageBreak/>
        <w:t>在完整的知识处理</w:t>
      </w:r>
      <w:r>
        <w:rPr>
          <w:color w:val="000000"/>
        </w:rPr>
        <w:t>Pipeline</w:t>
      </w:r>
      <w:r>
        <w:rPr>
          <w:rFonts w:hint="eastAsia"/>
          <w:color w:val="000000"/>
        </w:rPr>
        <w:t>中，上述模块将形成联动处理流程。系统可在分析报告生成过程中，根据用户查询及检索结果，触发数据预处理、结构化、向量化及入库流程，实现知识库的动态扩展与更新。</w:t>
      </w:r>
    </w:p>
    <w:p w14:paraId="29CCE92C" w14:textId="77777777" w:rsidR="001D7D27" w:rsidRDefault="001D7D27">
      <w:pPr>
        <w:pStyle w:val="ad"/>
        <w:numPr>
          <w:ilvl w:val="255"/>
          <w:numId w:val="0"/>
        </w:numPr>
        <w:spacing w:before="0" w:beforeAutospacing="0" w:after="0" w:afterAutospacing="0" w:line="360" w:lineRule="auto"/>
        <w:rPr>
          <w:color w:val="000000"/>
        </w:rPr>
      </w:pPr>
    </w:p>
    <w:p w14:paraId="3519FEFF" w14:textId="77777777" w:rsidR="001D7D27" w:rsidRDefault="00000000">
      <w:pPr>
        <w:pStyle w:val="ad"/>
        <w:numPr>
          <w:ilvl w:val="255"/>
          <w:numId w:val="0"/>
        </w:numPr>
        <w:spacing w:before="0" w:beforeAutospacing="0" w:after="0" w:afterAutospacing="0" w:line="360" w:lineRule="auto"/>
        <w:rPr>
          <w:color w:val="000000"/>
        </w:rPr>
      </w:pPr>
      <w:r>
        <w:rPr>
          <w:rFonts w:eastAsia="宋体" w:hint="eastAsia"/>
          <w:b/>
          <w:bCs/>
          <w:szCs w:val="24"/>
          <w:lang w:bidi="ar"/>
        </w:rPr>
        <w:t>二、政策分析报告生成模块</w:t>
      </w:r>
    </w:p>
    <w:p w14:paraId="41585773"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t>该模块主要针对用户查询和分析请求，从本地知识库与联网数据源中调取相关政策内容，并结合用户输入、模板结构（见附件</w:t>
      </w:r>
      <w:r>
        <w:rPr>
          <w:color w:val="000000"/>
        </w:rPr>
        <w:t>3.3</w:t>
      </w:r>
      <w:r>
        <w:rPr>
          <w:rFonts w:hint="eastAsia"/>
          <w:color w:val="000000"/>
        </w:rPr>
        <w:t>）等要素，自动生成结构清晰、语义准确、专业可溯的分析报告。</w:t>
      </w:r>
    </w:p>
    <w:p w14:paraId="751FB64F" w14:textId="77777777" w:rsidR="001D7D27" w:rsidRDefault="00000000">
      <w:pPr>
        <w:pStyle w:val="ad"/>
        <w:numPr>
          <w:ilvl w:val="0"/>
          <w:numId w:val="14"/>
        </w:numPr>
        <w:spacing w:before="0" w:beforeAutospacing="0" w:after="0" w:afterAutospacing="0" w:line="360" w:lineRule="auto"/>
        <w:rPr>
          <w:b/>
          <w:bCs/>
          <w:color w:val="000000"/>
        </w:rPr>
      </w:pPr>
      <w:r>
        <w:rPr>
          <w:rFonts w:hint="eastAsia"/>
          <w:b/>
          <w:bCs/>
          <w:color w:val="000000"/>
        </w:rPr>
        <w:t>混合知识检索模块</w:t>
      </w:r>
    </w:p>
    <w:p w14:paraId="5CA1E53D"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t>基于检索策略从本地政策知识库及外部权威数据源（见附件三）中调取相关政策内容。</w:t>
      </w:r>
    </w:p>
    <w:p w14:paraId="49E44EC5"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输入：用户查询（</w:t>
      </w:r>
      <w:r>
        <w:rPr>
          <w:color w:val="000000"/>
        </w:rPr>
        <w:t>Query</w:t>
      </w:r>
      <w:r>
        <w:rPr>
          <w:rFonts w:hint="eastAsia"/>
          <w:color w:val="000000"/>
        </w:rPr>
        <w:t>）及所选模板要求；</w:t>
      </w:r>
    </w:p>
    <w:p w14:paraId="56AEADD6"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输出：结构化及语义相关的知识片段，用于支撑报告生成。</w:t>
      </w:r>
    </w:p>
    <w:p w14:paraId="064FD585" w14:textId="77777777" w:rsidR="001D7D27" w:rsidRDefault="00000000">
      <w:pPr>
        <w:pStyle w:val="ad"/>
        <w:numPr>
          <w:ilvl w:val="0"/>
          <w:numId w:val="14"/>
        </w:numPr>
        <w:spacing w:before="0" w:beforeAutospacing="0" w:after="0" w:afterAutospacing="0" w:line="360" w:lineRule="auto"/>
        <w:rPr>
          <w:b/>
          <w:bCs/>
          <w:color w:val="000000"/>
        </w:rPr>
      </w:pPr>
      <w:r>
        <w:rPr>
          <w:rFonts w:hint="eastAsia"/>
          <w:b/>
          <w:bCs/>
          <w:color w:val="000000"/>
        </w:rPr>
        <w:t>知识增强分析报告生成模块</w:t>
      </w:r>
    </w:p>
    <w:p w14:paraId="3FBEFC93" w14:textId="77777777" w:rsidR="001D7D27" w:rsidRDefault="00000000">
      <w:pPr>
        <w:pStyle w:val="ad"/>
        <w:numPr>
          <w:ilvl w:val="255"/>
          <w:numId w:val="0"/>
        </w:numPr>
        <w:spacing w:before="0" w:beforeAutospacing="0" w:after="0" w:afterAutospacing="0" w:line="360" w:lineRule="auto"/>
        <w:ind w:firstLineChars="200" w:firstLine="480"/>
        <w:rPr>
          <w:color w:val="000000"/>
        </w:rPr>
      </w:pPr>
      <w:r>
        <w:rPr>
          <w:rFonts w:hint="eastAsia"/>
          <w:color w:val="000000"/>
        </w:rPr>
        <w:t>该模块面临两个核心挑战：一是长文本处理</w:t>
      </w:r>
      <w:r>
        <w:rPr>
          <w:color w:val="000000"/>
        </w:rPr>
        <w:t xml:space="preserve"> </w:t>
      </w:r>
      <w:r>
        <w:rPr>
          <w:rFonts w:hint="eastAsia"/>
          <w:color w:val="000000"/>
        </w:rPr>
        <w:t>，当检索回内容较多或来自多源异构文本时，需压缩重组为可供大模型有效处理的结构；二是复杂政策理解与分析推理</w:t>
      </w:r>
      <w:r>
        <w:rPr>
          <w:color w:val="000000"/>
        </w:rPr>
        <w:t xml:space="preserve"> —— </w:t>
      </w:r>
      <w:r>
        <w:rPr>
          <w:rFonts w:hint="eastAsia"/>
          <w:color w:val="000000"/>
        </w:rPr>
        <w:t>分析报告需准确理解政策条款间的隐含关系、例外条款与条件适用逻辑，依赖较强的推理与比对能力。针对上述挑战，该模块主要包括以下两个核心算法子模块：</w:t>
      </w:r>
    </w:p>
    <w:p w14:paraId="1CEC6228"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长文本处理算法模块</w:t>
      </w:r>
    </w:p>
    <w:p w14:paraId="337E4856" w14:textId="77777777" w:rsidR="001D7D27" w:rsidRDefault="00000000">
      <w:pPr>
        <w:pStyle w:val="ad"/>
        <w:numPr>
          <w:ilvl w:val="255"/>
          <w:numId w:val="0"/>
        </w:numPr>
        <w:spacing w:before="0" w:beforeAutospacing="0" w:after="0" w:afterAutospacing="0" w:line="360" w:lineRule="auto"/>
        <w:ind w:left="420"/>
        <w:rPr>
          <w:color w:val="000000"/>
        </w:rPr>
      </w:pPr>
      <w:r>
        <w:rPr>
          <w:rFonts w:hint="eastAsia"/>
          <w:color w:val="000000"/>
        </w:rPr>
        <w:t>针对多源、多段落的超长文本输入，采用文本压缩、结构提取与知识重构等机制，构建</w:t>
      </w:r>
      <w:r>
        <w:rPr>
          <w:color w:val="000000"/>
        </w:rPr>
        <w:t>“</w:t>
      </w:r>
      <w:r>
        <w:rPr>
          <w:rFonts w:hint="eastAsia"/>
          <w:color w:val="000000"/>
        </w:rPr>
        <w:t>临时结构化知识单元</w:t>
      </w:r>
      <w:r>
        <w:rPr>
          <w:color w:val="000000"/>
        </w:rPr>
        <w:t>”</w:t>
      </w:r>
      <w:r>
        <w:rPr>
          <w:rFonts w:hint="eastAsia"/>
          <w:color w:val="000000"/>
        </w:rPr>
        <w:t>，供后续生成模块按需调用，以缓解上下文长度限制，提升生成过程中的信息完整性与一致性。</w:t>
      </w:r>
    </w:p>
    <w:p w14:paraId="0EA9E0BD" w14:textId="77777777" w:rsidR="001D7D27" w:rsidRDefault="00000000">
      <w:pPr>
        <w:pStyle w:val="ad"/>
        <w:numPr>
          <w:ilvl w:val="1"/>
          <w:numId w:val="14"/>
        </w:numPr>
        <w:spacing w:before="0" w:beforeAutospacing="0" w:after="0" w:afterAutospacing="0" w:line="360" w:lineRule="auto"/>
        <w:rPr>
          <w:color w:val="000000"/>
        </w:rPr>
      </w:pPr>
      <w:r>
        <w:rPr>
          <w:rFonts w:hint="eastAsia"/>
          <w:color w:val="000000"/>
        </w:rPr>
        <w:t>政策文本分析、比对与推理算法模块</w:t>
      </w:r>
    </w:p>
    <w:p w14:paraId="261F6FCE" w14:textId="77777777" w:rsidR="001D7D27" w:rsidRDefault="00000000">
      <w:pPr>
        <w:pStyle w:val="ad"/>
        <w:numPr>
          <w:ilvl w:val="255"/>
          <w:numId w:val="0"/>
        </w:numPr>
        <w:spacing w:before="0" w:beforeAutospacing="0" w:after="0" w:afterAutospacing="0" w:line="360" w:lineRule="auto"/>
        <w:ind w:left="420"/>
        <w:rPr>
          <w:color w:val="000000"/>
        </w:rPr>
      </w:pPr>
      <w:r>
        <w:rPr>
          <w:rFonts w:hint="eastAsia"/>
          <w:color w:val="000000"/>
        </w:rPr>
        <w:t>对政策内容进行语义理解、条款比对、逻辑推理等，强化生成报告中结论的准确性，支持生成专业化政策解读文本。</w:t>
      </w:r>
    </w:p>
    <w:p w14:paraId="1F10EDB5" w14:textId="77777777" w:rsidR="001D7D27" w:rsidRDefault="001D7D27">
      <w:pPr>
        <w:pStyle w:val="ad"/>
        <w:numPr>
          <w:ilvl w:val="255"/>
          <w:numId w:val="0"/>
        </w:numPr>
        <w:spacing w:before="0" w:beforeAutospacing="0" w:after="0" w:afterAutospacing="0" w:line="360" w:lineRule="auto"/>
        <w:ind w:left="420"/>
        <w:rPr>
          <w:color w:val="000000"/>
        </w:rPr>
      </w:pPr>
    </w:p>
    <w:p w14:paraId="677BF13F" w14:textId="77777777" w:rsidR="001D7D27" w:rsidRDefault="00000000">
      <w:pPr>
        <w:pStyle w:val="ad"/>
        <w:spacing w:before="0" w:beforeAutospacing="0" w:after="0" w:afterAutospacing="0" w:line="360" w:lineRule="auto"/>
        <w:rPr>
          <w:rFonts w:eastAsia="宋体"/>
          <w:color w:val="000000"/>
          <w:szCs w:val="24"/>
        </w:rPr>
      </w:pPr>
      <w:r>
        <w:rPr>
          <w:rFonts w:eastAsia="宋体"/>
          <w:color w:val="000000"/>
          <w:szCs w:val="24"/>
        </w:rPr>
        <w:t>时间：</w:t>
      </w:r>
      <w:r>
        <w:rPr>
          <w:rFonts w:eastAsia="宋体"/>
          <w:color w:val="000000"/>
          <w:szCs w:val="24"/>
        </w:rPr>
        <w:t>    </w:t>
      </w:r>
      <w:r>
        <w:rPr>
          <w:rFonts w:eastAsia="宋体"/>
          <w:color w:val="000000"/>
          <w:szCs w:val="24"/>
        </w:rPr>
        <w:t>年</w:t>
      </w:r>
      <w:r>
        <w:rPr>
          <w:rFonts w:eastAsia="宋体"/>
          <w:color w:val="000000"/>
          <w:szCs w:val="24"/>
        </w:rPr>
        <w:t>    </w:t>
      </w:r>
      <w:r>
        <w:rPr>
          <w:rFonts w:eastAsia="宋体"/>
          <w:color w:val="000000"/>
          <w:szCs w:val="24"/>
        </w:rPr>
        <w:t>月</w:t>
      </w:r>
      <w:r>
        <w:rPr>
          <w:rFonts w:eastAsia="宋体"/>
          <w:color w:val="000000"/>
          <w:szCs w:val="24"/>
        </w:rPr>
        <w:t>    </w:t>
      </w:r>
      <w:r>
        <w:rPr>
          <w:rFonts w:eastAsia="宋体"/>
          <w:color w:val="000000"/>
          <w:szCs w:val="24"/>
        </w:rPr>
        <w:t>日</w:t>
      </w:r>
    </w:p>
    <w:p w14:paraId="18E2FC71" w14:textId="77777777" w:rsidR="001D7D27" w:rsidRDefault="00000000">
      <w:pPr>
        <w:pStyle w:val="ad"/>
        <w:spacing w:before="0" w:beforeAutospacing="0" w:after="0" w:afterAutospacing="0" w:line="360" w:lineRule="auto"/>
        <w:rPr>
          <w:rFonts w:eastAsia="宋体"/>
          <w:color w:val="000000"/>
          <w:szCs w:val="24"/>
        </w:rPr>
      </w:pPr>
      <w:r>
        <w:rPr>
          <w:rFonts w:eastAsia="宋体"/>
          <w:b/>
          <w:color w:val="000000"/>
          <w:szCs w:val="24"/>
        </w:rPr>
        <w:t>委托方（签名或盖章）：</w:t>
      </w:r>
    </w:p>
    <w:p w14:paraId="56FB4CDF" w14:textId="77777777" w:rsidR="001D7D27" w:rsidRDefault="00000000">
      <w:pPr>
        <w:pStyle w:val="ad"/>
        <w:spacing w:before="0" w:beforeAutospacing="0" w:after="0" w:afterAutospacing="0" w:line="360" w:lineRule="auto"/>
        <w:rPr>
          <w:rFonts w:eastAsia="宋体"/>
          <w:b/>
          <w:color w:val="000000"/>
          <w:szCs w:val="24"/>
        </w:rPr>
      </w:pPr>
      <w:r>
        <w:rPr>
          <w:rFonts w:eastAsia="宋体"/>
          <w:b/>
          <w:color w:val="000000"/>
          <w:szCs w:val="24"/>
        </w:rPr>
        <w:t>开发方（盖名或盖章）：</w:t>
      </w:r>
    </w:p>
    <w:p w14:paraId="01C0EE58" w14:textId="77777777" w:rsidR="001D7D27" w:rsidRDefault="001D7D27">
      <w:pPr>
        <w:pStyle w:val="ad"/>
        <w:spacing w:before="0" w:beforeAutospacing="0" w:after="0" w:afterAutospacing="0" w:line="360" w:lineRule="auto"/>
        <w:rPr>
          <w:color w:val="000000"/>
        </w:rPr>
      </w:pPr>
    </w:p>
    <w:p w14:paraId="61844596" w14:textId="77777777" w:rsidR="001D7D27" w:rsidRDefault="00000000">
      <w:pPr>
        <w:pStyle w:val="ad"/>
        <w:spacing w:before="0" w:beforeAutospacing="0" w:after="0" w:afterAutospacing="0" w:line="360" w:lineRule="auto"/>
        <w:jc w:val="center"/>
        <w:rPr>
          <w:rFonts w:eastAsia="宋体"/>
          <w:b/>
          <w:bCs/>
          <w:color w:val="000000"/>
          <w:sz w:val="32"/>
          <w:szCs w:val="32"/>
        </w:rPr>
      </w:pPr>
      <w:r>
        <w:rPr>
          <w:rFonts w:eastAsia="宋体"/>
          <w:b/>
          <w:bCs/>
          <w:color w:val="000000"/>
          <w:sz w:val="32"/>
          <w:szCs w:val="32"/>
        </w:rPr>
        <w:t>附件三：</w:t>
      </w:r>
      <w:bookmarkStart w:id="142" w:name="_Hlk206325335"/>
      <w:r>
        <w:rPr>
          <w:rFonts w:eastAsia="宋体" w:hint="eastAsia"/>
          <w:b/>
          <w:bCs/>
          <w:color w:val="000000"/>
          <w:sz w:val="32"/>
          <w:szCs w:val="32"/>
        </w:rPr>
        <w:t>联网获取政策信息的网站列表</w:t>
      </w:r>
      <w:bookmarkEnd w:id="142"/>
    </w:p>
    <w:p w14:paraId="2A6E7E5C" w14:textId="77777777" w:rsidR="001D7D27" w:rsidRDefault="00000000">
      <w:pPr>
        <w:pStyle w:val="ad"/>
        <w:spacing w:before="0" w:beforeAutospacing="0" w:after="0" w:afterAutospacing="0" w:line="360" w:lineRule="auto"/>
        <w:ind w:firstLineChars="200" w:firstLine="480"/>
        <w:rPr>
          <w:color w:val="000000"/>
        </w:rPr>
      </w:pPr>
      <w:r>
        <w:rPr>
          <w:rFonts w:hint="eastAsia"/>
          <w:color w:val="000000"/>
        </w:rPr>
        <w:t>除开本地知识库，本项目将从通过</w:t>
      </w:r>
      <w:r>
        <w:rPr>
          <w:rFonts w:hint="eastAsia"/>
          <w:color w:val="000000"/>
        </w:rPr>
        <w:t>web</w:t>
      </w:r>
      <w:r>
        <w:rPr>
          <w:rFonts w:hint="eastAsia"/>
          <w:color w:val="000000"/>
        </w:rPr>
        <w:t>接口的形式，访问以下的</w:t>
      </w:r>
      <w:r>
        <w:rPr>
          <w:color w:val="000000"/>
        </w:rPr>
        <w:t>外部权威数据源</w:t>
      </w:r>
      <w:r>
        <w:rPr>
          <w:rFonts w:hint="eastAsia"/>
          <w:color w:val="000000"/>
        </w:rPr>
        <w:t>，以获取及时的政策信息，增强所研制的算法的政策分析效果。</w:t>
      </w:r>
    </w:p>
    <w:p w14:paraId="6BF26B5B" w14:textId="77777777" w:rsidR="001D7D27" w:rsidRDefault="00000000">
      <w:pPr>
        <w:spacing w:line="360" w:lineRule="auto"/>
        <w:rPr>
          <w:rFonts w:eastAsiaTheme="majorHAnsi"/>
          <w:b/>
          <w:bCs/>
        </w:rPr>
      </w:pPr>
      <w:r>
        <w:rPr>
          <w:rFonts w:eastAsiaTheme="majorHAnsi"/>
          <w:b/>
          <w:bCs/>
        </w:rPr>
        <w:t xml:space="preserve"> </w:t>
      </w:r>
    </w:p>
    <w:tbl>
      <w:tblPr>
        <w:tblStyle w:val="af0"/>
        <w:tblW w:w="0" w:type="auto"/>
        <w:tblLook w:val="04A0" w:firstRow="1" w:lastRow="0" w:firstColumn="1" w:lastColumn="0" w:noHBand="0" w:noVBand="1"/>
      </w:tblPr>
      <w:tblGrid>
        <w:gridCol w:w="1918"/>
        <w:gridCol w:w="4449"/>
        <w:gridCol w:w="1918"/>
      </w:tblGrid>
      <w:tr w:rsidR="001D7D27" w14:paraId="719A95A8" w14:textId="77777777">
        <w:tc>
          <w:tcPr>
            <w:tcW w:w="2756" w:type="dxa"/>
          </w:tcPr>
          <w:p w14:paraId="4E0D7D64" w14:textId="77777777" w:rsidR="001D7D27" w:rsidRDefault="00000000">
            <w:pPr>
              <w:spacing w:line="360" w:lineRule="auto"/>
              <w:rPr>
                <w:rFonts w:eastAsiaTheme="majorHAnsi"/>
                <w:b/>
                <w:bCs/>
              </w:rPr>
            </w:pPr>
            <w:r>
              <w:rPr>
                <w:rFonts w:eastAsiaTheme="majorHAnsi"/>
                <w:b/>
                <w:bCs/>
              </w:rPr>
              <w:t>网站名</w:t>
            </w:r>
          </w:p>
        </w:tc>
        <w:tc>
          <w:tcPr>
            <w:tcW w:w="4449" w:type="dxa"/>
          </w:tcPr>
          <w:p w14:paraId="76903E91" w14:textId="77777777" w:rsidR="001D7D27" w:rsidRDefault="00000000">
            <w:pPr>
              <w:spacing w:line="360" w:lineRule="auto"/>
              <w:rPr>
                <w:rFonts w:eastAsiaTheme="majorHAnsi"/>
                <w:b/>
                <w:bCs/>
              </w:rPr>
            </w:pPr>
            <w:r>
              <w:rPr>
                <w:rFonts w:eastAsiaTheme="majorHAnsi"/>
                <w:b/>
                <w:bCs/>
              </w:rPr>
              <w:t>网址</w:t>
            </w:r>
          </w:p>
        </w:tc>
        <w:tc>
          <w:tcPr>
            <w:tcW w:w="2757" w:type="dxa"/>
          </w:tcPr>
          <w:p w14:paraId="16BD2755" w14:textId="77777777" w:rsidR="001D7D27" w:rsidRDefault="00000000">
            <w:pPr>
              <w:spacing w:line="360" w:lineRule="auto"/>
              <w:rPr>
                <w:rFonts w:eastAsiaTheme="majorHAnsi"/>
                <w:b/>
                <w:bCs/>
              </w:rPr>
            </w:pPr>
            <w:r>
              <w:rPr>
                <w:rFonts w:eastAsiaTheme="majorHAnsi"/>
                <w:b/>
                <w:bCs/>
              </w:rPr>
              <w:t>备注</w:t>
            </w:r>
          </w:p>
        </w:tc>
      </w:tr>
      <w:tr w:rsidR="001D7D27" w14:paraId="4EAB5FC4" w14:textId="77777777">
        <w:tc>
          <w:tcPr>
            <w:tcW w:w="2756" w:type="dxa"/>
          </w:tcPr>
          <w:p w14:paraId="526C4D8F" w14:textId="77777777" w:rsidR="001D7D27" w:rsidRDefault="00000000">
            <w:pPr>
              <w:spacing w:line="360" w:lineRule="auto"/>
              <w:rPr>
                <w:rFonts w:eastAsiaTheme="majorHAnsi"/>
                <w:b/>
                <w:bCs/>
              </w:rPr>
            </w:pPr>
            <w:r>
              <w:rPr>
                <w:rFonts w:eastAsiaTheme="majorHAnsi"/>
              </w:rPr>
              <w:t>政府招商局</w:t>
            </w:r>
          </w:p>
        </w:tc>
        <w:tc>
          <w:tcPr>
            <w:tcW w:w="4449" w:type="dxa"/>
          </w:tcPr>
          <w:p w14:paraId="1FE846C9" w14:textId="77777777" w:rsidR="001D7D27" w:rsidRDefault="001D7D27">
            <w:pPr>
              <w:spacing w:line="360" w:lineRule="auto"/>
              <w:rPr>
                <w:rFonts w:eastAsiaTheme="majorHAnsi"/>
              </w:rPr>
            </w:pPr>
            <w:hyperlink r:id="rId12" w:history="1">
              <w:r>
                <w:rPr>
                  <w:rStyle w:val="af1"/>
                  <w:rFonts w:eastAsiaTheme="majorHAnsi"/>
                </w:rPr>
                <w:t>https://www.cmhk.com/main/</w:t>
              </w:r>
            </w:hyperlink>
          </w:p>
          <w:p w14:paraId="2CF04CB6" w14:textId="77777777" w:rsidR="001D7D27" w:rsidRDefault="00000000">
            <w:pPr>
              <w:spacing w:line="360" w:lineRule="auto"/>
              <w:rPr>
                <w:rFonts w:eastAsiaTheme="majorHAnsi"/>
              </w:rPr>
            </w:pPr>
            <w:r>
              <w:rPr>
                <w:rFonts w:eastAsiaTheme="majorHAnsi"/>
              </w:rPr>
              <w:t>PS</w:t>
            </w:r>
            <w:r>
              <w:rPr>
                <w:rFonts w:eastAsiaTheme="majorHAnsi"/>
              </w:rPr>
              <w:t>：地方数据还需要目标城市网站</w:t>
            </w:r>
          </w:p>
        </w:tc>
        <w:tc>
          <w:tcPr>
            <w:tcW w:w="2757" w:type="dxa"/>
          </w:tcPr>
          <w:p w14:paraId="19BBA4BB" w14:textId="77777777" w:rsidR="001D7D27" w:rsidRDefault="00000000">
            <w:pPr>
              <w:spacing w:line="360" w:lineRule="auto"/>
              <w:rPr>
                <w:rFonts w:eastAsiaTheme="majorHAnsi"/>
              </w:rPr>
            </w:pPr>
            <w:r>
              <w:rPr>
                <w:rFonts w:eastAsiaTheme="majorHAnsi"/>
              </w:rPr>
              <w:t>在地政策研究</w:t>
            </w:r>
          </w:p>
        </w:tc>
      </w:tr>
      <w:tr w:rsidR="001D7D27" w14:paraId="0F07C34B" w14:textId="77777777">
        <w:tc>
          <w:tcPr>
            <w:tcW w:w="2756" w:type="dxa"/>
          </w:tcPr>
          <w:p w14:paraId="1F85C722" w14:textId="77777777" w:rsidR="001D7D27" w:rsidRDefault="00000000">
            <w:pPr>
              <w:spacing w:line="360" w:lineRule="auto"/>
              <w:rPr>
                <w:rFonts w:eastAsiaTheme="majorHAnsi"/>
              </w:rPr>
            </w:pPr>
            <w:r>
              <w:rPr>
                <w:rFonts w:eastAsiaTheme="majorHAnsi"/>
              </w:rPr>
              <w:t>统计公报</w:t>
            </w:r>
          </w:p>
        </w:tc>
        <w:tc>
          <w:tcPr>
            <w:tcW w:w="4449" w:type="dxa"/>
          </w:tcPr>
          <w:p w14:paraId="6A353087" w14:textId="77777777" w:rsidR="001D7D27" w:rsidRDefault="001D7D27">
            <w:pPr>
              <w:spacing w:line="360" w:lineRule="auto"/>
              <w:rPr>
                <w:rFonts w:eastAsiaTheme="majorHAnsi"/>
                <w:kern w:val="2"/>
                <w:szCs w:val="24"/>
                <w:lang w:bidi="ar"/>
              </w:rPr>
            </w:pPr>
            <w:hyperlink r:id="rId13" w:tgtFrame="/Users/azpm/Documentsx/_blank" w:history="1">
              <w:r>
                <w:rPr>
                  <w:rFonts w:eastAsiaTheme="majorHAnsi"/>
                  <w:color w:val="3B82F6"/>
                  <w:szCs w:val="24"/>
                  <w:shd w:val="clear" w:color="auto" w:fill="FFFFFF"/>
                  <w:lang w:bidi="ar"/>
                </w:rPr>
                <w:t>http://www.stats.gov.cn/sj/zxfb/</w:t>
              </w:r>
            </w:hyperlink>
          </w:p>
          <w:p w14:paraId="15938855" w14:textId="77777777" w:rsidR="001D7D27" w:rsidRDefault="00000000">
            <w:pPr>
              <w:spacing w:line="360" w:lineRule="auto"/>
              <w:rPr>
                <w:rFonts w:eastAsiaTheme="majorHAnsi"/>
                <w:kern w:val="2"/>
                <w:szCs w:val="24"/>
                <w:lang w:bidi="ar"/>
              </w:rPr>
            </w:pPr>
            <w:r>
              <w:rPr>
                <w:rFonts w:eastAsiaTheme="majorHAnsi"/>
              </w:rPr>
              <w:t>PS</w:t>
            </w:r>
            <w:r>
              <w:rPr>
                <w:rFonts w:eastAsiaTheme="majorHAnsi"/>
              </w:rPr>
              <w:t>：地方数据还需要目标城市网站</w:t>
            </w:r>
          </w:p>
        </w:tc>
        <w:tc>
          <w:tcPr>
            <w:tcW w:w="2757" w:type="dxa"/>
          </w:tcPr>
          <w:p w14:paraId="57E1DDD3" w14:textId="77777777" w:rsidR="001D7D27" w:rsidRDefault="00000000">
            <w:pPr>
              <w:spacing w:line="360" w:lineRule="auto"/>
              <w:rPr>
                <w:rFonts w:eastAsiaTheme="majorHAnsi"/>
              </w:rPr>
            </w:pPr>
            <w:r>
              <w:rPr>
                <w:rFonts w:eastAsiaTheme="majorHAnsi"/>
              </w:rPr>
              <w:t>区域产业分析</w:t>
            </w:r>
          </w:p>
        </w:tc>
      </w:tr>
      <w:tr w:rsidR="001D7D27" w14:paraId="44DCE468" w14:textId="77777777">
        <w:tc>
          <w:tcPr>
            <w:tcW w:w="2756" w:type="dxa"/>
          </w:tcPr>
          <w:p w14:paraId="37DBCD58" w14:textId="77777777" w:rsidR="001D7D27" w:rsidRDefault="00000000">
            <w:pPr>
              <w:spacing w:line="360" w:lineRule="auto"/>
              <w:rPr>
                <w:rFonts w:eastAsiaTheme="majorHAnsi"/>
              </w:rPr>
            </w:pPr>
            <w:r>
              <w:rPr>
                <w:rFonts w:eastAsiaTheme="majorHAnsi"/>
              </w:rPr>
              <w:t>统计年鉴</w:t>
            </w:r>
          </w:p>
        </w:tc>
        <w:tc>
          <w:tcPr>
            <w:tcW w:w="4449" w:type="dxa"/>
          </w:tcPr>
          <w:p w14:paraId="06616C2F" w14:textId="77777777" w:rsidR="001D7D27" w:rsidRDefault="001D7D27">
            <w:pPr>
              <w:spacing w:line="360" w:lineRule="auto"/>
              <w:rPr>
                <w:rFonts w:eastAsiaTheme="majorHAnsi"/>
                <w:szCs w:val="24"/>
                <w:lang w:bidi="ar"/>
              </w:rPr>
            </w:pPr>
            <w:hyperlink r:id="rId14" w:tgtFrame="/Users/azpm/Documentsx/_blank" w:history="1">
              <w:r>
                <w:rPr>
                  <w:rFonts w:eastAsiaTheme="majorHAnsi"/>
                  <w:color w:val="3B82F6"/>
                  <w:szCs w:val="24"/>
                  <w:shd w:val="clear" w:color="auto" w:fill="FFFFFF"/>
                  <w:lang w:bidi="ar"/>
                </w:rPr>
                <w:t>http://www.stats.gov.cn/sj/ndsj/</w:t>
              </w:r>
            </w:hyperlink>
          </w:p>
          <w:p w14:paraId="627FF7ED" w14:textId="77777777" w:rsidR="001D7D27" w:rsidRDefault="00000000">
            <w:pPr>
              <w:spacing w:line="360" w:lineRule="auto"/>
              <w:rPr>
                <w:rFonts w:eastAsiaTheme="majorHAnsi"/>
                <w:lang w:bidi="ar"/>
              </w:rPr>
            </w:pPr>
            <w:r>
              <w:rPr>
                <w:rFonts w:eastAsiaTheme="majorHAnsi"/>
              </w:rPr>
              <w:t>PS</w:t>
            </w:r>
            <w:r>
              <w:rPr>
                <w:rFonts w:eastAsiaTheme="majorHAnsi"/>
              </w:rPr>
              <w:t>：地方数据还需要目标城市网站</w:t>
            </w:r>
          </w:p>
        </w:tc>
        <w:tc>
          <w:tcPr>
            <w:tcW w:w="2757" w:type="dxa"/>
          </w:tcPr>
          <w:p w14:paraId="6257296B" w14:textId="77777777" w:rsidR="001D7D27" w:rsidRDefault="00000000">
            <w:pPr>
              <w:spacing w:line="360" w:lineRule="auto"/>
              <w:rPr>
                <w:rFonts w:eastAsiaTheme="majorHAnsi"/>
              </w:rPr>
            </w:pPr>
            <w:r>
              <w:rPr>
                <w:rFonts w:eastAsiaTheme="majorHAnsi"/>
              </w:rPr>
              <w:t>区域产业分析</w:t>
            </w:r>
          </w:p>
        </w:tc>
      </w:tr>
      <w:tr w:rsidR="001D7D27" w14:paraId="051F798A" w14:textId="77777777">
        <w:tc>
          <w:tcPr>
            <w:tcW w:w="2756" w:type="dxa"/>
          </w:tcPr>
          <w:p w14:paraId="69335141" w14:textId="77777777" w:rsidR="001D7D27" w:rsidRDefault="00000000">
            <w:pPr>
              <w:spacing w:line="360" w:lineRule="auto"/>
              <w:rPr>
                <w:rFonts w:eastAsiaTheme="majorHAnsi"/>
              </w:rPr>
            </w:pPr>
            <w:r>
              <w:rPr>
                <w:rFonts w:eastAsiaTheme="majorHAnsi"/>
              </w:rPr>
              <w:t>政府工作报告</w:t>
            </w:r>
          </w:p>
        </w:tc>
        <w:tc>
          <w:tcPr>
            <w:tcW w:w="4449" w:type="dxa"/>
          </w:tcPr>
          <w:p w14:paraId="70C124E5" w14:textId="77777777" w:rsidR="001D7D27" w:rsidRDefault="001D7D27">
            <w:pPr>
              <w:spacing w:line="360" w:lineRule="auto"/>
              <w:rPr>
                <w:rFonts w:eastAsiaTheme="majorHAnsi"/>
                <w:lang w:bidi="ar"/>
              </w:rPr>
            </w:pPr>
            <w:hyperlink r:id="rId15" w:tgtFrame="/Users/azpm/Documentsx/_blank" w:history="1">
              <w:r>
                <w:rPr>
                  <w:rFonts w:eastAsiaTheme="majorHAnsi"/>
                  <w:color w:val="3B82F6"/>
                  <w:szCs w:val="24"/>
                  <w:shd w:val="clear" w:color="auto" w:fill="FFFFFF"/>
                  <w:lang w:bidi="ar"/>
                </w:rPr>
                <w:t>https://www.gov.cn/guowuyuan/zfgzbg.htm</w:t>
              </w:r>
            </w:hyperlink>
          </w:p>
          <w:p w14:paraId="3CB14FD1" w14:textId="77777777" w:rsidR="001D7D27" w:rsidRDefault="00000000">
            <w:pPr>
              <w:spacing w:line="360" w:lineRule="auto"/>
              <w:rPr>
                <w:rFonts w:eastAsiaTheme="majorHAnsi"/>
                <w:lang w:bidi="ar"/>
              </w:rPr>
            </w:pPr>
            <w:r>
              <w:rPr>
                <w:rFonts w:eastAsiaTheme="majorHAnsi"/>
              </w:rPr>
              <w:t>PS</w:t>
            </w:r>
            <w:r>
              <w:rPr>
                <w:rFonts w:eastAsiaTheme="majorHAnsi"/>
              </w:rPr>
              <w:t>：地方数据还需要目标城市网站</w:t>
            </w:r>
          </w:p>
        </w:tc>
        <w:tc>
          <w:tcPr>
            <w:tcW w:w="2757" w:type="dxa"/>
          </w:tcPr>
          <w:p w14:paraId="794FCAAE" w14:textId="77777777" w:rsidR="001D7D27" w:rsidRDefault="00000000">
            <w:pPr>
              <w:spacing w:line="360" w:lineRule="auto"/>
              <w:rPr>
                <w:rFonts w:eastAsiaTheme="majorHAnsi"/>
              </w:rPr>
            </w:pPr>
            <w:r>
              <w:rPr>
                <w:rFonts w:eastAsiaTheme="majorHAnsi"/>
              </w:rPr>
              <w:t>区域产业分析</w:t>
            </w:r>
          </w:p>
        </w:tc>
      </w:tr>
      <w:tr w:rsidR="001D7D27" w14:paraId="08FE6E9B" w14:textId="77777777">
        <w:tc>
          <w:tcPr>
            <w:tcW w:w="2756" w:type="dxa"/>
          </w:tcPr>
          <w:p w14:paraId="23864E38" w14:textId="77777777" w:rsidR="001D7D27" w:rsidRDefault="00000000">
            <w:pPr>
              <w:spacing w:line="360" w:lineRule="auto"/>
              <w:rPr>
                <w:rFonts w:eastAsiaTheme="majorHAnsi"/>
              </w:rPr>
            </w:pPr>
            <w:r>
              <w:rPr>
                <w:rFonts w:eastAsiaTheme="majorHAnsi"/>
              </w:rPr>
              <w:t>十四五产业相关规划</w:t>
            </w:r>
          </w:p>
        </w:tc>
        <w:tc>
          <w:tcPr>
            <w:tcW w:w="4449" w:type="dxa"/>
          </w:tcPr>
          <w:p w14:paraId="72737ED3" w14:textId="77777777" w:rsidR="001D7D27" w:rsidRDefault="001D7D27">
            <w:pPr>
              <w:spacing w:line="360" w:lineRule="auto"/>
              <w:rPr>
                <w:rFonts w:eastAsiaTheme="majorHAnsi"/>
                <w:lang w:bidi="ar"/>
              </w:rPr>
            </w:pPr>
            <w:hyperlink r:id="rId16" w:tgtFrame="/Users/azpm/Documentsx/_blank" w:history="1">
              <w:r>
                <w:rPr>
                  <w:rFonts w:eastAsiaTheme="majorHAnsi"/>
                  <w:color w:val="3B82F6"/>
                  <w:szCs w:val="24"/>
                  <w:shd w:val="clear" w:color="auto" w:fill="FFFFFF"/>
                  <w:lang w:bidi="ar"/>
                </w:rPr>
                <w:t>https://www.ndrc.gov.cn/</w:t>
              </w:r>
            </w:hyperlink>
          </w:p>
          <w:p w14:paraId="53D5659A" w14:textId="77777777" w:rsidR="001D7D27" w:rsidRDefault="00000000">
            <w:pPr>
              <w:spacing w:line="360" w:lineRule="auto"/>
              <w:rPr>
                <w:rFonts w:eastAsiaTheme="majorHAnsi"/>
                <w:lang w:bidi="ar"/>
              </w:rPr>
            </w:pPr>
            <w:r>
              <w:rPr>
                <w:rFonts w:eastAsiaTheme="majorHAnsi"/>
              </w:rPr>
              <w:t>PS</w:t>
            </w:r>
            <w:r>
              <w:rPr>
                <w:rFonts w:eastAsiaTheme="majorHAnsi"/>
              </w:rPr>
              <w:t>：地方数据还需要目标城市网站</w:t>
            </w:r>
          </w:p>
        </w:tc>
        <w:tc>
          <w:tcPr>
            <w:tcW w:w="2757" w:type="dxa"/>
          </w:tcPr>
          <w:p w14:paraId="3CA7B603" w14:textId="77777777" w:rsidR="001D7D27" w:rsidRDefault="00000000">
            <w:pPr>
              <w:spacing w:line="360" w:lineRule="auto"/>
              <w:rPr>
                <w:rFonts w:eastAsiaTheme="majorHAnsi"/>
              </w:rPr>
            </w:pPr>
            <w:r>
              <w:rPr>
                <w:rFonts w:eastAsiaTheme="majorHAnsi"/>
              </w:rPr>
              <w:t>区域产业分析</w:t>
            </w:r>
          </w:p>
        </w:tc>
      </w:tr>
      <w:tr w:rsidR="001D7D27" w14:paraId="7EC289C1" w14:textId="77777777">
        <w:tc>
          <w:tcPr>
            <w:tcW w:w="2756" w:type="dxa"/>
          </w:tcPr>
          <w:p w14:paraId="23E5D7CC" w14:textId="77777777" w:rsidR="001D7D27" w:rsidRDefault="00000000">
            <w:pPr>
              <w:spacing w:line="360" w:lineRule="auto"/>
              <w:rPr>
                <w:rFonts w:eastAsiaTheme="majorHAnsi"/>
              </w:rPr>
            </w:pPr>
            <w:r>
              <w:rPr>
                <w:rFonts w:eastAsiaTheme="majorHAnsi"/>
              </w:rPr>
              <w:t>国信网</w:t>
            </w:r>
          </w:p>
        </w:tc>
        <w:tc>
          <w:tcPr>
            <w:tcW w:w="4449" w:type="dxa"/>
          </w:tcPr>
          <w:p w14:paraId="43947C62" w14:textId="77777777" w:rsidR="001D7D27" w:rsidRDefault="001D7D27">
            <w:pPr>
              <w:spacing w:line="360" w:lineRule="auto"/>
              <w:rPr>
                <w:rFonts w:eastAsiaTheme="majorHAnsi"/>
              </w:rPr>
            </w:pPr>
            <w:hyperlink r:id="rId17" w:history="1">
              <w:r>
                <w:rPr>
                  <w:rStyle w:val="af1"/>
                  <w:rFonts w:eastAsiaTheme="majorHAnsi"/>
                </w:rPr>
                <w:t>http://datasec.sic.gov.cn/sic/index_pc.html</w:t>
              </w:r>
            </w:hyperlink>
          </w:p>
          <w:p w14:paraId="32749C2F" w14:textId="77777777" w:rsidR="001D7D27" w:rsidRDefault="00000000">
            <w:pPr>
              <w:spacing w:line="360" w:lineRule="auto"/>
              <w:rPr>
                <w:rFonts w:eastAsiaTheme="majorHAnsi"/>
              </w:rPr>
            </w:pPr>
            <w:r>
              <w:rPr>
                <w:rFonts w:eastAsiaTheme="majorHAnsi"/>
              </w:rPr>
              <w:t>PS</w:t>
            </w:r>
            <w:r>
              <w:rPr>
                <w:rFonts w:eastAsiaTheme="majorHAnsi"/>
              </w:rPr>
              <w:t>：地方数据还需要目标城市网站</w:t>
            </w:r>
          </w:p>
        </w:tc>
        <w:tc>
          <w:tcPr>
            <w:tcW w:w="2757" w:type="dxa"/>
          </w:tcPr>
          <w:p w14:paraId="3E989615" w14:textId="77777777" w:rsidR="001D7D27" w:rsidRDefault="00000000">
            <w:pPr>
              <w:spacing w:line="360" w:lineRule="auto"/>
              <w:rPr>
                <w:rFonts w:eastAsiaTheme="majorHAnsi"/>
              </w:rPr>
            </w:pPr>
            <w:r>
              <w:rPr>
                <w:rFonts w:eastAsiaTheme="majorHAnsi"/>
              </w:rPr>
              <w:t>土地出让情况</w:t>
            </w:r>
          </w:p>
        </w:tc>
      </w:tr>
      <w:tr w:rsidR="001D7D27" w14:paraId="242ED1F7" w14:textId="77777777">
        <w:tc>
          <w:tcPr>
            <w:tcW w:w="2756" w:type="dxa"/>
          </w:tcPr>
          <w:p w14:paraId="082BA10F" w14:textId="77777777" w:rsidR="001D7D27" w:rsidRDefault="00000000">
            <w:pPr>
              <w:spacing w:line="360" w:lineRule="auto"/>
              <w:rPr>
                <w:rFonts w:eastAsiaTheme="majorHAnsi"/>
              </w:rPr>
            </w:pPr>
            <w:r>
              <w:rPr>
                <w:rFonts w:eastAsiaTheme="majorHAnsi"/>
              </w:rPr>
              <w:t>万德</w:t>
            </w:r>
          </w:p>
        </w:tc>
        <w:tc>
          <w:tcPr>
            <w:tcW w:w="4449" w:type="dxa"/>
          </w:tcPr>
          <w:p w14:paraId="0CCE7E51" w14:textId="77777777" w:rsidR="001D7D27" w:rsidRDefault="001D7D27">
            <w:pPr>
              <w:spacing w:line="360" w:lineRule="auto"/>
              <w:rPr>
                <w:rFonts w:eastAsiaTheme="majorHAnsi"/>
              </w:rPr>
            </w:pPr>
            <w:hyperlink r:id="rId18" w:tgtFrame="/Users/azpm/Documentsx/_blank" w:history="1">
              <w:r>
                <w:rPr>
                  <w:rFonts w:eastAsiaTheme="majorHAnsi"/>
                  <w:color w:val="3B82F6"/>
                  <w:szCs w:val="24"/>
                  <w:shd w:val="clear" w:color="auto" w:fill="FFFFFF"/>
                </w:rPr>
                <w:t>https://www.wind.com.cn/</w:t>
              </w:r>
            </w:hyperlink>
          </w:p>
        </w:tc>
        <w:tc>
          <w:tcPr>
            <w:tcW w:w="2757" w:type="dxa"/>
          </w:tcPr>
          <w:p w14:paraId="68D08FF0" w14:textId="77777777" w:rsidR="001D7D27" w:rsidRDefault="00000000">
            <w:pPr>
              <w:spacing w:line="360" w:lineRule="auto"/>
              <w:rPr>
                <w:rFonts w:eastAsiaTheme="majorHAnsi"/>
              </w:rPr>
            </w:pPr>
            <w:r>
              <w:rPr>
                <w:rFonts w:eastAsiaTheme="majorHAnsi"/>
              </w:rPr>
              <w:t>土地出让情况</w:t>
            </w:r>
          </w:p>
        </w:tc>
      </w:tr>
      <w:tr w:rsidR="001D7D27" w14:paraId="52AB3015" w14:textId="77777777">
        <w:tc>
          <w:tcPr>
            <w:tcW w:w="2756" w:type="dxa"/>
          </w:tcPr>
          <w:p w14:paraId="3339BA29" w14:textId="77777777" w:rsidR="001D7D27" w:rsidRDefault="00000000">
            <w:pPr>
              <w:spacing w:line="360" w:lineRule="auto"/>
              <w:rPr>
                <w:rFonts w:eastAsiaTheme="majorHAnsi"/>
              </w:rPr>
            </w:pPr>
            <w:r>
              <w:rPr>
                <w:rFonts w:eastAsiaTheme="majorHAnsi"/>
              </w:rPr>
              <w:t>前瞻研究院</w:t>
            </w:r>
          </w:p>
        </w:tc>
        <w:tc>
          <w:tcPr>
            <w:tcW w:w="4449" w:type="dxa"/>
          </w:tcPr>
          <w:p w14:paraId="48A79108" w14:textId="77777777" w:rsidR="001D7D27" w:rsidRDefault="001D7D27">
            <w:pPr>
              <w:spacing w:line="360" w:lineRule="auto"/>
              <w:rPr>
                <w:rFonts w:eastAsiaTheme="majorHAnsi"/>
              </w:rPr>
            </w:pPr>
            <w:hyperlink r:id="rId19" w:history="1">
              <w:r>
                <w:rPr>
                  <w:rStyle w:val="af1"/>
                  <w:rFonts w:eastAsiaTheme="majorHAnsi"/>
                </w:rPr>
                <w:t>https://bg.qianzhan.com/</w:t>
              </w:r>
            </w:hyperlink>
          </w:p>
          <w:p w14:paraId="5F73CD73" w14:textId="77777777" w:rsidR="001D7D27" w:rsidRDefault="00000000">
            <w:pPr>
              <w:spacing w:line="360" w:lineRule="auto"/>
              <w:rPr>
                <w:rFonts w:eastAsiaTheme="majorHAnsi"/>
              </w:rPr>
            </w:pPr>
            <w:r>
              <w:rPr>
                <w:rFonts w:eastAsiaTheme="majorHAnsi"/>
              </w:rPr>
              <w:t>PS</w:t>
            </w:r>
            <w:r>
              <w:rPr>
                <w:rFonts w:eastAsiaTheme="majorHAnsi"/>
              </w:rPr>
              <w:t>：地方数据还需要目标城市网站</w:t>
            </w:r>
          </w:p>
        </w:tc>
        <w:tc>
          <w:tcPr>
            <w:tcW w:w="2757" w:type="dxa"/>
          </w:tcPr>
          <w:p w14:paraId="789DA40B" w14:textId="77777777" w:rsidR="001D7D27" w:rsidRDefault="00000000">
            <w:pPr>
              <w:spacing w:line="360" w:lineRule="auto"/>
              <w:rPr>
                <w:rFonts w:eastAsiaTheme="majorHAnsi"/>
              </w:rPr>
            </w:pPr>
            <w:r>
              <w:rPr>
                <w:rFonts w:eastAsiaTheme="majorHAnsi"/>
              </w:rPr>
              <w:t>招商客群分析</w:t>
            </w:r>
          </w:p>
        </w:tc>
      </w:tr>
    </w:tbl>
    <w:p w14:paraId="0C6079A9" w14:textId="77777777" w:rsidR="001D7D27" w:rsidRDefault="001D7D27">
      <w:pPr>
        <w:spacing w:line="360" w:lineRule="auto"/>
        <w:rPr>
          <w:rFonts w:eastAsiaTheme="majorHAnsi"/>
        </w:rPr>
      </w:pPr>
    </w:p>
    <w:p w14:paraId="6C280EAD" w14:textId="77777777" w:rsidR="001D7D27" w:rsidRDefault="001D7D27">
      <w:pPr>
        <w:pStyle w:val="ad"/>
        <w:spacing w:before="0" w:beforeAutospacing="0" w:after="0" w:afterAutospacing="0" w:line="360" w:lineRule="auto"/>
        <w:rPr>
          <w:rFonts w:eastAsia="宋体"/>
          <w:color w:val="000000"/>
          <w:szCs w:val="24"/>
        </w:rPr>
      </w:pPr>
    </w:p>
    <w:p w14:paraId="57C7EB39" w14:textId="77777777" w:rsidR="001D7D27" w:rsidRDefault="00000000">
      <w:pPr>
        <w:pStyle w:val="ad"/>
        <w:spacing w:before="0" w:beforeAutospacing="0" w:after="0" w:afterAutospacing="0" w:line="360" w:lineRule="auto"/>
        <w:rPr>
          <w:rFonts w:eastAsia="宋体"/>
          <w:color w:val="000000"/>
          <w:szCs w:val="24"/>
        </w:rPr>
      </w:pPr>
      <w:r>
        <w:rPr>
          <w:rFonts w:eastAsia="宋体"/>
          <w:color w:val="000000"/>
          <w:szCs w:val="24"/>
        </w:rPr>
        <w:t>时间：</w:t>
      </w:r>
      <w:r>
        <w:rPr>
          <w:rFonts w:eastAsia="宋体"/>
          <w:color w:val="000000"/>
          <w:szCs w:val="24"/>
        </w:rPr>
        <w:t>    </w:t>
      </w:r>
      <w:r>
        <w:rPr>
          <w:rFonts w:eastAsia="宋体"/>
          <w:color w:val="000000"/>
          <w:szCs w:val="24"/>
        </w:rPr>
        <w:t>年</w:t>
      </w:r>
      <w:r>
        <w:rPr>
          <w:rFonts w:eastAsia="宋体"/>
          <w:color w:val="000000"/>
          <w:szCs w:val="24"/>
        </w:rPr>
        <w:t>    </w:t>
      </w:r>
      <w:r>
        <w:rPr>
          <w:rFonts w:eastAsia="宋体"/>
          <w:color w:val="000000"/>
          <w:szCs w:val="24"/>
        </w:rPr>
        <w:t>月</w:t>
      </w:r>
      <w:r>
        <w:rPr>
          <w:rFonts w:eastAsia="宋体"/>
          <w:color w:val="000000"/>
          <w:szCs w:val="24"/>
        </w:rPr>
        <w:t>    </w:t>
      </w:r>
      <w:r>
        <w:rPr>
          <w:rFonts w:eastAsia="宋体"/>
          <w:color w:val="000000"/>
          <w:szCs w:val="24"/>
        </w:rPr>
        <w:t>日</w:t>
      </w:r>
    </w:p>
    <w:p w14:paraId="2B97C499" w14:textId="77777777" w:rsidR="001D7D27" w:rsidRDefault="00000000">
      <w:pPr>
        <w:pStyle w:val="ad"/>
        <w:spacing w:before="0" w:beforeAutospacing="0" w:after="0" w:afterAutospacing="0" w:line="360" w:lineRule="auto"/>
        <w:rPr>
          <w:rFonts w:eastAsia="宋体"/>
          <w:color w:val="000000"/>
          <w:szCs w:val="24"/>
        </w:rPr>
      </w:pPr>
      <w:r>
        <w:rPr>
          <w:rFonts w:eastAsia="宋体"/>
          <w:b/>
          <w:color w:val="000000"/>
          <w:szCs w:val="24"/>
        </w:rPr>
        <w:t>委托方（签名或盖章）：</w:t>
      </w:r>
    </w:p>
    <w:p w14:paraId="785DE1B8" w14:textId="77777777" w:rsidR="001D7D27" w:rsidRDefault="00000000">
      <w:pPr>
        <w:pStyle w:val="ad"/>
        <w:spacing w:before="0" w:beforeAutospacing="0" w:after="0" w:afterAutospacing="0" w:line="360" w:lineRule="auto"/>
        <w:rPr>
          <w:rFonts w:eastAsia="宋体"/>
          <w:color w:val="000000"/>
          <w:szCs w:val="24"/>
        </w:rPr>
      </w:pPr>
      <w:r>
        <w:rPr>
          <w:rFonts w:eastAsia="宋体"/>
          <w:b/>
          <w:color w:val="000000"/>
          <w:szCs w:val="24"/>
        </w:rPr>
        <w:t>开发方（盖名或盖章）：</w:t>
      </w:r>
    </w:p>
    <w:sectPr w:rsidR="001D7D27">
      <w:headerReference w:type="default" r:id="rId20"/>
      <w:footerReference w:type="default" r:id="rId21"/>
      <w:pgSz w:w="11895" w:h="16845"/>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Chen Huang" w:date="2025-09-04T13:44:00Z" w:initials="CH">
    <w:p w14:paraId="368D8BD9" w14:textId="77777777" w:rsidR="003A7FA3" w:rsidRDefault="003A7FA3" w:rsidP="003A7FA3">
      <w:pPr>
        <w:pStyle w:val="a3"/>
      </w:pPr>
      <w:r>
        <w:rPr>
          <w:rStyle w:val="af2"/>
        </w:rPr>
        <w:annotationRef/>
      </w:r>
      <w:r>
        <w:rPr>
          <w:rFonts w:hint="eastAsia"/>
        </w:rPr>
        <w:t>这一条，学校老师是说：如果附件确认书已经详细约定，建议删掉这条。如果不能删掉，合同签订后甲方支付了首笔款之后，后面确认书有变更的话，学校这边不好退款</w:t>
      </w:r>
    </w:p>
  </w:comment>
  <w:comment w:id="53" w:author="Chen Huang" w:date="2025-09-04T13:29:00Z" w:initials="CH">
    <w:p w14:paraId="684F769A" w14:textId="5DAE35D3" w:rsidR="00FC5B82" w:rsidRDefault="00FC5B82" w:rsidP="00FC5B82">
      <w:pPr>
        <w:pStyle w:val="a3"/>
      </w:pPr>
      <w:r>
        <w:rPr>
          <w:rStyle w:val="af2"/>
        </w:rPr>
        <w:annotationRef/>
      </w:r>
      <w:r>
        <w:rPr>
          <w:rFonts w:hint="eastAsia"/>
        </w:rPr>
        <w:t>学校老师的意思是，这个项目如果不涉及雷老师的背景知识产权，就不用约束；如果涉及的话，需要补充一个背景知识产权相关的协议。。然后问了下雷老师，这个项目确实不涉及他的背景知识产权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D8BD9" w15:done="0"/>
  <w15:commentEx w15:paraId="684F76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A472D" w16cex:dateUtc="2025-09-04T05:44:00Z"/>
  <w16cex:commentExtensible w16cex:durableId="03A9051B" w16cex:dateUtc="2025-09-04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D8BD9" w16cid:durableId="580A472D"/>
  <w16cid:commentId w16cid:paraId="684F769A" w16cid:durableId="03A905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7A2D" w14:textId="77777777" w:rsidR="00B61D0B" w:rsidRDefault="00B61D0B">
      <w:r>
        <w:separator/>
      </w:r>
    </w:p>
  </w:endnote>
  <w:endnote w:type="continuationSeparator" w:id="0">
    <w:p w14:paraId="0BDE9103" w14:textId="77777777" w:rsidR="00B61D0B" w:rsidRDefault="00B6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Simfang">
    <w:altName w:val="Times New Roman"/>
    <w:charset w:val="00"/>
    <w:family w:val="roman"/>
    <w:pitch w:val="default"/>
  </w:font>
  <w:font w:name="Msyh">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723F" w14:textId="77777777" w:rsidR="001D7D27" w:rsidRDefault="00000000">
    <w:pPr>
      <w:jc w:val="center"/>
    </w:pPr>
    <w:r>
      <w:t>第</w:t>
    </w:r>
    <w:r>
      <w:fldChar w:fldCharType="begin"/>
    </w:r>
    <w:r>
      <w:instrText>PAGE</w:instrText>
    </w:r>
    <w:r>
      <w:fldChar w:fldCharType="separate"/>
    </w:r>
    <w:r>
      <w:t>1</w:t>
    </w:r>
    <w:r>
      <w:fldChar w:fldCharType="end"/>
    </w:r>
    <w:r>
      <w:t>页</w:t>
    </w:r>
    <w:r>
      <w:t xml:space="preserve"> / </w:t>
    </w:r>
    <w:r>
      <w:t>共</w:t>
    </w:r>
    <w:r>
      <w:fldChar w:fldCharType="begin"/>
    </w:r>
    <w:r>
      <w:instrText>NUMPAGES</w:instrText>
    </w:r>
    <w:r>
      <w:fldChar w:fldCharType="separate"/>
    </w:r>
    <w:r>
      <w:t>24</w:t>
    </w:r>
    <w:r>
      <w:fldChar w:fldCharType="end"/>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0699" w14:textId="77777777" w:rsidR="00B61D0B" w:rsidRDefault="00B61D0B">
      <w:r>
        <w:separator/>
      </w:r>
    </w:p>
  </w:footnote>
  <w:footnote w:type="continuationSeparator" w:id="0">
    <w:p w14:paraId="5A1AF57D" w14:textId="77777777" w:rsidR="00B61D0B" w:rsidRDefault="00B6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243A" w14:textId="77777777" w:rsidR="001D7D27" w:rsidRDefault="00000000">
    <w:pPr>
      <w:pStyle w:val="ac"/>
    </w:pPr>
    <w:r>
      <w:rPr>
        <w:rFonts w:hint="eastAsia"/>
        <w:noProof/>
      </w:rPr>
      <w:drawing>
        <wp:inline distT="0" distB="0" distL="0" distR="0" wp14:anchorId="36D27D37" wp14:editId="441A7F19">
          <wp:extent cx="764540" cy="285750"/>
          <wp:effectExtent l="0" t="0" r="0" b="0"/>
          <wp:docPr id="1784802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2346"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1670" cy="292264"/>
                  </a:xfrm>
                  <a:prstGeom prst="rect">
                    <a:avLst/>
                  </a:prstGeom>
                </pic:spPr>
              </pic:pic>
            </a:graphicData>
          </a:graphic>
        </wp:inline>
      </w:drawing>
    </w:r>
  </w:p>
  <w:p w14:paraId="5761C90E" w14:textId="77777777" w:rsidR="001D7D27" w:rsidRDefault="001D7D27">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AF48B8"/>
    <w:multiLevelType w:val="singleLevel"/>
    <w:tmpl w:val="95AF48B8"/>
    <w:lvl w:ilvl="0">
      <w:start w:val="1"/>
      <w:numFmt w:val="bullet"/>
      <w:lvlText w:val=""/>
      <w:lvlJc w:val="left"/>
      <w:pPr>
        <w:ind w:left="420" w:hanging="420"/>
      </w:pPr>
      <w:rPr>
        <w:rFonts w:ascii="Wingdings" w:hAnsi="Wingdings" w:hint="default"/>
      </w:rPr>
    </w:lvl>
  </w:abstractNum>
  <w:abstractNum w:abstractNumId="1" w15:restartNumberingAfterBreak="0">
    <w:nsid w:val="0053208E"/>
    <w:multiLevelType w:val="multilevel"/>
    <w:tmpl w:val="0053208E"/>
    <w:lvl w:ilvl="0">
      <w:start w:val="1"/>
      <w:numFmt w:val="decimalHalfWidth"/>
      <w:lvlText w:val="%1."/>
      <w:lvlJc w:val="left"/>
      <w:pPr>
        <w:ind w:left="0"/>
      </w:pPr>
    </w:lvl>
    <w:lvl w:ilvl="1">
      <w:start w:val="1"/>
      <w:numFmt w:val="decimalHalfWidth"/>
      <w:lvlText w:val="%1.%2."/>
      <w:lvlJc w:val="left"/>
      <w:pPr>
        <w:ind w:left="0"/>
      </w:pPr>
    </w:lvl>
    <w:lvl w:ilvl="2">
      <w:start w:val="1"/>
      <w:numFmt w:val="decimalHalfWidth"/>
      <w:lvlText w:val="%1.%2.%3."/>
      <w:lvlJc w:val="left"/>
      <w:pPr>
        <w:ind w:left="0"/>
      </w:pPr>
    </w:lvl>
    <w:lvl w:ilvl="3">
      <w:start w:val="1"/>
      <w:numFmt w:val="decimalHalfWidth"/>
      <w:lvlText w:val="%1.%2.%3.%4."/>
      <w:lvlJc w:val="left"/>
      <w:pPr>
        <w:ind w:left="0"/>
      </w:pPr>
    </w:lvl>
    <w:lvl w:ilvl="4">
      <w:start w:val="1"/>
      <w:numFmt w:val="decimalHalfWidth"/>
      <w:lvlText w:val="%1.%2.%3.%4.%5."/>
      <w:lvlJc w:val="left"/>
      <w:pPr>
        <w:ind w:left="0"/>
      </w:pPr>
    </w:lvl>
    <w:lvl w:ilvl="5">
      <w:start w:val="1"/>
      <w:numFmt w:val="decimalHalfWidth"/>
      <w:lvlText w:val="%1.%2.%3.%4.%5.%6."/>
      <w:lvlJc w:val="left"/>
      <w:pPr>
        <w:ind w:left="0"/>
      </w:pPr>
    </w:lvl>
    <w:lvl w:ilvl="6">
      <w:start w:val="1"/>
      <w:numFmt w:val="decimalHalfWidth"/>
      <w:lvlText w:val="%1.%2.%3.%4.%5.%6.%7."/>
      <w:lvlJc w:val="left"/>
      <w:pPr>
        <w:ind w:left="0"/>
      </w:pPr>
    </w:lvl>
    <w:lvl w:ilvl="7">
      <w:start w:val="1"/>
      <w:numFmt w:val="decimalHalfWidth"/>
      <w:lvlText w:val="%1.%2.%3.%4.%5.%6.%7.%8."/>
      <w:lvlJc w:val="left"/>
      <w:pPr>
        <w:ind w:left="0"/>
      </w:pPr>
    </w:lvl>
    <w:lvl w:ilvl="8">
      <w:start w:val="1"/>
      <w:numFmt w:val="decimalHalfWidth"/>
      <w:lvlText w:val="%1.%2.%3.%4.%5.%6.%7.%8.%9."/>
      <w:lvlJc w:val="left"/>
      <w:pPr>
        <w:ind w:left="0"/>
      </w:pPr>
    </w:lvl>
  </w:abstractNum>
  <w:abstractNum w:abstractNumId="2" w15:restartNumberingAfterBreak="0">
    <w:nsid w:val="07416C89"/>
    <w:multiLevelType w:val="multilevel"/>
    <w:tmpl w:val="07416C8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20D3269"/>
    <w:multiLevelType w:val="multilevel"/>
    <w:tmpl w:val="120D326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9D82929"/>
    <w:multiLevelType w:val="multilevel"/>
    <w:tmpl w:val="19D829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2B1F905B"/>
    <w:multiLevelType w:val="multilevel"/>
    <w:tmpl w:val="2B1F905B"/>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2CAE415B"/>
    <w:multiLevelType w:val="multilevel"/>
    <w:tmpl w:val="2CAE4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312B0A67"/>
    <w:multiLevelType w:val="multilevel"/>
    <w:tmpl w:val="312B0A6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37905221"/>
    <w:multiLevelType w:val="multilevel"/>
    <w:tmpl w:val="3790522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FBDC034"/>
    <w:multiLevelType w:val="singleLevel"/>
    <w:tmpl w:val="3FBDC034"/>
    <w:lvl w:ilvl="0">
      <w:start w:val="3"/>
      <w:numFmt w:val="decimal"/>
      <w:suff w:val="nothing"/>
      <w:lvlText w:val="%1、"/>
      <w:lvlJc w:val="left"/>
    </w:lvl>
  </w:abstractNum>
  <w:abstractNum w:abstractNumId="10" w15:restartNumberingAfterBreak="0">
    <w:nsid w:val="4FDBD7FA"/>
    <w:multiLevelType w:val="multilevel"/>
    <w:tmpl w:val="4FDBD7F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51463609"/>
    <w:multiLevelType w:val="multilevel"/>
    <w:tmpl w:val="5146360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5A680456"/>
    <w:multiLevelType w:val="multilevel"/>
    <w:tmpl w:val="5A6804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AF874FE"/>
    <w:multiLevelType w:val="multilevel"/>
    <w:tmpl w:val="6AF874F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46539746">
    <w:abstractNumId w:val="1"/>
  </w:num>
  <w:num w:numId="2" w16cid:durableId="1303268295">
    <w:abstractNumId w:val="3"/>
  </w:num>
  <w:num w:numId="3" w16cid:durableId="1248271108">
    <w:abstractNumId w:val="13"/>
  </w:num>
  <w:num w:numId="4" w16cid:durableId="1765296764">
    <w:abstractNumId w:val="2"/>
  </w:num>
  <w:num w:numId="5" w16cid:durableId="1459379436">
    <w:abstractNumId w:val="4"/>
  </w:num>
  <w:num w:numId="6" w16cid:durableId="1554729622">
    <w:abstractNumId w:val="7"/>
  </w:num>
  <w:num w:numId="7" w16cid:durableId="1658654979">
    <w:abstractNumId w:val="11"/>
  </w:num>
  <w:num w:numId="8" w16cid:durableId="1702051145">
    <w:abstractNumId w:val="12"/>
  </w:num>
  <w:num w:numId="9" w16cid:durableId="1690445073">
    <w:abstractNumId w:val="6"/>
  </w:num>
  <w:num w:numId="10" w16cid:durableId="696272822">
    <w:abstractNumId w:val="8"/>
  </w:num>
  <w:num w:numId="11" w16cid:durableId="170336241">
    <w:abstractNumId w:val="0"/>
  </w:num>
  <w:num w:numId="12" w16cid:durableId="1815029689">
    <w:abstractNumId w:val="5"/>
  </w:num>
  <w:num w:numId="13" w16cid:durableId="125245003">
    <w:abstractNumId w:val="9"/>
  </w:num>
  <w:num w:numId="14" w16cid:durableId="125011513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Huang">
    <w15:presenceInfo w15:providerId="Windows Live" w15:userId="d37e8b6bca3c8a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424"/>
    <w:rsid w:val="000031C7"/>
    <w:rsid w:val="00005DD6"/>
    <w:rsid w:val="0003254A"/>
    <w:rsid w:val="00081593"/>
    <w:rsid w:val="000939C1"/>
    <w:rsid w:val="000B4755"/>
    <w:rsid w:val="000D278F"/>
    <w:rsid w:val="00100012"/>
    <w:rsid w:val="00171137"/>
    <w:rsid w:val="0018643A"/>
    <w:rsid w:val="001B035B"/>
    <w:rsid w:val="001B390C"/>
    <w:rsid w:val="001B5DCC"/>
    <w:rsid w:val="001D6389"/>
    <w:rsid w:val="001D7D27"/>
    <w:rsid w:val="001E2786"/>
    <w:rsid w:val="001E32EB"/>
    <w:rsid w:val="00247424"/>
    <w:rsid w:val="00270EE8"/>
    <w:rsid w:val="002773F6"/>
    <w:rsid w:val="00283B57"/>
    <w:rsid w:val="00285B14"/>
    <w:rsid w:val="00293EB4"/>
    <w:rsid w:val="002A0B07"/>
    <w:rsid w:val="002A23DB"/>
    <w:rsid w:val="002B3386"/>
    <w:rsid w:val="002D41AB"/>
    <w:rsid w:val="003035BE"/>
    <w:rsid w:val="00336792"/>
    <w:rsid w:val="0035387B"/>
    <w:rsid w:val="00356510"/>
    <w:rsid w:val="00385217"/>
    <w:rsid w:val="00391C74"/>
    <w:rsid w:val="003A7FA3"/>
    <w:rsid w:val="0040306F"/>
    <w:rsid w:val="00462EC2"/>
    <w:rsid w:val="00483908"/>
    <w:rsid w:val="004A146A"/>
    <w:rsid w:val="004B77BB"/>
    <w:rsid w:val="004B7F5B"/>
    <w:rsid w:val="004D3DA6"/>
    <w:rsid w:val="0051053F"/>
    <w:rsid w:val="00585973"/>
    <w:rsid w:val="005A2DDB"/>
    <w:rsid w:val="005E50C3"/>
    <w:rsid w:val="005F622A"/>
    <w:rsid w:val="00637A8D"/>
    <w:rsid w:val="00642CDF"/>
    <w:rsid w:val="0064796F"/>
    <w:rsid w:val="00651401"/>
    <w:rsid w:val="00685D29"/>
    <w:rsid w:val="006B77D6"/>
    <w:rsid w:val="006F7D69"/>
    <w:rsid w:val="00751E5A"/>
    <w:rsid w:val="00771D25"/>
    <w:rsid w:val="007958DC"/>
    <w:rsid w:val="007C5DC9"/>
    <w:rsid w:val="00801FB1"/>
    <w:rsid w:val="00805401"/>
    <w:rsid w:val="008339AA"/>
    <w:rsid w:val="00843F31"/>
    <w:rsid w:val="008A4196"/>
    <w:rsid w:val="008C3303"/>
    <w:rsid w:val="008C51CD"/>
    <w:rsid w:val="008E41FC"/>
    <w:rsid w:val="008F5022"/>
    <w:rsid w:val="008F72CA"/>
    <w:rsid w:val="009144B8"/>
    <w:rsid w:val="00914F1C"/>
    <w:rsid w:val="00925D7B"/>
    <w:rsid w:val="00961428"/>
    <w:rsid w:val="009A0563"/>
    <w:rsid w:val="009A509F"/>
    <w:rsid w:val="009B5EFD"/>
    <w:rsid w:val="009E6DF1"/>
    <w:rsid w:val="00A26483"/>
    <w:rsid w:val="00A37694"/>
    <w:rsid w:val="00A42071"/>
    <w:rsid w:val="00A7366E"/>
    <w:rsid w:val="00A857F4"/>
    <w:rsid w:val="00AC7733"/>
    <w:rsid w:val="00AD12DA"/>
    <w:rsid w:val="00B315B5"/>
    <w:rsid w:val="00B60454"/>
    <w:rsid w:val="00B61724"/>
    <w:rsid w:val="00B61D0B"/>
    <w:rsid w:val="00B678BC"/>
    <w:rsid w:val="00B84D3E"/>
    <w:rsid w:val="00B85170"/>
    <w:rsid w:val="00BB147C"/>
    <w:rsid w:val="00BD0E4B"/>
    <w:rsid w:val="00BD4D06"/>
    <w:rsid w:val="00C04D81"/>
    <w:rsid w:val="00C077C2"/>
    <w:rsid w:val="00CD2AD8"/>
    <w:rsid w:val="00CE48EF"/>
    <w:rsid w:val="00CE698D"/>
    <w:rsid w:val="00CE6F3A"/>
    <w:rsid w:val="00D3695D"/>
    <w:rsid w:val="00D75B01"/>
    <w:rsid w:val="00DA71E4"/>
    <w:rsid w:val="00DC33B3"/>
    <w:rsid w:val="00DC36D0"/>
    <w:rsid w:val="00DD78C4"/>
    <w:rsid w:val="00DF0636"/>
    <w:rsid w:val="00E26D00"/>
    <w:rsid w:val="00E45700"/>
    <w:rsid w:val="00E93D73"/>
    <w:rsid w:val="00EB72DD"/>
    <w:rsid w:val="00EC149F"/>
    <w:rsid w:val="00EE2F29"/>
    <w:rsid w:val="00EE35EC"/>
    <w:rsid w:val="00F168D1"/>
    <w:rsid w:val="00F206D0"/>
    <w:rsid w:val="00F77325"/>
    <w:rsid w:val="00FC5B82"/>
    <w:rsid w:val="00FD5D8E"/>
    <w:rsid w:val="00FD70CC"/>
    <w:rsid w:val="02FA7D70"/>
    <w:rsid w:val="05821D18"/>
    <w:rsid w:val="091D7DC3"/>
    <w:rsid w:val="1644044E"/>
    <w:rsid w:val="176E3D14"/>
    <w:rsid w:val="1FFD0A25"/>
    <w:rsid w:val="21861D2E"/>
    <w:rsid w:val="22BE0A7B"/>
    <w:rsid w:val="32456B21"/>
    <w:rsid w:val="34BC7AC9"/>
    <w:rsid w:val="357B1D00"/>
    <w:rsid w:val="3BDA580B"/>
    <w:rsid w:val="43F12C0F"/>
    <w:rsid w:val="52201F5E"/>
    <w:rsid w:val="5679218A"/>
    <w:rsid w:val="5BFEE49A"/>
    <w:rsid w:val="5C5978E4"/>
    <w:rsid w:val="663D140D"/>
    <w:rsid w:val="6A161AFB"/>
    <w:rsid w:val="6BB63DFB"/>
    <w:rsid w:val="70B66200"/>
    <w:rsid w:val="730D4963"/>
    <w:rsid w:val="7FF9E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89EA7"/>
  <w15:docId w15:val="{A2008487-D63E-4614-9721-32D27A85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Date" w:qFormat="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heme="minorEastAsia"/>
      <w:sz w:val="24"/>
    </w:rPr>
  </w:style>
  <w:style w:type="paragraph" w:styleId="1">
    <w:name w:val="heading 1"/>
    <w:basedOn w:val="a"/>
    <w:next w:val="a"/>
    <w:uiPriority w:val="9"/>
    <w:qFormat/>
    <w:pPr>
      <w:keepLines/>
      <w:spacing w:before="280" w:after="280"/>
      <w:jc w:val="center"/>
      <w:outlineLvl w:val="0"/>
    </w:pPr>
    <w:rPr>
      <w:b/>
      <w:color w:val="000000"/>
      <w:sz w:val="36"/>
    </w:rPr>
  </w:style>
  <w:style w:type="paragraph" w:styleId="2">
    <w:name w:val="heading 2"/>
    <w:basedOn w:val="a"/>
    <w:next w:val="a"/>
    <w:uiPriority w:val="9"/>
    <w:qFormat/>
    <w:pPr>
      <w:keepLines/>
      <w:spacing w:before="280" w:after="280"/>
      <w:jc w:val="center"/>
      <w:outlineLvl w:val="1"/>
    </w:pPr>
    <w:rPr>
      <w:b/>
      <w:color w:val="000000"/>
      <w:sz w:val="32"/>
    </w:rPr>
  </w:style>
  <w:style w:type="paragraph" w:styleId="3">
    <w:name w:val="heading 3"/>
    <w:basedOn w:val="a"/>
    <w:next w:val="a"/>
    <w:uiPriority w:val="9"/>
    <w:qFormat/>
    <w:pPr>
      <w:keepLines/>
      <w:spacing w:before="280" w:after="280"/>
      <w:outlineLvl w:val="2"/>
    </w:pPr>
    <w:rPr>
      <w:b/>
      <w:color w:val="000000"/>
      <w:sz w:val="28"/>
    </w:rPr>
  </w:style>
  <w:style w:type="paragraph" w:styleId="4">
    <w:name w:val="heading 4"/>
    <w:basedOn w:val="a"/>
    <w:next w:val="a"/>
    <w:semiHidden/>
    <w:unhideWhenUsed/>
    <w:qFormat/>
    <w:pPr>
      <w:spacing w:beforeAutospacing="1" w:afterAutospacing="1"/>
      <w:outlineLvl w:val="3"/>
    </w:pPr>
    <w:rPr>
      <w:rFonts w:ascii="宋体" w:eastAsia="宋体" w:hAnsi="宋体" w:hint="eastAsia"/>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Plain Text"/>
    <w:basedOn w:val="a"/>
    <w:uiPriority w:val="99"/>
    <w:qFormat/>
    <w:rPr>
      <w:rFonts w:eastAsia="仿宋_GB2312" w:hAnsi="Courier New"/>
      <w:sz w:val="3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link w:val="ab"/>
    <w:qFormat/>
    <w:pPr>
      <w:tabs>
        <w:tab w:val="center" w:pos="4153"/>
        <w:tab w:val="right" w:pos="8306"/>
      </w:tabs>
      <w:snapToGrid w:val="0"/>
    </w:pPr>
    <w:rPr>
      <w:sz w:val="18"/>
      <w:szCs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d">
    <w:name w:val="Normal (Web)"/>
    <w:basedOn w:val="a"/>
    <w:uiPriority w:val="99"/>
    <w:qFormat/>
    <w:pPr>
      <w:spacing w:before="100" w:beforeAutospacing="1" w:after="100" w:afterAutospacing="1"/>
    </w:pPr>
  </w:style>
  <w:style w:type="paragraph" w:styleId="ae">
    <w:name w:val="annotation subject"/>
    <w:basedOn w:val="a3"/>
    <w:next w:val="a3"/>
    <w:link w:val="af"/>
    <w:qFormat/>
    <w:rPr>
      <w:b/>
      <w:bCs/>
    </w:rPr>
  </w:style>
  <w:style w:type="table" w:styleId="af0">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qFormat/>
    <w:rPr>
      <w:color w:val="0000FF"/>
      <w:u w:val="single"/>
    </w:rPr>
  </w:style>
  <w:style w:type="character" w:styleId="af2">
    <w:name w:val="annotation reference"/>
    <w:basedOn w:val="a0"/>
    <w:qFormat/>
    <w:rPr>
      <w:sz w:val="21"/>
      <w:szCs w:val="21"/>
    </w:rPr>
  </w:style>
  <w:style w:type="table" w:customStyle="1" w:styleId="TableNormal">
    <w:name w:val="Table Normal"/>
    <w:uiPriority w:val="59"/>
    <w:qFormat/>
    <w:tblPr>
      <w:tblCellMar>
        <w:top w:w="0" w:type="dxa"/>
        <w:left w:w="108" w:type="dxa"/>
        <w:bottom w:w="0" w:type="dxa"/>
        <w:right w:w="108" w:type="dxa"/>
      </w:tblCellMar>
    </w:tblPr>
  </w:style>
  <w:style w:type="paragraph" w:customStyle="1" w:styleId="font-fangsong">
    <w:name w:val="font-fangsong *"/>
    <w:basedOn w:val="a"/>
    <w:qFormat/>
    <w:pPr>
      <w:spacing w:before="100" w:beforeAutospacing="1" w:after="100" w:afterAutospacing="1"/>
    </w:pPr>
    <w:rPr>
      <w:rFonts w:ascii="Simfang" w:hAnsi="Simfang" w:cs="Simfang"/>
    </w:rPr>
  </w:style>
  <w:style w:type="paragraph" w:customStyle="1" w:styleId="font-song">
    <w:name w:val="font-song *"/>
    <w:basedOn w:val="a"/>
    <w:qFormat/>
    <w:pPr>
      <w:spacing w:before="100" w:beforeAutospacing="1" w:after="100" w:afterAutospacing="1"/>
    </w:pPr>
    <w:rPr>
      <w:rFonts w:ascii="宋体" w:hAnsi="宋体" w:cs="宋体"/>
    </w:rPr>
  </w:style>
  <w:style w:type="paragraph" w:customStyle="1" w:styleId="font-yahei">
    <w:name w:val="font-yahei *"/>
    <w:basedOn w:val="a"/>
    <w:qFormat/>
    <w:pPr>
      <w:spacing w:before="100" w:beforeAutospacing="1" w:after="100" w:afterAutospacing="1"/>
    </w:pPr>
    <w:rPr>
      <w:rFonts w:ascii="Msyh" w:hAnsi="Msyh" w:cs="Msyh"/>
    </w:rPr>
  </w:style>
  <w:style w:type="character" w:customStyle="1" w:styleId="ql-author-15932486">
    <w:name w:val="ql-author-15932486"/>
    <w:qFormat/>
  </w:style>
  <w:style w:type="character" w:customStyle="1" w:styleId="ql-author-5664">
    <w:name w:val="ql-author-5664"/>
    <w:qFormat/>
  </w:style>
  <w:style w:type="character" w:customStyle="1" w:styleId="ab">
    <w:name w:val="页脚 字符"/>
    <w:basedOn w:val="a0"/>
    <w:link w:val="aa"/>
    <w:qFormat/>
    <w:rPr>
      <w:rFonts w:eastAsiaTheme="minorEastAsia"/>
      <w:sz w:val="18"/>
      <w:szCs w:val="18"/>
    </w:rPr>
  </w:style>
  <w:style w:type="character" w:customStyle="1" w:styleId="a7">
    <w:name w:val="日期 字符"/>
    <w:basedOn w:val="a0"/>
    <w:link w:val="a6"/>
    <w:qFormat/>
    <w:rPr>
      <w:rFonts w:eastAsiaTheme="minorEastAsia"/>
      <w:sz w:val="24"/>
    </w:rPr>
  </w:style>
  <w:style w:type="paragraph" w:customStyle="1" w:styleId="10">
    <w:name w:val="修订1"/>
    <w:hidden/>
    <w:uiPriority w:val="99"/>
    <w:semiHidden/>
    <w:qFormat/>
    <w:rPr>
      <w:rFonts w:eastAsiaTheme="minorEastAsia"/>
      <w:sz w:val="24"/>
    </w:rPr>
  </w:style>
  <w:style w:type="character" w:customStyle="1" w:styleId="a4">
    <w:name w:val="批注文字 字符"/>
    <w:basedOn w:val="a0"/>
    <w:link w:val="a3"/>
    <w:qFormat/>
    <w:rPr>
      <w:rFonts w:eastAsiaTheme="minorEastAsia"/>
      <w:sz w:val="24"/>
    </w:rPr>
  </w:style>
  <w:style w:type="character" w:customStyle="1" w:styleId="af">
    <w:name w:val="批注主题 字符"/>
    <w:basedOn w:val="a4"/>
    <w:link w:val="ae"/>
    <w:qFormat/>
    <w:rPr>
      <w:rFonts w:eastAsiaTheme="minorEastAsia"/>
      <w:b/>
      <w:bCs/>
      <w:sz w:val="24"/>
    </w:rPr>
  </w:style>
  <w:style w:type="paragraph" w:customStyle="1" w:styleId="20">
    <w:name w:val="修订2"/>
    <w:hidden/>
    <w:uiPriority w:val="99"/>
    <w:unhideWhenUsed/>
    <w:qFormat/>
    <w:rPr>
      <w:rFonts w:eastAsiaTheme="minorEastAsia"/>
      <w:sz w:val="24"/>
    </w:rPr>
  </w:style>
  <w:style w:type="paragraph" w:styleId="af3">
    <w:name w:val="List Paragraph"/>
    <w:basedOn w:val="a"/>
    <w:uiPriority w:val="99"/>
    <w:unhideWhenUsed/>
    <w:qFormat/>
    <w:pPr>
      <w:ind w:firstLineChars="200" w:firstLine="420"/>
    </w:pPr>
  </w:style>
  <w:style w:type="character" w:customStyle="1" w:styleId="a9">
    <w:name w:val="批注框文本 字符"/>
    <w:basedOn w:val="a0"/>
    <w:link w:val="a8"/>
    <w:qFormat/>
    <w:rPr>
      <w:rFonts w:eastAsiaTheme="minorEastAsia"/>
      <w:sz w:val="18"/>
      <w:szCs w:val="18"/>
    </w:rPr>
  </w:style>
  <w:style w:type="character" w:customStyle="1" w:styleId="text-only">
    <w:name w:val="text-only"/>
    <w:basedOn w:val="a0"/>
    <w:qFormat/>
  </w:style>
  <w:style w:type="paragraph" w:customStyle="1" w:styleId="30">
    <w:name w:val="修订3"/>
    <w:hidden/>
    <w:uiPriority w:val="99"/>
    <w:semiHidden/>
    <w:qFormat/>
    <w:rPr>
      <w:rFonts w:eastAsiaTheme="minorEastAsia"/>
      <w:sz w:val="24"/>
    </w:rPr>
  </w:style>
  <w:style w:type="paragraph" w:styleId="af4">
    <w:name w:val="Revision"/>
    <w:hidden/>
    <w:uiPriority w:val="99"/>
    <w:unhideWhenUsed/>
    <w:rsid w:val="00FC5B82"/>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stats.gov.cn/sj/zxfb/" TargetMode="External"/><Relationship Id="rId18" Type="http://schemas.openxmlformats.org/officeDocument/2006/relationships/hyperlink" Target="https://www.wind.com.c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cmhk.com/main/" TargetMode="External"/><Relationship Id="rId17" Type="http://schemas.openxmlformats.org/officeDocument/2006/relationships/hyperlink" Target="http://datasec.sic.gov.cn/sic/index_pc.html" TargetMode="External"/><Relationship Id="rId2" Type="http://schemas.openxmlformats.org/officeDocument/2006/relationships/numbering" Target="numbering.xml"/><Relationship Id="rId16" Type="http://schemas.openxmlformats.org/officeDocument/2006/relationships/hyperlink" Target="https://www.ndrc.gov.c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v.cn/guowuyuan/zfgzbg.htm"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bg.qianzhan.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stats.gov.cn/sj/ndsj/"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F524EC3-7390-4021-9E59-2F13B0F17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2431</Words>
  <Characters>13860</Characters>
  <Application>Microsoft Office Word</Application>
  <DocSecurity>0</DocSecurity>
  <Lines>115</Lines>
  <Paragraphs>32</Paragraphs>
  <ScaleCrop>false</ScaleCrop>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1.软件委托开发合同</dc:title>
  <dc:creator>法天使</dc:creator>
  <cp:lastModifiedBy>Chen Huang</cp:lastModifiedBy>
  <cp:revision>5</cp:revision>
  <cp:lastPrinted>2025-09-04T01:19:00Z</cp:lastPrinted>
  <dcterms:created xsi:type="dcterms:W3CDTF">2025-08-29T07:46:00Z</dcterms:created>
  <dcterms:modified xsi:type="dcterms:W3CDTF">2025-09-08T06:30:00Z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eyJoZGlkIjoiMjQyOWFhZDVjZTMzNjUzYjgxMDAzMDA4MmRlNzAwNTkiLCJ1c2VySWQiOiIyNzc4NjE3MTMifQ==</vt:lpwstr>
  </property>
  <property fmtid="{D5CDD505-2E9C-101B-9397-08002B2CF9AE}" pid="3" name="KSOProductBuildVer">
    <vt:lpwstr>2052-12.1.0.22529</vt:lpwstr>
  </property>
  <property fmtid="{D5CDD505-2E9C-101B-9397-08002B2CF9AE}" pid="4" name="ICV">
    <vt:lpwstr>46C24A0CF0F74F9486E754F76F721FC5_13</vt:lpwstr>
  </property>
</Properties>
</file>