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85ED5">
      <w:pPr>
        <w:pStyle w:val="2"/>
        <w:jc w:val="center"/>
        <w:rPr>
          <w:rFonts w:cs="微软雅黑;汉仪旗黑KW 55S"/>
          <w:color w:val="000000"/>
        </w:rPr>
      </w:pPr>
      <w:bookmarkStart w:id="1" w:name="_GoBack"/>
      <w:bookmarkEnd w:id="1"/>
    </w:p>
    <w:p w14:paraId="212AB605">
      <w:pPr>
        <w:pStyle w:val="2"/>
        <w:jc w:val="center"/>
        <w:rPr>
          <w:rFonts w:cs="微软雅黑;汉仪旗黑KW 55S"/>
          <w:color w:val="000000"/>
        </w:rPr>
      </w:pPr>
    </w:p>
    <w:p w14:paraId="7E95B0D5">
      <w:pPr>
        <w:rPr>
          <w:rFonts w:ascii="宋体;汉仪书宋二KW" w:hAnsi="宋体;汉仪书宋二KW" w:cs="宋体;汉仪书宋二KW"/>
          <w:color w:val="000000"/>
        </w:rPr>
      </w:pPr>
    </w:p>
    <w:p w14:paraId="4FADE579">
      <w:pPr>
        <w:pStyle w:val="2"/>
        <w:jc w:val="center"/>
        <w:rPr>
          <w:rFonts w:cs="微软雅黑;汉仪旗黑KW 55S"/>
          <w:color w:val="000000"/>
        </w:rPr>
      </w:pPr>
      <w:r>
        <w:rPr>
          <w:rFonts w:cs="微软雅黑;汉仪旗黑KW 55S"/>
          <w:color w:val="000000"/>
        </w:rPr>
        <w:drawing>
          <wp:inline distT="0" distB="0" distL="0" distR="0">
            <wp:extent cx="1266825" cy="120015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noChangeArrowheads="1"/>
                    </pic:cNvPicPr>
                  </pic:nvPicPr>
                  <pic:blipFill>
                    <a:blip r:embed="rId6"/>
                    <a:srcRect l="-28" t="-30" r="-28" b="-30"/>
                    <a:stretch>
                      <a:fillRect/>
                    </a:stretch>
                  </pic:blipFill>
                  <pic:spPr>
                    <a:xfrm>
                      <a:off x="0" y="0"/>
                      <a:ext cx="1266825" cy="1200150"/>
                    </a:xfrm>
                    <a:prstGeom prst="rect">
                      <a:avLst/>
                    </a:prstGeom>
                  </pic:spPr>
                </pic:pic>
              </a:graphicData>
            </a:graphic>
          </wp:inline>
        </w:drawing>
      </w:r>
    </w:p>
    <w:p w14:paraId="5D4923CE">
      <w:pPr>
        <w:pStyle w:val="2"/>
        <w:jc w:val="center"/>
        <w:rPr>
          <w:rFonts w:cs="微软雅黑;汉仪旗黑KW 55S"/>
          <w:bCs/>
          <w:color w:val="000000"/>
        </w:rPr>
      </w:pPr>
      <w:r>
        <w:rPr>
          <w:rFonts w:cs="微软雅黑;汉仪旗黑KW 55S"/>
          <w:bCs/>
          <w:color w:val="000000"/>
        </w:rPr>
        <w:t>四川省安正企业管理集团有限责任公司</w:t>
      </w:r>
    </w:p>
    <w:p w14:paraId="59EF6F4D">
      <w:pPr>
        <w:pStyle w:val="2"/>
        <w:jc w:val="center"/>
        <w:rPr>
          <w:rFonts w:cs="微软雅黑;汉仪旗黑KW 55S"/>
          <w:b w:val="0"/>
          <w:color w:val="000000"/>
        </w:rPr>
      </w:pPr>
      <w:r>
        <w:rPr>
          <w:rFonts w:cs="微软雅黑;汉仪旗黑KW 55S"/>
          <w:bCs/>
          <w:color w:val="000000"/>
        </w:rPr>
        <w:t>IT</w:t>
      </w:r>
      <w:ins w:id="0" w:author="勤思考" w:date="2025-09-29T08:49:00Z">
        <w:r>
          <w:rPr>
            <w:rFonts w:cs="微软雅黑;汉仪旗黑KW 55S"/>
            <w:bCs/>
            <w:color w:val="000000"/>
          </w:rPr>
          <w:t>资产梳理</w:t>
        </w:r>
      </w:ins>
      <w:del w:id="1" w:author="勤思考" w:date="2025-09-29T08:47:00Z">
        <w:r>
          <w:rPr>
            <w:rFonts w:cs="微软雅黑;汉仪旗黑KW 55S"/>
            <w:bCs/>
            <w:color w:val="000000"/>
          </w:rPr>
          <w:delText>审计</w:delText>
        </w:r>
      </w:del>
      <w:ins w:id="2" w:author="勤思考" w:date="2025-09-29T08:47:00Z">
        <w:r>
          <w:rPr>
            <w:rFonts w:cs="微软雅黑;汉仪旗黑KW 55S"/>
            <w:bCs/>
            <w:color w:val="000000"/>
          </w:rPr>
          <w:t>咨询</w:t>
        </w:r>
      </w:ins>
      <w:r>
        <w:rPr>
          <w:rFonts w:cs="微软雅黑;汉仪旗黑KW 55S"/>
          <w:bCs/>
          <w:color w:val="000000"/>
        </w:rPr>
        <w:t>服务项目合同</w:t>
      </w:r>
    </w:p>
    <w:p w14:paraId="518DB22A">
      <w:pPr>
        <w:spacing w:line="400" w:lineRule="exact"/>
        <w:ind w:right="416" w:firstLine="5249"/>
        <w:rPr>
          <w:rFonts w:ascii="宋体;汉仪书宋二KW" w:hAnsi="宋体;汉仪书宋二KW" w:cs="微软雅黑;汉仪旗黑KW 55S"/>
          <w:b/>
        </w:rPr>
      </w:pPr>
      <w:r>
        <w:rPr>
          <w:rFonts w:ascii="宋体;汉仪书宋二KW" w:hAnsi="宋体;汉仪书宋二KW" w:cs="微软雅黑;汉仪旗黑KW 55S"/>
          <w:b/>
        </w:rPr>
        <w:t xml:space="preserve">合同编号：  </w:t>
      </w:r>
    </w:p>
    <w:p w14:paraId="43F8E341">
      <w:pPr>
        <w:spacing w:line="400" w:lineRule="exact"/>
        <w:rPr>
          <w:rFonts w:ascii="宋体;汉仪书宋二KW" w:hAnsi="宋体;汉仪书宋二KW" w:cs="微软雅黑;汉仪旗黑KW 55S"/>
          <w:b/>
          <w:sz w:val="18"/>
        </w:rPr>
      </w:pPr>
    </w:p>
    <w:p w14:paraId="3E3300F7">
      <w:pPr>
        <w:spacing w:line="400" w:lineRule="exact"/>
        <w:rPr>
          <w:rFonts w:ascii="宋体;汉仪书宋二KW" w:hAnsi="宋体;汉仪书宋二KW" w:cs="微软雅黑;汉仪旗黑KW 55S"/>
          <w:b/>
          <w:sz w:val="24"/>
          <w:szCs w:val="24"/>
          <w:u w:val="single"/>
        </w:rPr>
      </w:pPr>
      <w:r>
        <w:rPr>
          <w:rFonts w:ascii="宋体;汉仪书宋二KW" w:hAnsi="宋体;汉仪书宋二KW" w:cs="微软雅黑;汉仪旗黑KW 55S"/>
          <w:b/>
          <w:sz w:val="24"/>
          <w:szCs w:val="24"/>
        </w:rPr>
        <w:t>甲方：</w:t>
      </w:r>
      <w:r>
        <w:rPr>
          <w:rFonts w:ascii="宋体;汉仪书宋二KW" w:hAnsi="宋体;汉仪书宋二KW" w:cs="微软雅黑;汉仪旗黑KW 55S"/>
          <w:b/>
          <w:sz w:val="24"/>
          <w:szCs w:val="24"/>
          <w:u w:val="single"/>
        </w:rPr>
        <w:t>四川省安正企业管理集团有限责任公司</w:t>
      </w:r>
      <w:r>
        <w:rPr>
          <w:rFonts w:ascii="宋体;汉仪书宋二KW" w:hAnsi="宋体;汉仪书宋二KW" w:cs="微软雅黑;汉仪旗黑KW 55S"/>
          <w:b/>
          <w:sz w:val="24"/>
          <w:szCs w:val="24"/>
        </w:rPr>
        <w:t xml:space="preserve">              电话：</w:t>
      </w:r>
      <w:r>
        <w:rPr>
          <w:rFonts w:ascii="宋体;汉仪书宋二KW" w:hAnsi="宋体;汉仪书宋二KW" w:cs="微软雅黑;汉仪旗黑KW 55S"/>
          <w:b/>
          <w:sz w:val="24"/>
          <w:szCs w:val="24"/>
          <w:u w:val="single"/>
        </w:rPr>
        <w:t xml:space="preserve"> 13458512978  </w:t>
      </w:r>
      <w:r>
        <w:rPr>
          <w:rFonts w:ascii="宋体;汉仪书宋二KW" w:hAnsi="宋体;汉仪书宋二KW" w:cs="微软雅黑;汉仪旗黑KW 55S"/>
          <w:b/>
          <w:sz w:val="24"/>
          <w:szCs w:val="24"/>
        </w:rPr>
        <w:t xml:space="preserve">  </w:t>
      </w:r>
    </w:p>
    <w:p w14:paraId="45B8E117">
      <w:pPr>
        <w:spacing w:line="400" w:lineRule="exact"/>
        <w:rPr>
          <w:rFonts w:ascii="宋体;汉仪书宋二KW" w:hAnsi="宋体;汉仪书宋二KW" w:cs="微软雅黑;汉仪旗黑KW 55S"/>
          <w:b/>
          <w:sz w:val="24"/>
          <w:szCs w:val="24"/>
          <w:u w:val="single"/>
        </w:rPr>
      </w:pPr>
      <w:r>
        <w:rPr>
          <w:rFonts w:ascii="宋体;汉仪书宋二KW" w:hAnsi="宋体;汉仪书宋二KW" w:cs="微软雅黑;汉仪旗黑KW 55S"/>
          <w:b/>
          <w:sz w:val="24"/>
          <w:szCs w:val="24"/>
        </w:rPr>
        <w:t>乙方：</w:t>
      </w:r>
      <w:r>
        <w:rPr>
          <w:rFonts w:ascii="宋体;汉仪书宋二KW" w:hAnsi="宋体;汉仪书宋二KW" w:cs="微软雅黑;汉仪旗黑KW 55S"/>
          <w:b/>
          <w:sz w:val="24"/>
          <w:szCs w:val="24"/>
          <w:u w:val="single"/>
        </w:rPr>
        <w:t xml:space="preserve"> 四川智仁信息技术有限公司        </w:t>
      </w:r>
      <w:r>
        <w:rPr>
          <w:rFonts w:ascii="宋体;汉仪书宋二KW" w:hAnsi="宋体;汉仪书宋二KW" w:cs="微软雅黑;汉仪旗黑KW 55S"/>
          <w:b/>
          <w:sz w:val="24"/>
          <w:szCs w:val="24"/>
        </w:rPr>
        <w:t xml:space="preserve">             电话：</w:t>
      </w:r>
      <w:r>
        <w:rPr>
          <w:rFonts w:ascii="宋体;汉仪书宋二KW" w:hAnsi="宋体;汉仪书宋二KW" w:cs="微软雅黑;汉仪旗黑KW 55S"/>
          <w:b/>
          <w:sz w:val="24"/>
          <w:szCs w:val="24"/>
          <w:u w:val="single"/>
        </w:rPr>
        <w:t xml:space="preserve"> 028-85184259 </w:t>
      </w:r>
    </w:p>
    <w:p w14:paraId="60A015A2">
      <w:pPr>
        <w:spacing w:line="380" w:lineRule="exact"/>
        <w:ind w:firstLine="420"/>
        <w:rPr>
          <w:rFonts w:ascii="宋体;汉仪书宋二KW" w:hAnsi="宋体;汉仪书宋二KW" w:cs="微软雅黑;汉仪旗黑KW 55S"/>
          <w:spacing w:val="-2"/>
          <w:sz w:val="24"/>
          <w:szCs w:val="24"/>
        </w:rPr>
      </w:pPr>
      <w:r>
        <w:rPr>
          <w:rFonts w:ascii="宋体;汉仪书宋二KW" w:hAnsi="宋体;汉仪书宋二KW" w:cs="微软雅黑;汉仪旗黑KW 55S"/>
          <w:spacing w:val="-2"/>
          <w:sz w:val="24"/>
          <w:szCs w:val="24"/>
        </w:rPr>
        <w:t>甲乙双方经友好协商，就甲方购买乙方产品服务项目涉及的相关事宜签订本合同如下：</w:t>
      </w:r>
    </w:p>
    <w:p w14:paraId="786ABF5D">
      <w:pPr>
        <w:rPr>
          <w:rFonts w:ascii="宋体;汉仪书宋二KW" w:hAnsi="宋体;汉仪书宋二KW" w:cs="微软雅黑;汉仪旗黑KW 55S"/>
          <w:spacing w:val="-2"/>
          <w:sz w:val="24"/>
          <w:szCs w:val="24"/>
        </w:rPr>
      </w:pPr>
    </w:p>
    <w:p w14:paraId="323C58FC">
      <w:pPr>
        <w:numPr>
          <w:ilvl w:val="0"/>
          <w:numId w:val="3"/>
        </w:numPr>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服务内容</w:t>
      </w:r>
    </w:p>
    <w:p w14:paraId="502E7B4F">
      <w:pPr>
        <w:pStyle w:val="31"/>
        <w:ind w:left="424" w:firstLine="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（1）甲方委托乙方开展以下服务：</w:t>
      </w:r>
    </w:p>
    <w:tbl>
      <w:tblPr>
        <w:tblStyle w:val="8"/>
        <w:tblW w:w="9176" w:type="dxa"/>
        <w:tblInd w:w="113" w:type="dxa"/>
        <w:tblLayout w:type="fixed"/>
        <w:tblCellMar>
          <w:top w:w="0" w:type="dxa"/>
          <w:left w:w="108" w:type="dxa"/>
          <w:bottom w:w="0" w:type="dxa"/>
          <w:right w:w="108" w:type="dxa"/>
        </w:tblCellMar>
      </w:tblPr>
      <w:tblGrid>
        <w:gridCol w:w="457"/>
        <w:gridCol w:w="814"/>
        <w:gridCol w:w="4961"/>
        <w:gridCol w:w="457"/>
        <w:gridCol w:w="598"/>
        <w:gridCol w:w="939"/>
        <w:gridCol w:w="950"/>
      </w:tblGrid>
      <w:tr w14:paraId="5411B1D2">
        <w:tblPrEx>
          <w:tblCellMar>
            <w:top w:w="0" w:type="dxa"/>
            <w:left w:w="108" w:type="dxa"/>
            <w:bottom w:w="0" w:type="dxa"/>
            <w:right w:w="108" w:type="dxa"/>
          </w:tblCellMar>
        </w:tblPrEx>
        <w:trPr>
          <w:trHeight w:val="285" w:hRule="atLeast"/>
        </w:trPr>
        <w:tc>
          <w:tcPr>
            <w:tcW w:w="457" w:type="dxa"/>
            <w:tcBorders>
              <w:top w:val="single" w:color="000000" w:sz="4" w:space="0"/>
              <w:left w:val="single" w:color="000000" w:sz="4" w:space="0"/>
              <w:bottom w:val="single" w:color="000000" w:sz="4" w:space="0"/>
              <w:right w:val="single" w:color="000000" w:sz="4" w:space="0"/>
            </w:tcBorders>
            <w:vAlign w:val="center"/>
          </w:tcPr>
          <w:p w14:paraId="223D75A5">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序号</w:t>
            </w:r>
          </w:p>
        </w:tc>
        <w:tc>
          <w:tcPr>
            <w:tcW w:w="814" w:type="dxa"/>
            <w:tcBorders>
              <w:top w:val="single" w:color="000000" w:sz="4" w:space="0"/>
              <w:bottom w:val="single" w:color="000000" w:sz="4" w:space="0"/>
              <w:right w:val="single" w:color="000000" w:sz="4" w:space="0"/>
            </w:tcBorders>
            <w:vAlign w:val="center"/>
          </w:tcPr>
          <w:p w14:paraId="2AD6FCA8">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服务名称</w:t>
            </w:r>
          </w:p>
        </w:tc>
        <w:tc>
          <w:tcPr>
            <w:tcW w:w="4961" w:type="dxa"/>
            <w:tcBorders>
              <w:top w:val="single" w:color="000000" w:sz="4" w:space="0"/>
              <w:bottom w:val="single" w:color="000000" w:sz="4" w:space="0"/>
              <w:right w:val="single" w:color="000000" w:sz="4" w:space="0"/>
            </w:tcBorders>
            <w:vAlign w:val="center"/>
          </w:tcPr>
          <w:p w14:paraId="14A777F9">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服务内容</w:t>
            </w:r>
          </w:p>
        </w:tc>
        <w:tc>
          <w:tcPr>
            <w:tcW w:w="457" w:type="dxa"/>
            <w:tcBorders>
              <w:top w:val="single" w:color="000000" w:sz="4" w:space="0"/>
              <w:bottom w:val="single" w:color="000000" w:sz="4" w:space="0"/>
              <w:right w:val="single" w:color="000000" w:sz="4" w:space="0"/>
            </w:tcBorders>
            <w:vAlign w:val="center"/>
          </w:tcPr>
          <w:p w14:paraId="77B2551C">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数量</w:t>
            </w:r>
          </w:p>
        </w:tc>
        <w:tc>
          <w:tcPr>
            <w:tcW w:w="598" w:type="dxa"/>
            <w:tcBorders>
              <w:top w:val="single" w:color="000000" w:sz="4" w:space="0"/>
              <w:bottom w:val="single" w:color="000000" w:sz="4" w:space="0"/>
              <w:right w:val="single" w:color="000000" w:sz="4" w:space="0"/>
            </w:tcBorders>
            <w:vAlign w:val="center"/>
          </w:tcPr>
          <w:p w14:paraId="0F780238">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单位</w:t>
            </w:r>
          </w:p>
        </w:tc>
        <w:tc>
          <w:tcPr>
            <w:tcW w:w="939" w:type="dxa"/>
            <w:tcBorders>
              <w:top w:val="single" w:color="000000" w:sz="4" w:space="0"/>
              <w:bottom w:val="single" w:color="000000" w:sz="4" w:space="0"/>
              <w:right w:val="single" w:color="000000" w:sz="4" w:space="0"/>
            </w:tcBorders>
            <w:vAlign w:val="center"/>
          </w:tcPr>
          <w:p w14:paraId="09F9D951">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单价</w:t>
            </w:r>
            <w:r>
              <w:rPr>
                <w:rFonts w:ascii="宋体;汉仪书宋二KW" w:hAnsi="宋体;汉仪书宋二KW" w:cs="宋体;汉仪书宋二KW"/>
                <w:b/>
                <w:bCs/>
                <w:kern w:val="0"/>
                <w:sz w:val="24"/>
                <w:szCs w:val="24"/>
              </w:rPr>
              <w:br w:type="textWrapping"/>
            </w:r>
            <w:r>
              <w:rPr>
                <w:rFonts w:ascii="宋体;汉仪书宋二KW" w:hAnsi="宋体;汉仪书宋二KW" w:cs="宋体;汉仪书宋二KW"/>
                <w:b/>
                <w:bCs/>
                <w:kern w:val="0"/>
                <w:sz w:val="24"/>
                <w:szCs w:val="24"/>
              </w:rPr>
              <w:t>（元）</w:t>
            </w:r>
          </w:p>
        </w:tc>
        <w:tc>
          <w:tcPr>
            <w:tcW w:w="939" w:type="dxa"/>
            <w:tcBorders>
              <w:top w:val="single" w:color="000000" w:sz="4" w:space="0"/>
              <w:bottom w:val="single" w:color="000000" w:sz="4" w:space="0"/>
              <w:right w:val="single" w:color="000000" w:sz="4" w:space="0"/>
            </w:tcBorders>
            <w:vAlign w:val="center"/>
          </w:tcPr>
          <w:p w14:paraId="5112AA07">
            <w:pPr>
              <w:widowControl/>
              <w:jc w:val="center"/>
              <w:rPr>
                <w:rFonts w:ascii="宋体;汉仪书宋二KW" w:hAnsi="宋体;汉仪书宋二KW" w:cs="宋体;汉仪书宋二KW"/>
                <w:b/>
                <w:bCs/>
                <w:kern w:val="0"/>
                <w:sz w:val="24"/>
                <w:szCs w:val="24"/>
              </w:rPr>
            </w:pPr>
            <w:r>
              <w:rPr>
                <w:rFonts w:ascii="宋体;汉仪书宋二KW" w:hAnsi="宋体;汉仪书宋二KW" w:cs="宋体;汉仪书宋二KW"/>
                <w:b/>
                <w:bCs/>
                <w:kern w:val="0"/>
                <w:sz w:val="24"/>
                <w:szCs w:val="24"/>
              </w:rPr>
              <w:t>合计</w:t>
            </w:r>
            <w:r>
              <w:rPr>
                <w:rFonts w:ascii="宋体;汉仪书宋二KW" w:hAnsi="宋体;汉仪书宋二KW" w:cs="宋体;汉仪书宋二KW"/>
                <w:b/>
                <w:bCs/>
                <w:kern w:val="0"/>
                <w:sz w:val="24"/>
                <w:szCs w:val="24"/>
              </w:rPr>
              <w:br w:type="textWrapping"/>
            </w:r>
            <w:r>
              <w:rPr>
                <w:rFonts w:ascii="宋体;汉仪书宋二KW" w:hAnsi="宋体;汉仪书宋二KW" w:cs="宋体;汉仪书宋二KW"/>
                <w:b/>
                <w:bCs/>
                <w:kern w:val="0"/>
                <w:sz w:val="24"/>
                <w:szCs w:val="24"/>
              </w:rPr>
              <w:t>（元）</w:t>
            </w:r>
          </w:p>
        </w:tc>
      </w:tr>
      <w:tr w14:paraId="19037496">
        <w:tblPrEx>
          <w:tblCellMar>
            <w:top w:w="0" w:type="dxa"/>
            <w:left w:w="108" w:type="dxa"/>
            <w:bottom w:w="0" w:type="dxa"/>
            <w:right w:w="108" w:type="dxa"/>
          </w:tblCellMar>
        </w:tblPrEx>
        <w:trPr>
          <w:trHeight w:val="698" w:hRule="atLeast"/>
        </w:trPr>
        <w:tc>
          <w:tcPr>
            <w:tcW w:w="457" w:type="dxa"/>
            <w:tcBorders>
              <w:left w:val="single" w:color="000000" w:sz="4" w:space="0"/>
              <w:bottom w:val="single" w:color="000000" w:sz="4" w:space="0"/>
              <w:right w:val="single" w:color="000000" w:sz="4" w:space="0"/>
            </w:tcBorders>
            <w:vAlign w:val="center"/>
          </w:tcPr>
          <w:p w14:paraId="45DFB8FA">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1</w:t>
            </w:r>
          </w:p>
        </w:tc>
        <w:tc>
          <w:tcPr>
            <w:tcW w:w="814" w:type="dxa"/>
            <w:tcBorders>
              <w:top w:val="single" w:color="000000" w:sz="4" w:space="0"/>
              <w:bottom w:val="single" w:color="000000" w:sz="4" w:space="0"/>
              <w:right w:val="single" w:color="000000" w:sz="4" w:space="0"/>
            </w:tcBorders>
            <w:vAlign w:val="center"/>
          </w:tcPr>
          <w:p w14:paraId="32C83A0B">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设备使用许可费用</w:t>
            </w:r>
          </w:p>
        </w:tc>
        <w:tc>
          <w:tcPr>
            <w:tcW w:w="4961" w:type="dxa"/>
            <w:tcBorders>
              <w:bottom w:val="single" w:color="000000" w:sz="4" w:space="0"/>
              <w:right w:val="single" w:color="000000" w:sz="4" w:space="0"/>
            </w:tcBorders>
            <w:vAlign w:val="center"/>
          </w:tcPr>
          <w:p w14:paraId="46678F10">
            <w:pPr>
              <w:widowControl/>
              <w:jc w:val="left"/>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公司提供专业的资产探测系统以及授权，对单位网络中已知的所有资产进行全面的收集和探测，包括但不限于，服务器，终端，监控，门禁，打印机，交换机，路由器，防火墙，安全防护系统，以及软件系统等。</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同时根据上述已探明的资产进行全面的风险识别和监测服务，主动探测上述IP主机开放的端口，以及应用系统类型，版本。</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根据已探明的资产信息生成完整的汇总报告，报告内容包括：资产，IP地址，设备类型，操作系统，主机名称，应用系统，资产标签，责任人，责任部门，联系人，重要等级等属性。</w:t>
            </w:r>
          </w:p>
        </w:tc>
        <w:tc>
          <w:tcPr>
            <w:tcW w:w="457" w:type="dxa"/>
            <w:tcBorders>
              <w:bottom w:val="single" w:color="000000" w:sz="4" w:space="0"/>
              <w:right w:val="single" w:color="000000" w:sz="4" w:space="0"/>
            </w:tcBorders>
            <w:vAlign w:val="center"/>
          </w:tcPr>
          <w:p w14:paraId="0DE83534">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15</w:t>
            </w:r>
          </w:p>
        </w:tc>
        <w:tc>
          <w:tcPr>
            <w:tcW w:w="598" w:type="dxa"/>
            <w:tcBorders>
              <w:bottom w:val="single" w:color="000000" w:sz="4" w:space="0"/>
              <w:right w:val="single" w:color="000000" w:sz="4" w:space="0"/>
            </w:tcBorders>
            <w:vAlign w:val="center"/>
          </w:tcPr>
          <w:p w14:paraId="204DBDF2">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天</w:t>
            </w:r>
          </w:p>
        </w:tc>
        <w:tc>
          <w:tcPr>
            <w:tcW w:w="939" w:type="dxa"/>
            <w:tcBorders>
              <w:bottom w:val="single" w:color="000000" w:sz="4" w:space="0"/>
              <w:right w:val="single" w:color="000000" w:sz="4" w:space="0"/>
            </w:tcBorders>
            <w:vAlign w:val="center"/>
          </w:tcPr>
          <w:p w14:paraId="617CAD47">
            <w:pPr>
              <w:widowControl/>
              <w:jc w:val="center"/>
              <w:rPr>
                <w:rFonts w:ascii="宋体;汉仪书宋二KW" w:hAnsi="宋体;汉仪书宋二KW" w:cs="宋体;汉仪书宋二KW"/>
                <w:color w:val="000000"/>
                <w:kern w:val="0"/>
                <w:sz w:val="24"/>
                <w:szCs w:val="24"/>
              </w:rPr>
            </w:pPr>
            <w:r>
              <w:rPr>
                <w:rFonts w:ascii="宋体;汉仪书宋二KW" w:hAnsi="宋体;汉仪书宋二KW" w:cs="宋体;汉仪书宋二KW"/>
                <w:color w:val="000000"/>
                <w:kern w:val="0"/>
                <w:sz w:val="24"/>
                <w:szCs w:val="24"/>
              </w:rPr>
              <w:t>906</w:t>
            </w:r>
          </w:p>
        </w:tc>
        <w:tc>
          <w:tcPr>
            <w:tcW w:w="939" w:type="dxa"/>
            <w:tcBorders>
              <w:bottom w:val="single" w:color="000000" w:sz="4" w:space="0"/>
              <w:right w:val="single" w:color="000000" w:sz="4" w:space="0"/>
            </w:tcBorders>
            <w:vAlign w:val="center"/>
          </w:tcPr>
          <w:p w14:paraId="071057C2">
            <w:pPr>
              <w:widowControl/>
              <w:jc w:val="center"/>
              <w:rPr>
                <w:rFonts w:ascii="宋体;汉仪书宋二KW" w:hAnsi="宋体;汉仪书宋二KW" w:cs="宋体;汉仪书宋二KW"/>
                <w:color w:val="000000"/>
                <w:kern w:val="0"/>
                <w:sz w:val="24"/>
                <w:szCs w:val="24"/>
              </w:rPr>
            </w:pPr>
            <w:r>
              <w:rPr>
                <w:rFonts w:ascii="宋体;汉仪书宋二KW" w:hAnsi="宋体;汉仪书宋二KW" w:cs="宋体;汉仪书宋二KW"/>
                <w:color w:val="000000"/>
                <w:kern w:val="0"/>
                <w:sz w:val="24"/>
                <w:szCs w:val="24"/>
              </w:rPr>
              <w:t>13590</w:t>
            </w:r>
          </w:p>
        </w:tc>
      </w:tr>
      <w:tr w14:paraId="40245B98">
        <w:tblPrEx>
          <w:tblCellMar>
            <w:top w:w="0" w:type="dxa"/>
            <w:left w:w="108" w:type="dxa"/>
            <w:bottom w:w="0" w:type="dxa"/>
            <w:right w:w="108" w:type="dxa"/>
          </w:tblCellMar>
        </w:tblPrEx>
        <w:trPr>
          <w:trHeight w:val="698" w:hRule="atLeast"/>
        </w:trPr>
        <w:tc>
          <w:tcPr>
            <w:tcW w:w="457" w:type="dxa"/>
            <w:tcBorders>
              <w:left w:val="single" w:color="000000" w:sz="4" w:space="0"/>
              <w:bottom w:val="single" w:color="000000" w:sz="4" w:space="0"/>
              <w:right w:val="single" w:color="000000" w:sz="4" w:space="0"/>
            </w:tcBorders>
            <w:vAlign w:val="center"/>
          </w:tcPr>
          <w:p w14:paraId="349C606E">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2</w:t>
            </w:r>
          </w:p>
        </w:tc>
        <w:tc>
          <w:tcPr>
            <w:tcW w:w="814" w:type="dxa"/>
            <w:tcBorders>
              <w:top w:val="single" w:color="000000" w:sz="4" w:space="0"/>
              <w:bottom w:val="single" w:color="000000" w:sz="4" w:space="0"/>
              <w:right w:val="single" w:color="000000" w:sz="4" w:space="0"/>
            </w:tcBorders>
            <w:vAlign w:val="center"/>
          </w:tcPr>
          <w:p w14:paraId="6E2C2FCE">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人工服务费用</w:t>
            </w:r>
          </w:p>
        </w:tc>
        <w:tc>
          <w:tcPr>
            <w:tcW w:w="4961" w:type="dxa"/>
            <w:tcBorders>
              <w:bottom w:val="single" w:color="000000" w:sz="4" w:space="0"/>
              <w:right w:val="single" w:color="000000" w:sz="4" w:space="0"/>
            </w:tcBorders>
            <w:vAlign w:val="center"/>
          </w:tcPr>
          <w:p w14:paraId="3032D57E">
            <w:pPr>
              <w:widowControl/>
              <w:jc w:val="left"/>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1，根据已经梳理的资产信息，采取人工验证+现场访谈的方式对清单表中的所有资产进行一对一核查，精准落实所有硬件资产的责任人，软件版本信息，软件开发商，运维单位，责任人，维护情况等。</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2，根据已探测的资产，结合配置文件以及人工现场校验的方式绘制详细的拓扑图，拓扑图中包含有接口信息，接口IP地址，设备型号，序列号，管理地址等。</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3，</w:t>
            </w:r>
            <w:ins w:id="3" w:author="远楷 王" w:date="2025-09-30T13:05:00Z">
              <w:r>
                <w:rPr>
                  <w:rFonts w:ascii="宋体;汉仪书宋二KW" w:hAnsi="宋体;汉仪书宋二KW" w:cs="宋体;汉仪书宋二KW"/>
                  <w:b w:val="0"/>
                  <w:bCs/>
                  <w:kern w:val="0"/>
                  <w:sz w:val="24"/>
                  <w:szCs w:val="24"/>
                  <w:rPrChange w:id="4" w:author="远楷 王" w:date="2025-09-30T13:05:00Z">
                    <w:rPr>
                      <w:rFonts w:ascii="宋体;汉仪书宋二KW" w:hAnsi="宋体;汉仪书宋二KW" w:cs="宋体;汉仪书宋二KW"/>
                      <w:b/>
                      <w:kern w:val="0"/>
                      <w:sz w:val="24"/>
                      <w:szCs w:val="24"/>
                    </w:rPr>
                  </w:rPrChange>
                </w:rPr>
                <w:t>根据系统配置结合访谈的形式，绘制出业务系统访问逻辑拓扑图和网络拓扑图。同时在拓扑图上标注业务访问的流向。</w:t>
              </w:r>
            </w:ins>
            <w:del w:id="5" w:author="远楷 王" w:date="2025-09-30T13:05:00Z">
              <w:r>
                <w:rPr>
                  <w:rFonts w:ascii="宋体;汉仪书宋二KW" w:hAnsi="宋体;汉仪书宋二KW" w:cs="宋体;汉仪书宋二KW"/>
                  <w:kern w:val="0"/>
                  <w:sz w:val="24"/>
                  <w:szCs w:val="24"/>
                </w:rPr>
                <w:delText>根据系统配置文件核查，绘制出系统之间的数据查询流程图以及网络和业务数据流向图。</w:delText>
              </w:r>
            </w:del>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4，依据已探明的资产，结合</w:t>
            </w:r>
            <w:del w:id="6" w:author="远楷 王" w:date="2025-09-30T13:06:00Z">
              <w:r>
                <w:rPr>
                  <w:rFonts w:hint="eastAsia" w:ascii="宋体;汉仪书宋二KW" w:hAnsi="宋体;汉仪书宋二KW" w:cs="宋体;汉仪书宋二KW"/>
                  <w:kern w:val="0"/>
                  <w:sz w:val="24"/>
                  <w:szCs w:val="24"/>
                </w:rPr>
                <w:delText>数据流向图</w:delText>
              </w:r>
            </w:del>
            <w:ins w:id="7" w:author="远楷 王" w:date="2025-09-30T13:06:00Z">
              <w:r>
                <w:rPr>
                  <w:rFonts w:hint="eastAsia" w:ascii="宋体;汉仪书宋二KW" w:hAnsi="宋体;汉仪书宋二KW" w:cs="宋体;汉仪书宋二KW"/>
                  <w:kern w:val="0"/>
                  <w:sz w:val="24"/>
                  <w:szCs w:val="24"/>
                </w:rPr>
                <w:t>网络拓扑图和访问日志</w:t>
              </w:r>
            </w:ins>
            <w:r>
              <w:rPr>
                <w:rFonts w:ascii="宋体;汉仪书宋二KW" w:hAnsi="宋体;汉仪书宋二KW" w:cs="宋体;汉仪书宋二KW"/>
                <w:kern w:val="0"/>
                <w:sz w:val="24"/>
                <w:szCs w:val="24"/>
              </w:rPr>
              <w:t>以及访问记录，采取访谈的方式识别系统是否属于冗余，废弃或者需要下线的系统。</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5，依托提供的工具，结合人工审核和研判的方式对所有资产提供风险暴露面的识别，对于存在的风险系统进行评估并出具整改建议。</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6，利用现有的工具，采用互联网暴露面监测方式，主动发现和识别暗链，双非，篡改等。</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7，根据系统的优先级以及使用情况，制定详细的下线方案。</w:t>
            </w:r>
            <w:r>
              <w:rPr>
                <w:rFonts w:ascii="宋体;汉仪书宋二KW" w:hAnsi="宋体;汉仪书宋二KW" w:cs="宋体;汉仪书宋二KW"/>
                <w:kern w:val="0"/>
                <w:sz w:val="24"/>
                <w:szCs w:val="24"/>
              </w:rPr>
              <w:br w:type="textWrapping"/>
            </w:r>
            <w:r>
              <w:rPr>
                <w:rFonts w:ascii="宋体;汉仪书宋二KW" w:hAnsi="宋体;汉仪书宋二KW" w:cs="宋体;汉仪书宋二KW"/>
                <w:kern w:val="0"/>
                <w:sz w:val="24"/>
                <w:szCs w:val="24"/>
              </w:rPr>
              <w:t>8，根据已知的软件系统，梳理出所有的相关使用账号和运维账号以及责任人。</w:t>
            </w:r>
          </w:p>
        </w:tc>
        <w:tc>
          <w:tcPr>
            <w:tcW w:w="457" w:type="dxa"/>
            <w:tcBorders>
              <w:bottom w:val="single" w:color="000000" w:sz="4" w:space="0"/>
              <w:right w:val="single" w:color="000000" w:sz="4" w:space="0"/>
            </w:tcBorders>
            <w:vAlign w:val="center"/>
          </w:tcPr>
          <w:p w14:paraId="29350CBB">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15</w:t>
            </w:r>
          </w:p>
        </w:tc>
        <w:tc>
          <w:tcPr>
            <w:tcW w:w="598" w:type="dxa"/>
            <w:tcBorders>
              <w:bottom w:val="single" w:color="000000" w:sz="4" w:space="0"/>
              <w:right w:val="single" w:color="000000" w:sz="4" w:space="0"/>
            </w:tcBorders>
            <w:vAlign w:val="center"/>
          </w:tcPr>
          <w:p w14:paraId="7336201F">
            <w:pPr>
              <w:widowControl/>
              <w:jc w:val="center"/>
              <w:rPr>
                <w:rFonts w:ascii="宋体;汉仪书宋二KW" w:hAnsi="宋体;汉仪书宋二KW" w:cs="宋体;汉仪书宋二KW"/>
                <w:color w:val="000000"/>
                <w:kern w:val="0"/>
                <w:sz w:val="24"/>
                <w:szCs w:val="24"/>
              </w:rPr>
            </w:pPr>
            <w:r>
              <w:rPr>
                <w:rFonts w:ascii="宋体;汉仪书宋二KW" w:hAnsi="宋体;汉仪书宋二KW" w:cs="宋体;汉仪书宋二KW"/>
                <w:color w:val="000000"/>
                <w:kern w:val="0"/>
                <w:sz w:val="24"/>
                <w:szCs w:val="24"/>
              </w:rPr>
              <w:t>人/天</w:t>
            </w:r>
          </w:p>
        </w:tc>
        <w:tc>
          <w:tcPr>
            <w:tcW w:w="939" w:type="dxa"/>
            <w:tcBorders>
              <w:bottom w:val="single" w:color="000000" w:sz="4" w:space="0"/>
              <w:right w:val="single" w:color="000000" w:sz="4" w:space="0"/>
            </w:tcBorders>
            <w:vAlign w:val="center"/>
          </w:tcPr>
          <w:p w14:paraId="7E7B3C52">
            <w:pPr>
              <w:widowControl/>
              <w:jc w:val="center"/>
              <w:rPr>
                <w:rFonts w:ascii="宋体;汉仪书宋二KW" w:hAnsi="宋体;汉仪书宋二KW" w:cs="宋体;汉仪书宋二KW"/>
                <w:color w:val="000000"/>
                <w:kern w:val="0"/>
                <w:sz w:val="24"/>
                <w:szCs w:val="24"/>
              </w:rPr>
            </w:pPr>
            <w:r>
              <w:rPr>
                <w:rFonts w:ascii="宋体;汉仪书宋二KW" w:hAnsi="宋体;汉仪书宋二KW" w:cs="宋体;汉仪书宋二KW"/>
                <w:color w:val="000000"/>
                <w:kern w:val="0"/>
                <w:sz w:val="24"/>
                <w:szCs w:val="24"/>
              </w:rPr>
              <w:t>1760</w:t>
            </w:r>
          </w:p>
        </w:tc>
        <w:tc>
          <w:tcPr>
            <w:tcW w:w="939" w:type="dxa"/>
            <w:tcBorders>
              <w:bottom w:val="single" w:color="000000" w:sz="4" w:space="0"/>
              <w:right w:val="single" w:color="000000" w:sz="4" w:space="0"/>
            </w:tcBorders>
            <w:vAlign w:val="center"/>
          </w:tcPr>
          <w:p w14:paraId="58C607C1">
            <w:pPr>
              <w:widowControl/>
              <w:jc w:val="center"/>
              <w:rPr>
                <w:rFonts w:ascii="宋体;汉仪书宋二KW" w:hAnsi="宋体;汉仪书宋二KW" w:cs="宋体;汉仪书宋二KW"/>
                <w:color w:val="000000"/>
                <w:kern w:val="0"/>
                <w:sz w:val="24"/>
                <w:szCs w:val="24"/>
              </w:rPr>
            </w:pPr>
            <w:r>
              <w:rPr>
                <w:rFonts w:ascii="宋体;汉仪书宋二KW" w:hAnsi="宋体;汉仪书宋二KW" w:cs="宋体;汉仪书宋二KW"/>
                <w:color w:val="000000"/>
                <w:kern w:val="0"/>
                <w:sz w:val="24"/>
                <w:szCs w:val="24"/>
              </w:rPr>
              <w:t>26400</w:t>
            </w:r>
          </w:p>
        </w:tc>
      </w:tr>
      <w:tr w14:paraId="4044084C">
        <w:tblPrEx>
          <w:tblCellMar>
            <w:top w:w="0" w:type="dxa"/>
            <w:left w:w="108" w:type="dxa"/>
            <w:bottom w:w="0" w:type="dxa"/>
            <w:right w:w="108" w:type="dxa"/>
          </w:tblCellMar>
        </w:tblPrEx>
        <w:trPr>
          <w:trHeight w:val="792" w:hRule="atLeast"/>
        </w:trPr>
        <w:tc>
          <w:tcPr>
            <w:tcW w:w="457" w:type="dxa"/>
            <w:tcBorders>
              <w:left w:val="single" w:color="000000" w:sz="4" w:space="0"/>
              <w:bottom w:val="single" w:color="000000" w:sz="4" w:space="0"/>
              <w:right w:val="single" w:color="000000" w:sz="4" w:space="0"/>
            </w:tcBorders>
            <w:vAlign w:val="center"/>
          </w:tcPr>
          <w:p w14:paraId="4DDA9FF3">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3</w:t>
            </w:r>
          </w:p>
        </w:tc>
        <w:tc>
          <w:tcPr>
            <w:tcW w:w="814" w:type="dxa"/>
            <w:tcBorders>
              <w:top w:val="single" w:color="000000" w:sz="4" w:space="0"/>
              <w:bottom w:val="single" w:color="000000" w:sz="4" w:space="0"/>
              <w:right w:val="single" w:color="000000" w:sz="4" w:space="0"/>
            </w:tcBorders>
            <w:vAlign w:val="center"/>
          </w:tcPr>
          <w:p w14:paraId="5736FCED">
            <w:pPr>
              <w:widowControl/>
              <w:jc w:val="center"/>
              <w:rPr>
                <w:rFonts w:ascii="宋体;汉仪书宋二KW" w:hAnsi="宋体;汉仪书宋二KW" w:cs="宋体;汉仪书宋二KW"/>
                <w:kern w:val="0"/>
                <w:sz w:val="24"/>
                <w:szCs w:val="24"/>
              </w:rPr>
            </w:pPr>
            <w:r>
              <w:rPr>
                <w:rFonts w:ascii="宋体;汉仪书宋二KW" w:hAnsi="宋体;汉仪书宋二KW" w:cs="宋体;汉仪书宋二KW"/>
                <w:kern w:val="0"/>
                <w:sz w:val="24"/>
                <w:szCs w:val="24"/>
              </w:rPr>
              <w:t>合计费用</w:t>
            </w:r>
          </w:p>
        </w:tc>
        <w:tc>
          <w:tcPr>
            <w:tcW w:w="7905" w:type="dxa"/>
            <w:gridSpan w:val="5"/>
            <w:tcBorders>
              <w:top w:val="single" w:color="000000" w:sz="4" w:space="0"/>
              <w:bottom w:val="single" w:color="000000" w:sz="4" w:space="0"/>
              <w:right w:val="single" w:color="000000" w:sz="4" w:space="0"/>
            </w:tcBorders>
            <w:vAlign w:val="center"/>
          </w:tcPr>
          <w:p w14:paraId="7391ED28">
            <w:pPr>
              <w:widowControl/>
              <w:jc w:val="center"/>
              <w:rPr>
                <w:rFonts w:ascii="宋体;汉仪书宋二KW" w:hAnsi="宋体;汉仪书宋二KW" w:cs="宋体;汉仪书宋二KW"/>
                <w:kern w:val="0"/>
                <w:sz w:val="24"/>
                <w:szCs w:val="24"/>
                <w:lang w:eastAsia="zh"/>
              </w:rPr>
            </w:pPr>
            <w:r>
              <w:rPr>
                <w:rFonts w:ascii="宋体;汉仪书宋二KW" w:hAnsi="宋体;汉仪书宋二KW" w:cs="宋体;汉仪书宋二KW"/>
                <w:kern w:val="0"/>
                <w:sz w:val="24"/>
                <w:szCs w:val="24"/>
              </w:rPr>
              <w:t>39990.00，大写人民币：叁万玖仟玖佰玖拾元整（含税）</w:t>
            </w:r>
            <w:ins w:id="8" w:author="安正法务" w:date="2025-09-29T09:01:00Z">
              <w:r>
                <w:rPr>
                  <w:rFonts w:ascii="宋体;汉仪书宋二KW" w:hAnsi="宋体;汉仪书宋二KW" w:cs="宋体;汉仪书宋二KW"/>
                  <w:kern w:val="0"/>
                  <w:sz w:val="24"/>
                  <w:szCs w:val="24"/>
                  <w:lang w:eastAsia="zh"/>
                </w:rPr>
                <w:t>，其中设备使用许可费用为15天×906元/天 = 13590元，人工服务费用为15人/天×1760元/人/天 = 26400元。</w:t>
              </w:r>
            </w:ins>
          </w:p>
        </w:tc>
      </w:tr>
    </w:tbl>
    <w:p w14:paraId="0CFF33B0">
      <w:pPr>
        <w:pStyle w:val="31"/>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（2）服务完成后，乙方向甲方提交以下材料：</w:t>
      </w:r>
    </w:p>
    <w:p w14:paraId="356EA5E1">
      <w:pPr>
        <w:pStyle w:val="31"/>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 xml:space="preserve">1. IT资产初步清单（Excel/CMDB格式） </w:t>
      </w:r>
    </w:p>
    <w:p w14:paraId="70DE7264">
      <w:pPr>
        <w:pStyle w:val="31"/>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 xml:space="preserve">2. 网络拓扑图 </w:t>
      </w:r>
    </w:p>
    <w:p w14:paraId="20D75560">
      <w:pPr>
        <w:pStyle w:val="31"/>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3. 公开信息核查记录表</w:t>
      </w:r>
    </w:p>
    <w:p w14:paraId="7FF2FED7">
      <w:pPr>
        <w:pStyle w:val="31"/>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 xml:space="preserve">4. </w:t>
      </w:r>
      <w:ins w:id="9" w:author="远楷 王" w:date="2025-09-30T13:06:00Z">
        <w:r>
          <w:rPr>
            <w:rFonts w:hint="eastAsia" w:ascii="宋体;汉仪书宋二KW" w:hAnsi="宋体;汉仪书宋二KW" w:cs="微软雅黑;汉仪旗黑KW 55S"/>
            <w:sz w:val="24"/>
            <w:szCs w:val="24"/>
          </w:rPr>
          <w:t>业务系统访问逻辑拓扑图</w:t>
        </w:r>
      </w:ins>
      <w:del w:id="10" w:author="远楷 王" w:date="2025-09-30T13:06:00Z">
        <w:r>
          <w:rPr>
            <w:rFonts w:ascii="宋体;汉仪书宋二KW" w:hAnsi="宋体;汉仪书宋二KW" w:cs="微软雅黑;汉仪旗黑KW 55S"/>
            <w:sz w:val="24"/>
            <w:szCs w:val="24"/>
          </w:rPr>
          <w:delText>系统依赖关系矩阵图</w:delText>
        </w:r>
      </w:del>
      <w:r>
        <w:rPr>
          <w:rFonts w:ascii="宋体;汉仪书宋二KW" w:hAnsi="宋体;汉仪书宋二KW" w:cs="微软雅黑;汉仪旗黑KW 55S"/>
          <w:sz w:val="24"/>
          <w:szCs w:val="24"/>
        </w:rPr>
        <w:t xml:space="preserve"> </w:t>
      </w:r>
    </w:p>
    <w:p w14:paraId="28277C70">
      <w:pPr>
        <w:pStyle w:val="31"/>
        <w:ind w:firstLine="480"/>
        <w:rPr>
          <w:del w:id="11" w:author="远楷 王" w:date="2025-09-30T13:06:00Z"/>
          <w:rFonts w:ascii="宋体;汉仪书宋二KW" w:hAnsi="宋体;汉仪书宋二KW" w:cs="微软雅黑;汉仪旗黑KW 55S"/>
          <w:sz w:val="24"/>
          <w:szCs w:val="24"/>
        </w:rPr>
      </w:pPr>
      <w:del w:id="12" w:author="远楷 王" w:date="2025-09-30T13:06:00Z">
        <w:r>
          <w:rPr>
            <w:rFonts w:ascii="宋体;汉仪书宋二KW" w:hAnsi="宋体;汉仪书宋二KW" w:cs="微软雅黑;汉仪旗黑KW 55S"/>
            <w:sz w:val="24"/>
            <w:szCs w:val="24"/>
          </w:rPr>
          <w:delText xml:space="preserve">5. 业务系统架构图 </w:delText>
        </w:r>
      </w:del>
    </w:p>
    <w:p w14:paraId="0DDD91C2">
      <w:pPr>
        <w:pStyle w:val="31"/>
        <w:ind w:firstLine="480"/>
        <w:rPr>
          <w:rFonts w:ascii="宋体;汉仪书宋二KW" w:hAnsi="宋体;汉仪书宋二KW" w:cs="微软雅黑;汉仪旗黑KW 55S"/>
          <w:sz w:val="24"/>
          <w:szCs w:val="24"/>
        </w:rPr>
      </w:pPr>
      <w:del w:id="13" w:author="远楷 王" w:date="2025-09-30T13:06:00Z">
        <w:r>
          <w:rPr>
            <w:rFonts w:ascii="宋体;汉仪书宋二KW" w:hAnsi="宋体;汉仪书宋二KW" w:cs="微软雅黑;汉仪旗黑KW 55S"/>
            <w:sz w:val="24"/>
            <w:szCs w:val="24"/>
          </w:rPr>
          <w:delText>6</w:delText>
        </w:r>
      </w:del>
      <w:ins w:id="14" w:author="远楷 王" w:date="2025-09-30T13:06:00Z">
        <w:r>
          <w:rPr>
            <w:rFonts w:hint="eastAsia" w:ascii="宋体;汉仪书宋二KW" w:hAnsi="宋体;汉仪书宋二KW" w:cs="微软雅黑;汉仪旗黑KW 55S"/>
            <w:sz w:val="24"/>
            <w:szCs w:val="24"/>
          </w:rPr>
          <w:t>5</w:t>
        </w:r>
      </w:ins>
      <w:r>
        <w:rPr>
          <w:rFonts w:ascii="宋体;汉仪书宋二KW" w:hAnsi="宋体;汉仪书宋二KW" w:cs="微软雅黑;汉仪旗黑KW 55S"/>
          <w:sz w:val="24"/>
          <w:szCs w:val="24"/>
        </w:rPr>
        <w:t>. 资产权属与状态分类清单</w:t>
      </w:r>
    </w:p>
    <w:p w14:paraId="082D7461">
      <w:pPr>
        <w:pStyle w:val="31"/>
        <w:ind w:firstLine="480"/>
        <w:rPr>
          <w:rFonts w:ascii="宋体;汉仪书宋二KW" w:hAnsi="宋体;汉仪书宋二KW" w:cs="微软雅黑;汉仪旗黑KW 55S"/>
          <w:sz w:val="24"/>
          <w:szCs w:val="24"/>
        </w:rPr>
      </w:pPr>
      <w:del w:id="15" w:author="远楷 王" w:date="2025-09-30T13:06:00Z">
        <w:r>
          <w:rPr>
            <w:rFonts w:ascii="宋体;汉仪书宋二KW" w:hAnsi="宋体;汉仪书宋二KW" w:cs="微软雅黑;汉仪旗黑KW 55S"/>
            <w:sz w:val="24"/>
            <w:szCs w:val="24"/>
          </w:rPr>
          <w:delText>7</w:delText>
        </w:r>
      </w:del>
      <w:ins w:id="16" w:author="远楷 王" w:date="2025-09-30T13:06:00Z">
        <w:r>
          <w:rPr>
            <w:rFonts w:hint="eastAsia" w:ascii="宋体;汉仪书宋二KW" w:hAnsi="宋体;汉仪书宋二KW" w:cs="微软雅黑;汉仪旗黑KW 55S"/>
            <w:sz w:val="24"/>
            <w:szCs w:val="24"/>
          </w:rPr>
          <w:t>6</w:t>
        </w:r>
      </w:ins>
      <w:r>
        <w:rPr>
          <w:rFonts w:ascii="宋体;汉仪书宋二KW" w:hAnsi="宋体;汉仪书宋二KW" w:cs="微软雅黑;汉仪旗黑KW 55S"/>
          <w:sz w:val="24"/>
          <w:szCs w:val="24"/>
        </w:rPr>
        <w:t>. IT系统拆分梳理最终</w:t>
      </w:r>
      <w:del w:id="17" w:author="勤思考" w:date="2025-09-29T08:47:00Z">
        <w:r>
          <w:rPr>
            <w:rFonts w:ascii="宋体;汉仪书宋二KW" w:hAnsi="宋体;汉仪书宋二KW" w:cs="微软雅黑;汉仪旗黑KW 55S"/>
            <w:sz w:val="24"/>
            <w:szCs w:val="24"/>
          </w:rPr>
          <w:delText>审计</w:delText>
        </w:r>
      </w:del>
      <w:ins w:id="18" w:author="勤思考" w:date="2025-09-29T08:47:00Z">
        <w:r>
          <w:rPr>
            <w:rFonts w:ascii="宋体;汉仪书宋二KW" w:hAnsi="宋体;汉仪书宋二KW" w:cs="微软雅黑;汉仪旗黑KW 55S"/>
            <w:sz w:val="24"/>
            <w:szCs w:val="24"/>
          </w:rPr>
          <w:t>咨询</w:t>
        </w:r>
      </w:ins>
      <w:r>
        <w:rPr>
          <w:rFonts w:ascii="宋体;汉仪书宋二KW" w:hAnsi="宋体;汉仪书宋二KW" w:cs="微软雅黑;汉仪旗黑KW 55S"/>
          <w:sz w:val="24"/>
          <w:szCs w:val="24"/>
        </w:rPr>
        <w:t xml:space="preserve">报告（Word/PDF） </w:t>
      </w:r>
    </w:p>
    <w:p w14:paraId="52D669DB">
      <w:pPr>
        <w:pStyle w:val="31"/>
        <w:ind w:firstLine="480"/>
        <w:rPr>
          <w:rFonts w:ascii="宋体;汉仪书宋二KW" w:hAnsi="宋体;汉仪书宋二KW" w:cs="微软雅黑;汉仪旗黑KW 55S"/>
          <w:sz w:val="24"/>
          <w:szCs w:val="24"/>
        </w:rPr>
      </w:pPr>
      <w:del w:id="19" w:author="远楷 王" w:date="2025-09-30T13:06:00Z">
        <w:r>
          <w:rPr>
            <w:rFonts w:ascii="宋体;汉仪书宋二KW" w:hAnsi="宋体;汉仪书宋二KW" w:cs="微软雅黑;汉仪旗黑KW 55S"/>
            <w:sz w:val="24"/>
            <w:szCs w:val="24"/>
          </w:rPr>
          <w:delText>8</w:delText>
        </w:r>
      </w:del>
      <w:ins w:id="20" w:author="远楷 王" w:date="2025-09-30T13:06:00Z">
        <w:r>
          <w:rPr>
            <w:rFonts w:hint="eastAsia" w:ascii="宋体;汉仪书宋二KW" w:hAnsi="宋体;汉仪书宋二KW" w:cs="微软雅黑;汉仪旗黑KW 55S"/>
            <w:sz w:val="24"/>
            <w:szCs w:val="24"/>
          </w:rPr>
          <w:t>7</w:t>
        </w:r>
      </w:ins>
      <w:r>
        <w:rPr>
          <w:rFonts w:ascii="宋体;汉仪书宋二KW" w:hAnsi="宋体;汉仪书宋二KW" w:cs="微软雅黑;汉仪旗黑KW 55S"/>
          <w:sz w:val="24"/>
          <w:szCs w:val="24"/>
        </w:rPr>
        <w:t>. 系统下线实施建议方案</w:t>
      </w:r>
    </w:p>
    <w:p w14:paraId="06A7CE61">
      <w:pPr>
        <w:pStyle w:val="31"/>
        <w:ind w:firstLine="480"/>
        <w:rPr>
          <w:ins w:id="21" w:author="勤思考" w:date="2025-09-28T16:33:00Z"/>
          <w:rFonts w:ascii="宋体;汉仪书宋二KW" w:hAnsi="宋体;汉仪书宋二KW" w:cs="微软雅黑;汉仪旗黑KW 55S"/>
          <w:sz w:val="24"/>
          <w:szCs w:val="24"/>
        </w:rPr>
      </w:pPr>
      <w:del w:id="22" w:author="远楷 王" w:date="2025-09-30T13:06:00Z">
        <w:r>
          <w:rPr>
            <w:rFonts w:ascii="宋体;汉仪书宋二KW" w:hAnsi="宋体;汉仪书宋二KW" w:cs="微软雅黑;汉仪旗黑KW 55S"/>
            <w:sz w:val="24"/>
            <w:szCs w:val="24"/>
          </w:rPr>
          <w:delText>9</w:delText>
        </w:r>
      </w:del>
      <w:ins w:id="23" w:author="远楷 王" w:date="2025-09-30T13:06:00Z">
        <w:r>
          <w:rPr>
            <w:rFonts w:hint="eastAsia" w:ascii="宋体;汉仪书宋二KW" w:hAnsi="宋体;汉仪书宋二KW" w:cs="微软雅黑;汉仪旗黑KW 55S"/>
            <w:sz w:val="24"/>
            <w:szCs w:val="24"/>
          </w:rPr>
          <w:t>8</w:t>
        </w:r>
      </w:ins>
      <w:r>
        <w:rPr>
          <w:rFonts w:ascii="宋体;汉仪书宋二KW" w:hAnsi="宋体;汉仪书宋二KW" w:cs="微软雅黑;汉仪旗黑KW 55S"/>
          <w:sz w:val="24"/>
          <w:szCs w:val="24"/>
        </w:rPr>
        <w:t xml:space="preserve">. 汇报PPT </w:t>
      </w:r>
    </w:p>
    <w:p w14:paraId="40B436D7">
      <w:pPr>
        <w:pStyle w:val="31"/>
        <w:ind w:firstLine="480"/>
        <w:rPr>
          <w:ins w:id="24" w:author="远楷 王" w:date="2025-09-30T09:56:00Z"/>
          <w:rFonts w:ascii="宋体;汉仪书宋二KW" w:hAnsi="宋体;汉仪书宋二KW" w:cs="微软雅黑;汉仪旗黑KW 55S"/>
          <w:color w:val="0F1115"/>
          <w:sz w:val="24"/>
          <w:szCs w:val="24"/>
        </w:rPr>
      </w:pPr>
      <w:ins w:id="25" w:author="勤思考" w:date="2025-09-28T16:33:00Z">
        <w:r>
          <w:rPr>
            <w:rFonts w:ascii="宋体;汉仪书宋二KW" w:hAnsi="宋体;汉仪书宋二KW" w:cs="微软雅黑;汉仪旗黑KW 55S"/>
            <w:color w:val="0F1115"/>
            <w:sz w:val="24"/>
            <w:szCs w:val="24"/>
          </w:rPr>
          <w:t>（3）</w:t>
        </w:r>
      </w:ins>
      <w:ins w:id="26" w:author="勤思考" w:date="2025-09-28T16:33:00Z">
        <w:bookmarkStart w:id="0" w:name="OLE_LINK1"/>
        <w:r>
          <w:rPr>
            <w:rStyle w:val="10"/>
            <w:rFonts w:ascii="宋体;汉仪书宋二KW" w:hAnsi="宋体;汉仪书宋二KW" w:cs="微软雅黑;汉仪旗黑KW 55S"/>
            <w:b w:val="0"/>
            <w:bCs w:val="0"/>
            <w:color w:val="0F1115"/>
            <w:sz w:val="24"/>
            <w:szCs w:val="24"/>
          </w:rPr>
          <w:t>验收标准</w:t>
        </w:r>
      </w:ins>
      <w:ins w:id="27" w:author="勤思考" w:date="2025-09-28T16:33:00Z">
        <w:r>
          <w:rPr>
            <w:rFonts w:ascii="宋体;汉仪书宋二KW" w:hAnsi="宋体;汉仪书宋二KW" w:cs="微软雅黑;汉仪旗黑KW 55S"/>
            <w:color w:val="0F1115"/>
            <w:sz w:val="24"/>
            <w:szCs w:val="24"/>
          </w:rPr>
          <w:t>：乙方交付的本合同项下全部服务成果，除满足本条第（1）、（2）款之约定外，还应至少达到以下标准，方可视为初步履行完毕：</w:t>
        </w:r>
      </w:ins>
      <w:ins w:id="28" w:author="勤思考" w:date="2025-09-28T16:33:00Z">
        <w:r>
          <w:rPr>
            <w:rFonts w:ascii="宋体;汉仪书宋二KW" w:hAnsi="宋体;汉仪书宋二KW" w:cs="微软雅黑;汉仪旗黑KW 55S"/>
            <w:color w:val="0F1115"/>
            <w:sz w:val="24"/>
            <w:szCs w:val="24"/>
          </w:rPr>
          <w:br w:type="textWrapping"/>
        </w:r>
      </w:ins>
      <w:ins w:id="29" w:author="勤思考" w:date="2025-09-28T16:33:00Z">
        <w:r>
          <w:rPr>
            <w:rFonts w:ascii="宋体;汉仪书宋二KW" w:hAnsi="宋体;汉仪书宋二KW" w:cs="微软雅黑;汉仪旗黑KW 55S"/>
            <w:color w:val="0F1115"/>
            <w:sz w:val="24"/>
            <w:szCs w:val="24"/>
          </w:rPr>
          <w:t>a) </w:t>
        </w:r>
      </w:ins>
      <w:ins w:id="30" w:author="勤思考" w:date="2025-09-28T16:33:00Z">
        <w:r>
          <w:rPr>
            <w:rStyle w:val="10"/>
            <w:rFonts w:ascii="宋体;汉仪书宋二KW" w:hAnsi="宋体;汉仪书宋二KW" w:cs="微软雅黑;汉仪旗黑KW 55S"/>
            <w:b w:val="0"/>
            <w:bCs w:val="0"/>
            <w:color w:val="0F1115"/>
            <w:sz w:val="24"/>
            <w:szCs w:val="24"/>
          </w:rPr>
          <w:t>资产发现覆盖率</w:t>
        </w:r>
      </w:ins>
      <w:ins w:id="31" w:author="勤思考" w:date="2025-09-28T16:33:00Z">
        <w:r>
          <w:rPr>
            <w:rFonts w:ascii="宋体;汉仪书宋二KW" w:hAnsi="宋体;汉仪书宋二KW" w:cs="微软雅黑;汉仪旗黑KW 55S"/>
            <w:color w:val="0F1115"/>
            <w:sz w:val="24"/>
            <w:szCs w:val="24"/>
          </w:rPr>
          <w:t>：通过技术手段发现的IT资产数量，应不低于甲方当前网络环境中实际存在资产的95%。</w:t>
        </w:r>
      </w:ins>
      <w:ins w:id="32" w:author="勤思考" w:date="2025-09-28T16:33:00Z">
        <w:r>
          <w:rPr>
            <w:rFonts w:ascii="宋体;汉仪书宋二KW" w:hAnsi="宋体;汉仪书宋二KW" w:cs="微软雅黑;汉仪旗黑KW 55S"/>
            <w:color w:val="0F1115"/>
            <w:sz w:val="24"/>
            <w:szCs w:val="24"/>
          </w:rPr>
          <w:br w:type="textWrapping"/>
        </w:r>
      </w:ins>
      <w:ins w:id="33" w:author="勤思考" w:date="2025-09-28T16:33:00Z">
        <w:r>
          <w:rPr>
            <w:rFonts w:ascii="宋体;汉仪书宋二KW" w:hAnsi="宋体;汉仪书宋二KW" w:cs="微软雅黑;汉仪旗黑KW 55S"/>
            <w:color w:val="0F1115"/>
            <w:sz w:val="24"/>
            <w:szCs w:val="24"/>
          </w:rPr>
          <w:t>b) </w:t>
        </w:r>
      </w:ins>
      <w:ins w:id="34" w:author="勤思考" w:date="2025-09-28T16:33:00Z">
        <w:r>
          <w:rPr>
            <w:rStyle w:val="10"/>
            <w:rFonts w:ascii="宋体;汉仪书宋二KW" w:hAnsi="宋体;汉仪书宋二KW" w:cs="微软雅黑;汉仪旗黑KW 55S"/>
            <w:b w:val="0"/>
            <w:bCs w:val="0"/>
            <w:color w:val="0F1115"/>
            <w:sz w:val="24"/>
            <w:szCs w:val="24"/>
          </w:rPr>
          <w:t>权属与状态准确性</w:t>
        </w:r>
      </w:ins>
      <w:ins w:id="35" w:author="勤思考" w:date="2025-09-28T16:33:00Z">
        <w:r>
          <w:rPr>
            <w:rFonts w:ascii="宋体;汉仪书宋二KW" w:hAnsi="宋体;汉仪书宋二KW" w:cs="微软雅黑;汉仪旗黑KW 55S"/>
            <w:color w:val="0F1115"/>
            <w:sz w:val="24"/>
            <w:szCs w:val="24"/>
          </w:rPr>
          <w:t>：经甲方抽样复核，乙方出具的《资产权属与状态分类清单》中，“在用”、“废弃”、“共用”等状态标识的准确率不低于98%。</w:t>
        </w:r>
      </w:ins>
      <w:ins w:id="36" w:author="勤思考" w:date="2025-09-28T16:33:00Z">
        <w:r>
          <w:rPr>
            <w:rFonts w:ascii="宋体;汉仪书宋二KW" w:hAnsi="宋体;汉仪书宋二KW" w:cs="微软雅黑;汉仪旗黑KW 55S"/>
            <w:color w:val="0F1115"/>
            <w:sz w:val="24"/>
            <w:szCs w:val="24"/>
          </w:rPr>
          <w:br w:type="textWrapping"/>
        </w:r>
      </w:ins>
      <w:ins w:id="37" w:author="勤思考" w:date="2025-09-28T16:33:00Z">
        <w:r>
          <w:rPr>
            <w:rFonts w:ascii="宋体;汉仪书宋二KW" w:hAnsi="宋体;汉仪书宋二KW" w:cs="微软雅黑;汉仪旗黑KW 55S"/>
            <w:color w:val="0F1115"/>
            <w:sz w:val="24"/>
            <w:szCs w:val="24"/>
          </w:rPr>
          <w:t>c) </w:t>
        </w:r>
      </w:ins>
      <w:ins w:id="38" w:author="勤思考" w:date="2025-09-28T16:33:00Z">
        <w:r>
          <w:rPr>
            <w:rStyle w:val="10"/>
            <w:rFonts w:ascii="宋体;汉仪书宋二KW" w:hAnsi="宋体;汉仪书宋二KW" w:cs="微软雅黑;汉仪旗黑KW 55S"/>
            <w:b w:val="0"/>
            <w:bCs w:val="0"/>
            <w:color w:val="0F1115"/>
            <w:sz w:val="24"/>
            <w:szCs w:val="24"/>
          </w:rPr>
          <w:t>依赖关系识别</w:t>
        </w:r>
      </w:ins>
      <w:ins w:id="39" w:author="勤思考" w:date="2025-09-28T16:33:00Z">
        <w:r>
          <w:rPr>
            <w:rFonts w:ascii="宋体;汉仪书宋二KW" w:hAnsi="宋体;汉仪书宋二KW" w:cs="微软雅黑;汉仪旗黑KW 55S"/>
            <w:color w:val="0F1115"/>
            <w:sz w:val="24"/>
            <w:szCs w:val="24"/>
          </w:rPr>
          <w:t>：</w:t>
        </w:r>
      </w:ins>
      <w:ins w:id="40" w:author="远楷 王" w:date="2025-09-30T13:07:00Z">
        <w:r>
          <w:rPr>
            <w:rFonts w:hint="eastAsia" w:ascii="宋体;汉仪书宋二KW" w:hAnsi="宋体;汉仪书宋二KW" w:cs="微软雅黑;汉仪旗黑KW 55S"/>
            <w:color w:val="0F1115"/>
            <w:sz w:val="24"/>
            <w:szCs w:val="24"/>
          </w:rPr>
          <w:t>乙方绘制的《业务系统访问逻辑拓扑图》中需清晰标识出系统的归属单位，以及业务系统之间的依赖关系。</w:t>
        </w:r>
      </w:ins>
      <w:ins w:id="41" w:author="勤思考" w:date="2025-09-28T16:33:00Z">
        <w:del w:id="42" w:author="远楷 王" w:date="2025-09-30T13:07:00Z">
          <w:r>
            <w:rPr>
              <w:rFonts w:ascii="宋体;汉仪书宋二KW" w:hAnsi="宋体;汉仪书宋二KW" w:cs="微软雅黑;汉仪旗黑KW 55S"/>
              <w:color w:val="0F1115"/>
              <w:sz w:val="24"/>
              <w:szCs w:val="24"/>
            </w:rPr>
            <w:delText>乙方绘制的《系统依赖关系矩阵图》应能清晰标识出跨法人实体的系统间调用关系，并对调用强度（如高频、低频）进行分析与标注。</w:delText>
          </w:r>
        </w:del>
      </w:ins>
      <w:ins w:id="43" w:author="勤思考" w:date="2025-09-28T16:33:00Z">
        <w:r>
          <w:rPr>
            <w:rFonts w:ascii="宋体;汉仪书宋二KW" w:hAnsi="宋体;汉仪书宋二KW" w:cs="微软雅黑;汉仪旗黑KW 55S"/>
            <w:color w:val="0F1115"/>
            <w:sz w:val="24"/>
            <w:szCs w:val="24"/>
          </w:rPr>
          <w:br w:type="textWrapping"/>
        </w:r>
      </w:ins>
      <w:ins w:id="44" w:author="勤思考" w:date="2025-09-28T16:33:00Z">
        <w:r>
          <w:rPr>
            <w:rFonts w:ascii="宋体;汉仪书宋二KW" w:hAnsi="宋体;汉仪书宋二KW" w:cs="微软雅黑;汉仪旗黑KW 55S"/>
            <w:color w:val="0F1115"/>
            <w:sz w:val="24"/>
            <w:szCs w:val="24"/>
          </w:rPr>
          <w:t>d) </w:t>
        </w:r>
      </w:ins>
      <w:ins w:id="45" w:author="勤思考" w:date="2025-09-28T16:33:00Z">
        <w:r>
          <w:rPr>
            <w:rStyle w:val="10"/>
            <w:rFonts w:ascii="宋体;汉仪书宋二KW" w:hAnsi="宋体;汉仪书宋二KW" w:cs="微软雅黑;汉仪旗黑KW 55S"/>
            <w:b w:val="0"/>
            <w:bCs w:val="0"/>
            <w:color w:val="0F1115"/>
            <w:sz w:val="24"/>
            <w:szCs w:val="24"/>
          </w:rPr>
          <w:t>合规风险核验</w:t>
        </w:r>
      </w:ins>
      <w:ins w:id="46" w:author="勤思考" w:date="2025-09-28T16:33:00Z">
        <w:r>
          <w:rPr>
            <w:rFonts w:ascii="宋体;汉仪书宋二KW" w:hAnsi="宋体;汉仪书宋二KW" w:cs="微软雅黑;汉仪旗黑KW 55S"/>
            <w:color w:val="0F1115"/>
            <w:sz w:val="24"/>
            <w:szCs w:val="24"/>
          </w:rPr>
          <w:t>：对所有域名、ICP备案等公开信息的核查应实现100%自动化核验，不得采用人工抽查方式。</w:t>
        </w:r>
      </w:ins>
    </w:p>
    <w:bookmarkEnd w:id="0"/>
    <w:p w14:paraId="6EA50E37">
      <w:pPr>
        <w:pStyle w:val="31"/>
        <w:ind w:firstLine="480"/>
        <w:rPr>
          <w:rFonts w:ascii="宋体;汉仪书宋二KW" w:hAnsi="宋体;汉仪书宋二KW" w:cs="微软雅黑;汉仪旗黑KW 55S"/>
          <w:sz w:val="24"/>
          <w:szCs w:val="24"/>
        </w:rPr>
      </w:pPr>
      <w:ins w:id="47" w:author="远楷 王" w:date="2025-09-30T09:57:00Z">
        <w:r>
          <w:rPr>
            <w:rFonts w:hint="eastAsia" w:ascii="宋体;汉仪书宋二KW" w:hAnsi="宋体;汉仪书宋二KW" w:cs="微软雅黑;汉仪旗黑KW 55S"/>
            <w:color w:val="0F1115"/>
            <w:sz w:val="24"/>
            <w:szCs w:val="24"/>
          </w:rPr>
          <w:t>甲方在收到乙方的验收申请后须在</w:t>
        </w:r>
      </w:ins>
      <w:ins w:id="48" w:author="勤思考 [2]" w:date="2025-09-30T13:16:59Z">
        <w:r>
          <w:rPr>
            <w:rFonts w:hint="eastAsia" w:ascii="宋体;汉仪书宋二KW" w:hAnsi="宋体;汉仪书宋二KW" w:cs="微软雅黑;汉仪旗黑KW 55S"/>
            <w:color w:val="0F1115"/>
            <w:sz w:val="24"/>
            <w:szCs w:val="24"/>
            <w:lang w:val="en-US" w:eastAsia="zh-CN"/>
          </w:rPr>
          <w:t>10</w:t>
        </w:r>
      </w:ins>
      <w:ins w:id="49" w:author="远楷 王" w:date="2025-09-30T09:57:00Z">
        <w:del w:id="50" w:author="勤思考 [2]" w:date="2025-09-30T13:16:58Z">
          <w:r>
            <w:rPr>
              <w:rFonts w:ascii="宋体;汉仪书宋二KW" w:hAnsi="宋体;汉仪书宋二KW" w:cs="微软雅黑;汉仪旗黑KW 55S"/>
              <w:color w:val="0F1115"/>
              <w:sz w:val="24"/>
              <w:szCs w:val="24"/>
            </w:rPr>
            <w:delText>3</w:delText>
          </w:r>
        </w:del>
      </w:ins>
      <w:ins w:id="51" w:author="远楷 王" w:date="2025-09-30T09:57:00Z">
        <w:r>
          <w:rPr>
            <w:rFonts w:hint="eastAsia" w:ascii="宋体;汉仪书宋二KW" w:hAnsi="宋体;汉仪书宋二KW" w:cs="微软雅黑;汉仪旗黑KW 55S"/>
            <w:color w:val="0F1115"/>
            <w:sz w:val="24"/>
            <w:szCs w:val="24"/>
          </w:rPr>
          <w:t>日内组织验收并签署验收报告，若甲方没有在此期限内验收或提出异议，视为验收合格。</w:t>
        </w:r>
      </w:ins>
      <w:ins w:id="52" w:author="勤思考" w:date="2025-09-28T16:33:00Z">
        <w:r>
          <w:rPr>
            <w:rFonts w:ascii="宋体;汉仪书宋二KW" w:hAnsi="宋体;汉仪书宋二KW" w:cs="微软雅黑;汉仪旗黑KW 55S"/>
            <w:color w:val="0F1115"/>
            <w:sz w:val="24"/>
            <w:szCs w:val="24"/>
          </w:rPr>
          <w:br w:type="textWrapping"/>
        </w:r>
      </w:ins>
    </w:p>
    <w:p w14:paraId="4D1F4FE9">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二、项目目标</w:t>
      </w:r>
    </w:p>
    <w:p w14:paraId="45498844">
      <w:pPr>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1. 全面发现与清点：识别并清点所有现存的信息资产，包括硬件基础设施（含机房和云资源租用）、网络设备、软件应用、许可证、数据资产及域名、IP等网络资源。</w:t>
      </w:r>
    </w:p>
    <w:p w14:paraId="30FD84C0">
      <w:pPr>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 xml:space="preserve">2. 厘清权属与依赖：分析上述资产与当前多家独立公司的所属关系，明确“在用”、“废弃”、“共用”等状态，并绘制关键系统间的逻辑与数据依赖关系图。 </w:t>
      </w:r>
    </w:p>
    <w:p w14:paraId="08DA90BF">
      <w:pPr>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 xml:space="preserve">3. 识别合规风险：清查所有IT资产在公开渠道（如ICP备案、软件著作权、域名注册、公安机关联网备案等）的登记信息，确保登记主体与当前实际权属一致，识别并列出所有不一致的风险点。 </w:t>
      </w:r>
    </w:p>
    <w:p w14:paraId="43EF9E71">
      <w:pPr>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4. 提供决策报告：基于梳理结果，提供一份清晰的资产清单、系统关联图谱及系统下线优先级建议方案，并附上合规风险清单及整改建议。</w:t>
      </w:r>
    </w:p>
    <w:p w14:paraId="5A9E3196">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三、付款时间及方式</w:t>
      </w:r>
    </w:p>
    <w:p w14:paraId="01E12DD9">
      <w:pPr>
        <w:spacing w:line="380" w:lineRule="exact"/>
        <w:ind w:left="267"/>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1、乙方为甲方提供的本次服务有效期从</w:t>
      </w:r>
      <w:r>
        <w:rPr>
          <w:rFonts w:ascii="宋体;汉仪书宋二KW" w:hAnsi="宋体;汉仪书宋二KW" w:cs="微软雅黑;汉仪旗黑KW 55S"/>
          <w:sz w:val="24"/>
          <w:szCs w:val="24"/>
          <w:u w:val="single"/>
        </w:rPr>
        <w:t xml:space="preserve"> 2025 年 10 月 9 日</w:t>
      </w:r>
      <w:r>
        <w:rPr>
          <w:rFonts w:ascii="宋体;汉仪书宋二KW" w:hAnsi="宋体;汉仪书宋二KW" w:cs="微软雅黑;汉仪旗黑KW 55S"/>
          <w:sz w:val="24"/>
          <w:szCs w:val="24"/>
        </w:rPr>
        <w:t>起 至</w:t>
      </w:r>
      <w:r>
        <w:rPr>
          <w:rFonts w:ascii="宋体;汉仪书宋二KW" w:hAnsi="宋体;汉仪书宋二KW" w:cs="微软雅黑;汉仪旗黑KW 55S"/>
          <w:sz w:val="24"/>
          <w:szCs w:val="24"/>
          <w:u w:val="single"/>
        </w:rPr>
        <w:t xml:space="preserve">  2025 年11月 8 日</w:t>
      </w:r>
      <w:r>
        <w:rPr>
          <w:rFonts w:ascii="宋体;汉仪书宋二KW" w:hAnsi="宋体;汉仪书宋二KW" w:cs="微软雅黑;汉仪旗黑KW 55S"/>
          <w:sz w:val="24"/>
          <w:szCs w:val="24"/>
        </w:rPr>
        <w:t>止。</w:t>
      </w:r>
    </w:p>
    <w:p w14:paraId="36A895F4">
      <w:pPr>
        <w:spacing w:line="380" w:lineRule="exact"/>
        <w:ind w:left="267"/>
        <w:rPr>
          <w:rFonts w:ascii="宋体;汉仪书宋二KW" w:hAnsi="宋体;汉仪书宋二KW" w:cs="微软雅黑;汉仪旗黑KW 55S"/>
          <w:sz w:val="24"/>
          <w:szCs w:val="24"/>
          <w:lang w:eastAsia="zh"/>
        </w:rPr>
      </w:pPr>
      <w:r>
        <w:rPr>
          <w:rFonts w:ascii="宋体;汉仪书宋二KW" w:hAnsi="宋体;汉仪书宋二KW" w:cs="微软雅黑;汉仪旗黑KW 55S"/>
          <w:sz w:val="24"/>
          <w:szCs w:val="24"/>
        </w:rPr>
        <w:t>2、合同总价款为人民币￥</w:t>
      </w:r>
      <w:r>
        <w:rPr>
          <w:rFonts w:ascii="宋体;汉仪书宋二KW" w:hAnsi="宋体;汉仪书宋二KW" w:cs="微软雅黑;汉仪旗黑KW 55S"/>
          <w:sz w:val="24"/>
          <w:szCs w:val="24"/>
          <w:u w:val="single"/>
        </w:rPr>
        <w:t xml:space="preserve"> 39990.00（大写：叁万玖仟玖佰玖拾元整）</w:t>
      </w:r>
      <w:r>
        <w:rPr>
          <w:rFonts w:ascii="宋体;汉仪书宋二KW" w:hAnsi="宋体;汉仪书宋二KW" w:cs="微软雅黑;汉仪旗黑KW 55S"/>
          <w:sz w:val="24"/>
          <w:szCs w:val="24"/>
        </w:rPr>
        <w:t>。合同签订</w:t>
      </w:r>
      <w:del w:id="53" w:author="安正法务" w:date="2025-09-29T09:01:00Z">
        <w:r>
          <w:rPr>
            <w:rFonts w:ascii="宋体;汉仪书宋二KW" w:hAnsi="宋体;汉仪书宋二KW" w:cs="微软雅黑;汉仪旗黑KW 55S"/>
            <w:sz w:val="24"/>
            <w:szCs w:val="24"/>
          </w:rPr>
          <w:delText>完成且收到</w:delText>
        </w:r>
      </w:del>
      <w:ins w:id="54" w:author="安正法务" w:date="2025-09-29T09:01:00Z">
        <w:r>
          <w:rPr>
            <w:rFonts w:ascii="宋体;汉仪书宋二KW" w:hAnsi="宋体;汉仪书宋二KW" w:cs="微软雅黑;汉仪旗黑KW 55S"/>
            <w:sz w:val="24"/>
            <w:szCs w:val="24"/>
            <w:lang w:eastAsia="zh"/>
          </w:rPr>
          <w:t>后5个工作日内，</w:t>
        </w:r>
      </w:ins>
      <w:r>
        <w:rPr>
          <w:rFonts w:ascii="宋体;汉仪书宋二KW" w:hAnsi="宋体;汉仪书宋二KW" w:cs="微软雅黑;汉仪旗黑KW 55S"/>
          <w:sz w:val="24"/>
          <w:szCs w:val="24"/>
        </w:rPr>
        <w:t>乙方</w:t>
      </w:r>
      <w:ins w:id="55" w:author="安正法务" w:date="2025-09-29T09:01:00Z">
        <w:r>
          <w:rPr>
            <w:rFonts w:ascii="宋体;汉仪书宋二KW" w:hAnsi="宋体;汉仪书宋二KW" w:cs="微软雅黑;汉仪旗黑KW 55S"/>
            <w:sz w:val="24"/>
            <w:szCs w:val="24"/>
            <w:lang w:eastAsia="zh"/>
          </w:rPr>
          <w:t>应开具并向甲方提供合格</w:t>
        </w:r>
      </w:ins>
      <w:r>
        <w:rPr>
          <w:rFonts w:ascii="宋体;汉仪书宋二KW" w:hAnsi="宋体;汉仪书宋二KW" w:cs="微软雅黑;汉仪旗黑KW 55S"/>
          <w:sz w:val="24"/>
          <w:szCs w:val="24"/>
        </w:rPr>
        <w:t>的增值税专用发票</w:t>
      </w:r>
      <w:ins w:id="56" w:author="安正法务" w:date="2025-09-29T09:01:00Z">
        <w:r>
          <w:rPr>
            <w:rFonts w:ascii="宋体;汉仪书宋二KW" w:hAnsi="宋体;汉仪书宋二KW" w:cs="微软雅黑;汉仪旗黑KW 55S"/>
            <w:sz w:val="24"/>
            <w:szCs w:val="24"/>
            <w:lang w:eastAsia="zh"/>
          </w:rPr>
          <w:t>，甲方在收到发票</w:t>
        </w:r>
      </w:ins>
      <w:r>
        <w:rPr>
          <w:rFonts w:ascii="宋体;汉仪书宋二KW" w:hAnsi="宋体;汉仪书宋二KW" w:cs="微软雅黑;汉仪旗黑KW 55S"/>
          <w:sz w:val="24"/>
          <w:szCs w:val="24"/>
        </w:rPr>
        <w:t>后5个工作日内</w:t>
      </w:r>
      <w:del w:id="57" w:author="安正法务" w:date="2025-09-29T09:01:00Z">
        <w:r>
          <w:rPr>
            <w:rFonts w:ascii="宋体;汉仪书宋二KW" w:hAnsi="宋体;汉仪书宋二KW" w:cs="微软雅黑;汉仪旗黑KW 55S"/>
            <w:sz w:val="24"/>
            <w:szCs w:val="24"/>
          </w:rPr>
          <w:delText>，甲方</w:delText>
        </w:r>
      </w:del>
      <w:r>
        <w:rPr>
          <w:rFonts w:ascii="宋体;汉仪书宋二KW" w:hAnsi="宋体;汉仪书宋二KW" w:cs="微软雅黑;汉仪旗黑KW 55S"/>
          <w:sz w:val="24"/>
          <w:szCs w:val="24"/>
        </w:rPr>
        <w:t>向乙方支付40%的合同款项，即￥</w:t>
      </w:r>
      <w:r>
        <w:rPr>
          <w:rFonts w:ascii="宋体;汉仪书宋二KW" w:hAnsi="宋体;汉仪书宋二KW" w:cs="微软雅黑;汉仪旗黑KW 55S"/>
          <w:sz w:val="24"/>
          <w:szCs w:val="24"/>
          <w:u w:val="single"/>
        </w:rPr>
        <w:t>15996.00（大写：壹万伍仟玖佰玖拾陆元整）</w:t>
      </w:r>
      <w:r>
        <w:rPr>
          <w:rFonts w:ascii="宋体;汉仪书宋二KW" w:hAnsi="宋体;汉仪书宋二KW" w:cs="微软雅黑;汉仪旗黑KW 55S"/>
          <w:sz w:val="24"/>
          <w:szCs w:val="24"/>
        </w:rPr>
        <w:t>。</w:t>
      </w:r>
      <w:ins w:id="58" w:author="安正法务" w:date="2025-09-29T09:01:00Z">
        <w:r>
          <w:rPr>
            <w:rFonts w:ascii="宋体;汉仪书宋二KW" w:hAnsi="宋体;汉仪书宋二KW" w:cs="微软雅黑;汉仪旗黑KW 55S"/>
            <w:sz w:val="24"/>
            <w:szCs w:val="24"/>
            <w:lang w:eastAsia="zh"/>
          </w:rPr>
          <w:t>乙方完成</w:t>
        </w:r>
      </w:ins>
      <w:r>
        <w:rPr>
          <w:rFonts w:ascii="宋体;汉仪书宋二KW" w:hAnsi="宋体;汉仪书宋二KW" w:cs="微软雅黑;汉仪旗黑KW 55S"/>
          <w:sz w:val="24"/>
          <w:szCs w:val="24"/>
        </w:rPr>
        <w:t>服务</w:t>
      </w:r>
      <w:ins w:id="59" w:author="安正法务" w:date="2025-09-29T09:01:00Z">
        <w:r>
          <w:rPr>
            <w:rFonts w:ascii="宋体;汉仪书宋二KW" w:hAnsi="宋体;汉仪书宋二KW" w:cs="微软雅黑;汉仪旗黑KW 55S"/>
            <w:sz w:val="24"/>
            <w:szCs w:val="24"/>
            <w:lang w:eastAsia="zh"/>
          </w:rPr>
          <w:t>并经甲方</w:t>
        </w:r>
      </w:ins>
      <w:r>
        <w:rPr>
          <w:rFonts w:ascii="宋体;汉仪书宋二KW" w:hAnsi="宋体;汉仪书宋二KW" w:cs="微软雅黑;汉仪旗黑KW 55S"/>
          <w:sz w:val="24"/>
          <w:szCs w:val="24"/>
        </w:rPr>
        <w:t>验收</w:t>
      </w:r>
      <w:del w:id="60" w:author="安正法务" w:date="2025-09-29T09:01:00Z">
        <w:r>
          <w:rPr>
            <w:rFonts w:ascii="宋体;汉仪书宋二KW" w:hAnsi="宋体;汉仪书宋二KW" w:cs="微软雅黑;汉仪旗黑KW 55S"/>
            <w:sz w:val="24"/>
            <w:szCs w:val="24"/>
          </w:rPr>
          <w:delText>完成且收到</w:delText>
        </w:r>
      </w:del>
      <w:ins w:id="61" w:author="安正法务" w:date="2025-09-29T09:01:00Z">
        <w:r>
          <w:rPr>
            <w:rFonts w:ascii="宋体;汉仪书宋二KW" w:hAnsi="宋体;汉仪书宋二KW" w:cs="微软雅黑;汉仪旗黑KW 55S"/>
            <w:sz w:val="24"/>
            <w:szCs w:val="24"/>
            <w:lang w:eastAsia="zh"/>
          </w:rPr>
          <w:t>合格后5个工作日内，</w:t>
        </w:r>
      </w:ins>
      <w:r>
        <w:rPr>
          <w:rFonts w:ascii="宋体;汉仪书宋二KW" w:hAnsi="宋体;汉仪书宋二KW" w:cs="微软雅黑;汉仪旗黑KW 55S"/>
          <w:sz w:val="24"/>
          <w:szCs w:val="24"/>
        </w:rPr>
        <w:t>乙方</w:t>
      </w:r>
      <w:ins w:id="62" w:author="安正法务" w:date="2025-09-29T09:01:00Z">
        <w:r>
          <w:rPr>
            <w:rFonts w:ascii="宋体;汉仪书宋二KW" w:hAnsi="宋体;汉仪书宋二KW" w:cs="微软雅黑;汉仪旗黑KW 55S"/>
            <w:sz w:val="24"/>
            <w:szCs w:val="24"/>
            <w:lang w:eastAsia="zh"/>
          </w:rPr>
          <w:t>应开具并向甲方提供合格</w:t>
        </w:r>
      </w:ins>
      <w:r>
        <w:rPr>
          <w:rFonts w:ascii="宋体;汉仪书宋二KW" w:hAnsi="宋体;汉仪书宋二KW" w:cs="微软雅黑;汉仪旗黑KW 55S"/>
          <w:sz w:val="24"/>
          <w:szCs w:val="24"/>
        </w:rPr>
        <w:t>的增值税专用发票</w:t>
      </w:r>
      <w:ins w:id="63" w:author="安正法务" w:date="2025-09-29T09:01:00Z">
        <w:r>
          <w:rPr>
            <w:rFonts w:ascii="宋体;汉仪书宋二KW" w:hAnsi="宋体;汉仪书宋二KW" w:cs="微软雅黑;汉仪旗黑KW 55S"/>
            <w:sz w:val="24"/>
            <w:szCs w:val="24"/>
            <w:lang w:eastAsia="zh"/>
          </w:rPr>
          <w:t>，甲方在收到发票</w:t>
        </w:r>
      </w:ins>
      <w:r>
        <w:rPr>
          <w:rFonts w:ascii="宋体;汉仪书宋二KW" w:hAnsi="宋体;汉仪书宋二KW" w:cs="微软雅黑;汉仪旗黑KW 55S"/>
          <w:sz w:val="24"/>
          <w:szCs w:val="24"/>
        </w:rPr>
        <w:t>后5个工作日内</w:t>
      </w:r>
      <w:del w:id="64" w:author="安正法务" w:date="2025-09-29T09:01:00Z">
        <w:r>
          <w:rPr>
            <w:rFonts w:ascii="宋体;汉仪书宋二KW" w:hAnsi="宋体;汉仪书宋二KW" w:cs="微软雅黑;汉仪旗黑KW 55S"/>
            <w:sz w:val="24"/>
            <w:szCs w:val="24"/>
          </w:rPr>
          <w:delText>，甲方</w:delText>
        </w:r>
      </w:del>
      <w:r>
        <w:rPr>
          <w:rFonts w:ascii="宋体;汉仪书宋二KW" w:hAnsi="宋体;汉仪书宋二KW" w:cs="微软雅黑;汉仪旗黑KW 55S"/>
          <w:sz w:val="24"/>
          <w:szCs w:val="24"/>
        </w:rPr>
        <w:t>向乙方支付60%的合同款项，即￥</w:t>
      </w:r>
      <w:r>
        <w:rPr>
          <w:rFonts w:ascii="宋体;汉仪书宋二KW" w:hAnsi="宋体;汉仪书宋二KW" w:cs="微软雅黑;汉仪旗黑KW 55S"/>
          <w:sz w:val="24"/>
          <w:szCs w:val="24"/>
          <w:u w:val="single"/>
        </w:rPr>
        <w:t>23994.00（大写：贰万叁仟玖佰玖拾肆元整）</w:t>
      </w:r>
      <w:r>
        <w:rPr>
          <w:rFonts w:ascii="宋体;汉仪书宋二KW" w:hAnsi="宋体;汉仪书宋二KW" w:cs="微软雅黑;汉仪旗黑KW 55S"/>
          <w:sz w:val="24"/>
          <w:szCs w:val="24"/>
        </w:rPr>
        <w:t>。</w:t>
      </w:r>
      <w:ins w:id="65" w:author="安正法务" w:date="2025-09-29T09:01:00Z">
        <w:r>
          <w:rPr>
            <w:rFonts w:ascii="宋体;汉仪书宋二KW" w:hAnsi="宋体;汉仪书宋二KW" w:cs="微软雅黑;汉仪旗黑KW 55S"/>
            <w:sz w:val="24"/>
            <w:szCs w:val="24"/>
            <w:lang w:eastAsia="zh"/>
          </w:rPr>
          <w:t>若因乙方发票问题导致甲方损失，乙方应承担赔偿责任，甲方有权延期付款直至收到合规发票</w:t>
        </w:r>
      </w:ins>
    </w:p>
    <w:p w14:paraId="7C8D8D5A">
      <w:pPr>
        <w:spacing w:line="380" w:lineRule="exact"/>
        <w:ind w:left="267"/>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甲方开票信息：</w:t>
      </w:r>
    </w:p>
    <w:p w14:paraId="5D74B320">
      <w:pPr>
        <w:spacing w:line="360" w:lineRule="exact"/>
        <w:ind w:left="708"/>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 xml:space="preserve">公司名称：四川省安正企业管理集团有限责任公司 </w:t>
      </w:r>
    </w:p>
    <w:p w14:paraId="6108AF29">
      <w:pPr>
        <w:spacing w:line="360" w:lineRule="exact"/>
        <w:ind w:left="708"/>
        <w:rPr>
          <w:rFonts w:ascii="宋体;汉仪书宋二KW" w:hAnsi="宋体;汉仪书宋二KW" w:cs="微软雅黑;汉仪旗黑KW 55S"/>
          <w:b/>
          <w:sz w:val="24"/>
          <w:szCs w:val="24"/>
          <w:highlight w:val="yellow"/>
        </w:rPr>
      </w:pPr>
      <w:r>
        <w:rPr>
          <w:rFonts w:ascii="宋体;汉仪书宋二KW" w:hAnsi="宋体;汉仪书宋二KW" w:cs="微软雅黑;汉仪旗黑KW 55S"/>
          <w:b/>
          <w:sz w:val="24"/>
          <w:szCs w:val="24"/>
          <w:highlight w:val="yellow"/>
        </w:rPr>
        <w:t>税号：</w:t>
      </w:r>
      <w:ins w:id="66" w:author="勤思考" w:date="2025-09-28T16:37:00Z">
        <w:r>
          <w:rPr>
            <w:rFonts w:ascii="宋体;汉仪书宋二KW" w:hAnsi="宋体;汉仪书宋二KW" w:cs="宋体;汉仪书宋二KW"/>
            <w:kern w:val="0"/>
            <w:sz w:val="24"/>
            <w:szCs w:val="24"/>
            <w:lang w:bidi="ar"/>
          </w:rPr>
          <w:t>91510100MAC0YTPB24</w:t>
        </w:r>
      </w:ins>
    </w:p>
    <w:p w14:paraId="25349E40">
      <w:pPr>
        <w:spacing w:line="360" w:lineRule="exact"/>
        <w:ind w:left="708"/>
        <w:rPr>
          <w:del w:id="67" w:author="勤思考" w:date="2025-09-29T08:57:00Z"/>
          <w:rFonts w:ascii="宋体;汉仪书宋二KW" w:hAnsi="宋体;汉仪书宋二KW" w:cs="微软雅黑;汉仪旗黑KW 55S"/>
          <w:b/>
          <w:sz w:val="24"/>
          <w:szCs w:val="24"/>
          <w:highlight w:val="yellow"/>
        </w:rPr>
      </w:pPr>
      <w:r>
        <w:rPr>
          <w:rFonts w:ascii="宋体;汉仪书宋二KW" w:hAnsi="宋体;汉仪书宋二KW" w:cs="微软雅黑;汉仪旗黑KW 55S"/>
          <w:b/>
          <w:sz w:val="24"/>
          <w:szCs w:val="24"/>
          <w:highlight w:val="yellow"/>
        </w:rPr>
        <w:t>地址：</w:t>
      </w:r>
      <w:ins w:id="68" w:author="勤思考" w:date="2025-09-28T16:37:00Z">
        <w:r>
          <w:rPr>
            <w:rFonts w:ascii="宋体;汉仪书宋二KW" w:hAnsi="宋体;汉仪书宋二KW" w:cs="宋体;汉仪书宋二KW"/>
            <w:kern w:val="0"/>
            <w:sz w:val="24"/>
            <w:szCs w:val="24"/>
            <w:lang w:bidi="ar"/>
          </w:rPr>
          <w:t>中国（四川）自由贸易试验区成都高新区天府大道北段28号1幢1单元25层2502号</w:t>
        </w:r>
      </w:ins>
      <w:r>
        <w:rPr>
          <w:rFonts w:ascii="宋体;汉仪书宋二KW" w:hAnsi="宋体;汉仪书宋二KW" w:cs="微软雅黑;汉仪旗黑KW 55S"/>
          <w:b/>
          <w:sz w:val="24"/>
          <w:szCs w:val="24"/>
          <w:highlight w:val="yellow"/>
        </w:rPr>
        <w:t xml:space="preserve"> </w:t>
      </w:r>
    </w:p>
    <w:p w14:paraId="6EA7B55E">
      <w:pPr>
        <w:spacing w:line="360" w:lineRule="exact"/>
        <w:ind w:left="708"/>
        <w:rPr>
          <w:rFonts w:ascii="宋体;汉仪书宋二KW" w:hAnsi="宋体;汉仪书宋二KW" w:cs="微软雅黑;汉仪旗黑KW 55S"/>
          <w:b/>
          <w:sz w:val="24"/>
          <w:szCs w:val="24"/>
          <w:highlight w:val="yellow"/>
        </w:rPr>
      </w:pPr>
      <w:del w:id="69" w:author="勤思考" w:date="2025-09-29T08:57:00Z">
        <w:r>
          <w:rPr>
            <w:rFonts w:ascii="宋体;汉仪书宋二KW" w:hAnsi="宋体;汉仪书宋二KW" w:cs="微软雅黑;汉仪旗黑KW 55S"/>
            <w:b/>
            <w:sz w:val="24"/>
            <w:szCs w:val="24"/>
            <w:highlight w:val="yellow"/>
          </w:rPr>
          <w:delText>电话：</w:delText>
        </w:r>
      </w:del>
    </w:p>
    <w:p w14:paraId="32E5D93A">
      <w:pPr>
        <w:spacing w:line="360" w:lineRule="exact"/>
        <w:ind w:left="708"/>
        <w:rPr>
          <w:rFonts w:ascii="宋体;汉仪书宋二KW" w:hAnsi="宋体;汉仪书宋二KW" w:cs="微软雅黑;汉仪旗黑KW 55S"/>
          <w:b/>
          <w:sz w:val="24"/>
          <w:szCs w:val="24"/>
          <w:highlight w:val="yellow"/>
        </w:rPr>
      </w:pPr>
      <w:r>
        <w:rPr>
          <w:rFonts w:ascii="宋体;汉仪书宋二KW" w:hAnsi="宋体;汉仪书宋二KW" w:cs="微软雅黑;汉仪旗黑KW 55S"/>
          <w:b/>
          <w:sz w:val="24"/>
          <w:szCs w:val="24"/>
          <w:highlight w:val="yellow"/>
        </w:rPr>
        <w:t>开户银行：</w:t>
      </w:r>
      <w:ins w:id="70" w:author="勤思考" w:date="2025-09-28T16:37:00Z">
        <w:r>
          <w:rPr>
            <w:rFonts w:ascii="宋体;汉仪书宋二KW" w:hAnsi="宋体;汉仪书宋二KW" w:cs="宋体;汉仪书宋二KW"/>
            <w:kern w:val="0"/>
            <w:sz w:val="24"/>
            <w:szCs w:val="24"/>
            <w:lang w:bidi="ar"/>
          </w:rPr>
          <w:t>大连银行股份有限公司成都金融城支行</w:t>
        </w:r>
      </w:ins>
      <w:r>
        <w:rPr>
          <w:rFonts w:ascii="宋体;汉仪书宋二KW" w:hAnsi="宋体;汉仪书宋二KW" w:cs="微软雅黑;汉仪旗黑KW 55S"/>
          <w:b/>
          <w:sz w:val="24"/>
          <w:szCs w:val="24"/>
          <w:highlight w:val="yellow"/>
        </w:rPr>
        <w:t xml:space="preserve"> </w:t>
      </w:r>
    </w:p>
    <w:p w14:paraId="36CB4623">
      <w:pPr>
        <w:spacing w:line="360" w:lineRule="exact"/>
        <w:ind w:left="708"/>
        <w:rPr>
          <w:rFonts w:ascii="宋体;汉仪书宋二KW" w:hAnsi="宋体;汉仪书宋二KW" w:cs="微软雅黑;汉仪旗黑KW 55S"/>
          <w:b/>
          <w:sz w:val="24"/>
          <w:szCs w:val="24"/>
          <w:highlight w:val="yellow"/>
        </w:rPr>
      </w:pPr>
      <w:r>
        <w:rPr>
          <w:rFonts w:ascii="宋体;汉仪书宋二KW" w:hAnsi="宋体;汉仪书宋二KW" w:cs="微软雅黑;汉仪旗黑KW 55S"/>
          <w:b/>
          <w:sz w:val="24"/>
          <w:szCs w:val="24"/>
          <w:highlight w:val="yellow"/>
        </w:rPr>
        <w:t>账号：</w:t>
      </w:r>
      <w:ins w:id="71" w:author="勤思考" w:date="2025-09-28T16:38:00Z">
        <w:r>
          <w:rPr>
            <w:rFonts w:ascii="宋体;汉仪书宋二KW" w:hAnsi="宋体;汉仪书宋二KW" w:cs="宋体;汉仪书宋二KW"/>
            <w:kern w:val="0"/>
            <w:sz w:val="24"/>
            <w:szCs w:val="24"/>
            <w:lang w:bidi="ar"/>
          </w:rPr>
          <w:t>1175 2800 0000 453</w:t>
        </w:r>
      </w:ins>
    </w:p>
    <w:p w14:paraId="2F4E6BCE">
      <w:pPr>
        <w:spacing w:line="360" w:lineRule="exact"/>
        <w:ind w:left="708"/>
      </w:pPr>
      <w:del w:id="72" w:author="勤思考" w:date="2025-09-29T08:51:00Z">
        <w:r>
          <w:rPr>
            <w:rFonts w:ascii="宋体;汉仪书宋二KW" w:hAnsi="宋体;汉仪书宋二KW" w:cs="微软雅黑;汉仪旗黑KW 55S"/>
            <w:b/>
            <w:sz w:val="24"/>
            <w:szCs w:val="24"/>
            <w:highlight w:val="yellow"/>
          </w:rPr>
          <w:delText>银行行号：</w:delText>
        </w:r>
      </w:del>
    </w:p>
    <w:p w14:paraId="6E8A956D">
      <w:pPr>
        <w:spacing w:line="380" w:lineRule="exact"/>
        <w:ind w:left="267"/>
        <w:rPr>
          <w:rFonts w:ascii="宋体;汉仪书宋二KW" w:hAnsi="宋体;汉仪书宋二KW" w:cs="微软雅黑;汉仪旗黑KW 55S"/>
          <w:b/>
          <w:sz w:val="24"/>
          <w:szCs w:val="24"/>
          <w:highlight w:val="yellow"/>
        </w:rPr>
      </w:pPr>
    </w:p>
    <w:p w14:paraId="55935D66">
      <w:pPr>
        <w:spacing w:line="380" w:lineRule="exact"/>
        <w:ind w:left="267"/>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乙方收款账户：</w:t>
      </w:r>
    </w:p>
    <w:p w14:paraId="1172F3FD">
      <w:pPr>
        <w:spacing w:line="360" w:lineRule="exact"/>
        <w:ind w:left="141"/>
        <w:rPr>
          <w:rFonts w:ascii="宋体;汉仪书宋二KW" w:hAnsi="宋体;汉仪书宋二KW" w:cs="微软雅黑;汉仪旗黑KW 55S"/>
          <w:b/>
          <w:sz w:val="24"/>
          <w:szCs w:val="24"/>
        </w:rPr>
      </w:pPr>
      <w:r>
        <w:rPr>
          <w:rFonts w:ascii="宋体;汉仪书宋二KW" w:hAnsi="宋体;汉仪书宋二KW" w:cs="宋体;汉仪书宋二KW"/>
          <w:b/>
          <w:sz w:val="24"/>
          <w:szCs w:val="24"/>
        </w:rPr>
        <w:t xml:space="preserve">     </w:t>
      </w:r>
      <w:r>
        <w:rPr>
          <w:rFonts w:ascii="宋体;汉仪书宋二KW" w:hAnsi="宋体;汉仪书宋二KW" w:cs="微软雅黑;汉仪旗黑KW 55S"/>
          <w:b/>
          <w:sz w:val="24"/>
          <w:szCs w:val="24"/>
        </w:rPr>
        <w:t xml:space="preserve">收款单位：四川智仁信息技术有限公司  </w:t>
      </w:r>
    </w:p>
    <w:p w14:paraId="0206F3E6">
      <w:pPr>
        <w:spacing w:line="360" w:lineRule="exact"/>
        <w:ind w:left="141"/>
        <w:rPr>
          <w:rFonts w:ascii="宋体;汉仪书宋二KW" w:hAnsi="宋体;汉仪书宋二KW" w:cs="微软雅黑;汉仪旗黑KW 55S"/>
          <w:b/>
          <w:sz w:val="24"/>
          <w:szCs w:val="24"/>
        </w:rPr>
      </w:pPr>
      <w:r>
        <w:rPr>
          <w:rFonts w:ascii="宋体;汉仪书宋二KW" w:hAnsi="宋体;汉仪书宋二KW" w:cs="宋体;汉仪书宋二KW"/>
          <w:b/>
          <w:sz w:val="24"/>
          <w:szCs w:val="24"/>
        </w:rPr>
        <w:t xml:space="preserve">     </w:t>
      </w:r>
      <w:r>
        <w:rPr>
          <w:rFonts w:ascii="宋体;汉仪书宋二KW" w:hAnsi="宋体;汉仪书宋二KW" w:cs="微软雅黑;汉仪旗黑KW 55S"/>
          <w:b/>
          <w:sz w:val="24"/>
          <w:szCs w:val="24"/>
        </w:rPr>
        <w:t>开户银行：中国工商银行股份有限公司成都东大支行</w:t>
      </w:r>
      <w:r>
        <w:rPr>
          <w:rFonts w:ascii="宋体;汉仪书宋二KW" w:hAnsi="宋体;汉仪书宋二KW" w:cs="微软雅黑;汉仪旗黑KW 55S"/>
          <w:b/>
          <w:bCs/>
          <w:sz w:val="24"/>
          <w:szCs w:val="24"/>
        </w:rPr>
        <w:t xml:space="preserve"> </w:t>
      </w:r>
    </w:p>
    <w:p w14:paraId="5FC780DD">
      <w:pPr>
        <w:spacing w:line="380" w:lineRule="exact"/>
        <w:ind w:left="141"/>
        <w:rPr>
          <w:rFonts w:ascii="宋体;汉仪书宋二KW" w:hAnsi="宋体;汉仪书宋二KW" w:cs="微软雅黑;汉仪旗黑KW 55S"/>
          <w:b/>
          <w:sz w:val="24"/>
          <w:szCs w:val="24"/>
        </w:rPr>
      </w:pPr>
      <w:r>
        <w:rPr>
          <w:rFonts w:ascii="宋体;汉仪书宋二KW" w:hAnsi="宋体;汉仪书宋二KW" w:cs="宋体;汉仪书宋二KW"/>
          <w:b/>
          <w:sz w:val="24"/>
          <w:szCs w:val="24"/>
        </w:rPr>
        <w:t xml:space="preserve">     </w:t>
      </w:r>
      <w:r>
        <w:rPr>
          <w:rFonts w:ascii="宋体;汉仪书宋二KW" w:hAnsi="宋体;汉仪书宋二KW" w:cs="微软雅黑;汉仪旗黑KW 55S"/>
          <w:b/>
          <w:sz w:val="24"/>
          <w:szCs w:val="24"/>
        </w:rPr>
        <w:t>账    号：</w:t>
      </w:r>
      <w:r>
        <w:rPr>
          <w:rFonts w:ascii="宋体;汉仪书宋二KW" w:hAnsi="宋体;汉仪书宋二KW" w:cs="微软雅黑;汉仪旗黑KW 55S"/>
          <w:b/>
          <w:bCs/>
          <w:sz w:val="24"/>
          <w:szCs w:val="24"/>
        </w:rPr>
        <w:t xml:space="preserve"> </w:t>
      </w:r>
      <w:r>
        <w:rPr>
          <w:rFonts w:ascii="宋体;汉仪书宋二KW" w:hAnsi="宋体;汉仪书宋二KW" w:cs="微软雅黑;汉仪旗黑KW 55S"/>
          <w:b/>
          <w:sz w:val="24"/>
          <w:szCs w:val="24"/>
        </w:rPr>
        <w:t>4402  2980  0900  0080  560</w:t>
      </w:r>
    </w:p>
    <w:p w14:paraId="03A794FA">
      <w:pPr>
        <w:spacing w:line="360" w:lineRule="exact"/>
        <w:ind w:left="708"/>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银行行号：102651029807</w:t>
      </w:r>
    </w:p>
    <w:p w14:paraId="4F0AFA82">
      <w:pPr>
        <w:spacing w:line="380" w:lineRule="exact"/>
        <w:rPr>
          <w:rFonts w:ascii="宋体;汉仪书宋二KW" w:hAnsi="宋体;汉仪书宋二KW" w:cs="微软雅黑;汉仪旗黑KW 55S"/>
          <w:b/>
          <w:sz w:val="24"/>
          <w:szCs w:val="24"/>
        </w:rPr>
      </w:pPr>
    </w:p>
    <w:p w14:paraId="73393633">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四、甲乙双方的权利和义务</w:t>
      </w:r>
    </w:p>
    <w:p w14:paraId="74E12EB9">
      <w:p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（一）甲方</w:t>
      </w:r>
    </w:p>
    <w:p w14:paraId="7DCA5422">
      <w:pPr>
        <w:spacing w:line="380" w:lineRule="exact"/>
        <w:rPr>
          <w:rFonts w:ascii="宋体;汉仪书宋二KW" w:hAnsi="宋体;汉仪书宋二KW" w:cs="微软雅黑;汉仪旗黑KW 55S"/>
          <w:sz w:val="24"/>
          <w:szCs w:val="24"/>
        </w:rPr>
      </w:pPr>
      <w:r>
        <w:rPr>
          <w:rFonts w:ascii="宋体;汉仪书宋二KW" w:hAnsi="宋体;汉仪书宋二KW" w:cs="宋体;汉仪书宋二KW"/>
          <w:sz w:val="24"/>
          <w:szCs w:val="24"/>
        </w:rPr>
        <w:t xml:space="preserve">   </w:t>
      </w:r>
      <w:r>
        <w:rPr>
          <w:rFonts w:ascii="宋体;汉仪书宋二KW" w:hAnsi="宋体;汉仪书宋二KW" w:cs="微软雅黑;汉仪旗黑KW 55S"/>
          <w:sz w:val="24"/>
          <w:szCs w:val="24"/>
        </w:rPr>
        <w:t>1、甲方应按购买的服务内容和付款条件按时向乙方支付款项。</w:t>
      </w:r>
    </w:p>
    <w:p w14:paraId="560A8FF7">
      <w:pPr>
        <w:spacing w:line="380" w:lineRule="exact"/>
        <w:ind w:firstLine="36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2、在乙方为甲方项目实施的各个环节，需要甲方配合的，甲方应</w:t>
      </w:r>
      <w:ins w:id="73" w:author="安正法务" w:date="2025-09-29T09:01:00Z">
        <w:r>
          <w:rPr>
            <w:rFonts w:ascii="宋体;汉仪书宋二KW" w:hAnsi="宋体;汉仪书宋二KW" w:cs="微软雅黑;汉仪旗黑KW 55S"/>
            <w:sz w:val="24"/>
            <w:szCs w:val="24"/>
            <w:lang w:eastAsia="zh"/>
          </w:rPr>
          <w:t>在本合同约定的范围内</w:t>
        </w:r>
      </w:ins>
      <w:r>
        <w:rPr>
          <w:rFonts w:ascii="宋体;汉仪书宋二KW" w:hAnsi="宋体;汉仪书宋二KW" w:cs="微软雅黑;汉仪旗黑KW 55S"/>
          <w:sz w:val="24"/>
          <w:szCs w:val="24"/>
        </w:rPr>
        <w:t>积极配合，确保项目的顺利实施。</w:t>
      </w:r>
    </w:p>
    <w:p w14:paraId="6E41DB0F">
      <w:pPr>
        <w:spacing w:line="380" w:lineRule="exact"/>
        <w:ind w:firstLine="36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3、在甲方项目实施过程中，甲方需求发生变化的，须及时通知乙方更改实施方案，待新需求以书面方式确定后，再继续实施项目，否则，因甲方通知不及时，造成工时浪费而带来的损失，由甲方承担。</w:t>
      </w:r>
    </w:p>
    <w:p w14:paraId="6F7DB09A">
      <w:pPr>
        <w:spacing w:line="380" w:lineRule="exact"/>
        <w:rPr>
          <w:rFonts w:ascii="宋体;汉仪书宋二KW" w:hAnsi="宋体;汉仪书宋二KW" w:cs="微软雅黑;汉仪旗黑KW 55S"/>
          <w:sz w:val="24"/>
          <w:szCs w:val="24"/>
        </w:rPr>
      </w:pPr>
      <w:r>
        <w:rPr>
          <w:rFonts w:ascii="宋体;汉仪书宋二KW" w:hAnsi="宋体;汉仪书宋二KW" w:cs="宋体;汉仪书宋二KW"/>
          <w:sz w:val="24"/>
          <w:szCs w:val="24"/>
        </w:rPr>
        <w:t xml:space="preserve"> </w:t>
      </w:r>
      <w:r>
        <w:rPr>
          <w:rFonts w:ascii="宋体;汉仪书宋二KW" w:hAnsi="宋体;汉仪书宋二KW" w:cs="微软雅黑;汉仪旗黑KW 55S"/>
          <w:sz w:val="24"/>
          <w:szCs w:val="24"/>
        </w:rPr>
        <w:t>（二） 乙方</w:t>
      </w:r>
    </w:p>
    <w:p w14:paraId="43ED0259">
      <w:pPr>
        <w:spacing w:line="380" w:lineRule="exact"/>
        <w:ind w:firstLine="355"/>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1、乙方应本着认真负责的态度，按照本合同约定，提供相应服务。</w:t>
      </w:r>
    </w:p>
    <w:p w14:paraId="767FFAA7">
      <w:pPr>
        <w:spacing w:line="380" w:lineRule="exact"/>
        <w:ind w:firstLine="338"/>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2、甲方的项目实施中，若甲方需求发生变化，乙方将视更改服务项目的投入成本另行商议收费事宜</w:t>
      </w:r>
      <w:ins w:id="74" w:author="安正法务" w:date="2025-09-29T09:01:00Z">
        <w:r>
          <w:rPr>
            <w:rFonts w:ascii="宋体;汉仪书宋二KW" w:hAnsi="宋体;汉仪书宋二KW" w:cs="微软雅黑;汉仪旗黑KW 55S"/>
            <w:sz w:val="24"/>
            <w:szCs w:val="24"/>
            <w:lang w:eastAsia="zh"/>
          </w:rPr>
          <w:t>，乙方应在收到甲方需求变化通知后的[</w:t>
        </w:r>
      </w:ins>
      <w:ins w:id="75" w:author="安正法务" w:date="2025-09-29T09:01:00Z">
        <w:del w:id="76" w:author="朱三强" w:date="2025-09-29T18:26:00Z">
          <w:r>
            <w:rPr>
              <w:rFonts w:ascii="宋体;汉仪书宋二KW" w:hAnsi="宋体;汉仪书宋二KW" w:cs="微软雅黑;汉仪旗黑KW 55S"/>
              <w:sz w:val="24"/>
              <w:szCs w:val="24"/>
              <w:lang w:eastAsia="zh"/>
            </w:rPr>
            <w:delText>X</w:delText>
          </w:r>
        </w:del>
      </w:ins>
      <w:ins w:id="77" w:author="朱三强" w:date="2025-09-29T18:26:00Z">
        <w:r>
          <w:rPr>
            <w:rFonts w:hint="eastAsia" w:ascii="宋体;汉仪书宋二KW" w:hAnsi="宋体;汉仪书宋二KW" w:cs="微软雅黑;汉仪旗黑KW 55S"/>
            <w:sz w:val="24"/>
            <w:szCs w:val="24"/>
          </w:rPr>
          <w:t>3</w:t>
        </w:r>
      </w:ins>
      <w:ins w:id="78" w:author="安正法务" w:date="2025-09-29T09:01:00Z">
        <w:r>
          <w:rPr>
            <w:rFonts w:ascii="宋体;汉仪书宋二KW" w:hAnsi="宋体;汉仪书宋二KW" w:cs="微软雅黑;汉仪旗黑KW 55S"/>
            <w:sz w:val="24"/>
            <w:szCs w:val="24"/>
            <w:lang w:eastAsia="zh"/>
          </w:rPr>
          <w:t>]个工作日内，向甲方提供详细的成本核算和收费方案，双方协商一致后确定收费金额</w:t>
        </w:r>
      </w:ins>
      <w:r>
        <w:rPr>
          <w:rFonts w:ascii="宋体;汉仪书宋二KW" w:hAnsi="宋体;汉仪书宋二KW" w:cs="微软雅黑;汉仪旗黑KW 55S"/>
          <w:sz w:val="24"/>
          <w:szCs w:val="24"/>
        </w:rPr>
        <w:t>。</w:t>
      </w:r>
    </w:p>
    <w:p w14:paraId="26BFCF35">
      <w:pPr>
        <w:spacing w:line="380" w:lineRule="exact"/>
        <w:ind w:firstLine="338"/>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3、乙方应及时开具合规、真实的增值税专用发票，若因乙方未按时开具合规、真实订单增值税专用发票导致付款延迟造成的损失由乙方承担。</w:t>
      </w:r>
    </w:p>
    <w:p w14:paraId="277CE585">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五、保密协议</w:t>
      </w:r>
    </w:p>
    <w:p w14:paraId="7D7DDACE">
      <w:pPr>
        <w:spacing w:line="380" w:lineRule="exact"/>
        <w:ind w:left="420"/>
        <w:rPr>
          <w:rFonts w:ascii="宋体;汉仪书宋二KW" w:hAnsi="宋体;汉仪书宋二KW" w:cs="微软雅黑;汉仪旗黑KW 55S"/>
          <w:bCs/>
          <w:sz w:val="24"/>
          <w:szCs w:val="24"/>
        </w:rPr>
      </w:pPr>
      <w:r>
        <w:rPr>
          <w:rFonts w:ascii="宋体;汉仪书宋二KW" w:hAnsi="宋体;汉仪书宋二KW" w:cs="微软雅黑;汉仪旗黑KW 55S"/>
          <w:bCs/>
          <w:sz w:val="24"/>
          <w:szCs w:val="24"/>
        </w:rPr>
        <w:t>1、乙方应本着诚信的态度，不将甲方的任何业务数据以有意或无意的方式透露给第三方。</w:t>
      </w:r>
    </w:p>
    <w:p w14:paraId="60401994">
      <w:pPr>
        <w:spacing w:line="380" w:lineRule="exact"/>
        <w:ind w:left="420"/>
        <w:rPr>
          <w:rFonts w:ascii="宋体;汉仪书宋二KW" w:hAnsi="宋体;汉仪书宋二KW" w:cs="微软雅黑;汉仪旗黑KW 55S"/>
          <w:bCs/>
          <w:sz w:val="24"/>
          <w:szCs w:val="24"/>
        </w:rPr>
      </w:pPr>
      <w:r>
        <w:rPr>
          <w:rFonts w:ascii="宋体;汉仪书宋二KW" w:hAnsi="宋体;汉仪书宋二KW" w:cs="微软雅黑;汉仪旗黑KW 55S"/>
          <w:bCs/>
          <w:sz w:val="24"/>
          <w:szCs w:val="24"/>
        </w:rPr>
        <w:t>2、甲乙双方不能将对方的任何业务数据和技术秘密用于促进双方合作以外的任何目的，除非已获得对方先前的书面许可。</w:t>
      </w:r>
    </w:p>
    <w:p w14:paraId="16222FA4">
      <w:pPr>
        <w:spacing w:line="380" w:lineRule="exact"/>
        <w:ind w:left="420"/>
        <w:rPr>
          <w:rFonts w:ascii="宋体;汉仪书宋二KW" w:hAnsi="宋体;汉仪书宋二KW" w:cs="微软雅黑;汉仪旗黑KW 55S"/>
          <w:bCs/>
          <w:sz w:val="24"/>
          <w:szCs w:val="24"/>
        </w:rPr>
      </w:pPr>
      <w:r>
        <w:rPr>
          <w:rFonts w:ascii="宋体;汉仪书宋二KW" w:hAnsi="宋体;汉仪书宋二KW" w:cs="微软雅黑;汉仪旗黑KW 55S"/>
          <w:bCs/>
          <w:sz w:val="24"/>
          <w:szCs w:val="24"/>
        </w:rPr>
        <w:t>3、本协议遵从中华人民共和国相关法律条文。</w:t>
      </w:r>
    </w:p>
    <w:p w14:paraId="388A5722">
      <w:pPr>
        <w:spacing w:line="380" w:lineRule="exact"/>
        <w:ind w:left="420"/>
        <w:rPr>
          <w:rFonts w:ascii="宋体;汉仪书宋二KW" w:hAnsi="宋体;汉仪书宋二KW" w:cs="微软雅黑;汉仪旗黑KW 55S"/>
          <w:bCs/>
          <w:sz w:val="24"/>
          <w:szCs w:val="24"/>
        </w:rPr>
      </w:pPr>
      <w:r>
        <w:rPr>
          <w:rFonts w:ascii="宋体;汉仪书宋二KW" w:hAnsi="宋体;汉仪书宋二KW" w:cs="微软雅黑;汉仪旗黑KW 55S"/>
          <w:bCs/>
          <w:sz w:val="24"/>
          <w:szCs w:val="24"/>
        </w:rPr>
        <w:t>4、本协议如与双方以前的口头或书面协议有抵触，以本协议为准。本协议修改，必须采用双方同意的书面形式。</w:t>
      </w:r>
    </w:p>
    <w:p w14:paraId="2E3D81CE">
      <w:pPr>
        <w:spacing w:line="380" w:lineRule="exact"/>
        <w:ind w:left="420"/>
        <w:rPr>
          <w:rFonts w:ascii="宋体;汉仪书宋二KW" w:hAnsi="宋体;汉仪书宋二KW" w:cs="微软雅黑;汉仪旗黑KW 55S"/>
          <w:bCs/>
          <w:sz w:val="24"/>
          <w:szCs w:val="24"/>
        </w:rPr>
      </w:pPr>
      <w:r>
        <w:rPr>
          <w:rFonts w:ascii="宋体;汉仪书宋二KW" w:hAnsi="宋体;汉仪书宋二KW" w:cs="微软雅黑;汉仪旗黑KW 55S"/>
          <w:bCs/>
          <w:sz w:val="24"/>
          <w:szCs w:val="24"/>
        </w:rPr>
        <w:t>5、本合同产品的销售价格为特殊价格，甲乙双方不得以任何方式和理由透露给第三方，否则构成商业泄密行为，对方将保留维护正当权益的权</w:t>
      </w:r>
      <w:del w:id="79" w:author="安正法务" w:date="2025-09-29T09:01:00Z">
        <w:r>
          <w:rPr>
            <w:rFonts w:ascii="宋体;汉仪书宋二KW" w:hAnsi="宋体;汉仪书宋二KW" w:cs="微软雅黑;汉仪旗黑KW 55S"/>
            <w:bCs/>
            <w:sz w:val="24"/>
            <w:szCs w:val="24"/>
          </w:rPr>
          <w:delText>力</w:delText>
        </w:r>
      </w:del>
      <w:ins w:id="80" w:author="安正法务" w:date="2025-09-29T09:01:00Z">
        <w:r>
          <w:rPr>
            <w:rFonts w:ascii="宋体;汉仪书宋二KW" w:hAnsi="宋体;汉仪书宋二KW" w:cs="微软雅黑;汉仪旗黑KW 55S"/>
            <w:bCs/>
            <w:sz w:val="24"/>
            <w:szCs w:val="24"/>
            <w:lang w:eastAsia="zh"/>
          </w:rPr>
          <w:t>利</w:t>
        </w:r>
      </w:ins>
      <w:r>
        <w:rPr>
          <w:rFonts w:ascii="宋体;汉仪书宋二KW" w:hAnsi="宋体;汉仪书宋二KW" w:cs="微软雅黑;汉仪旗黑KW 55S"/>
          <w:bCs/>
          <w:sz w:val="24"/>
          <w:szCs w:val="24"/>
        </w:rPr>
        <w:t>。</w:t>
      </w:r>
    </w:p>
    <w:p w14:paraId="08A97622">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六、违约责任</w:t>
      </w:r>
    </w:p>
    <w:p w14:paraId="6825B5F7">
      <w:pPr>
        <w:spacing w:line="380" w:lineRule="exact"/>
        <w:ind w:firstLine="414"/>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甲乙双方任何一方违反其在本合同中所作出的声明及保证</w:t>
      </w:r>
      <w:ins w:id="81" w:author="安正法务" w:date="2025-09-29T09:01:00Z">
        <w:r>
          <w:rPr>
            <w:rFonts w:ascii="宋体;汉仪书宋二KW" w:hAnsi="宋体;汉仪书宋二KW" w:cs="微软雅黑;汉仪旗黑KW 55S"/>
            <w:sz w:val="24"/>
            <w:szCs w:val="24"/>
            <w:lang w:eastAsia="zh"/>
          </w:rPr>
          <w:t>，或违反本合同其他约定时</w:t>
        </w:r>
      </w:ins>
      <w:r>
        <w:rPr>
          <w:rFonts w:ascii="宋体;汉仪书宋二KW" w:hAnsi="宋体;汉仪书宋二KW" w:cs="微软雅黑;汉仪旗黑KW 55S"/>
          <w:sz w:val="24"/>
          <w:szCs w:val="24"/>
        </w:rPr>
        <w:t>，触犯中华人民共和国的法律法规时，各自单独承担相关全部责任</w:t>
      </w:r>
      <w:ins w:id="82" w:author="安正法务" w:date="2025-09-29T09:01:00Z">
        <w:r>
          <w:rPr>
            <w:rFonts w:ascii="宋体;汉仪书宋二KW" w:hAnsi="宋体;汉仪书宋二KW" w:cs="微软雅黑;汉仪旗黑KW 55S"/>
            <w:sz w:val="24"/>
            <w:szCs w:val="24"/>
            <w:lang w:eastAsia="zh"/>
          </w:rPr>
          <w:t>；若未触犯法律法规，违约方应向守约方承担赔偿损失等违约责任</w:t>
        </w:r>
      </w:ins>
      <w:r>
        <w:rPr>
          <w:rFonts w:ascii="宋体;汉仪书宋二KW" w:hAnsi="宋体;汉仪书宋二KW" w:cs="微软雅黑;汉仪旗黑KW 55S"/>
          <w:sz w:val="24"/>
          <w:szCs w:val="24"/>
        </w:rPr>
        <w:t>。</w:t>
      </w:r>
    </w:p>
    <w:p w14:paraId="09C2A6BE">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七、合同的生效和终止</w:t>
      </w:r>
    </w:p>
    <w:p w14:paraId="0B836A9E">
      <w:pPr>
        <w:numPr>
          <w:ilvl w:val="0"/>
          <w:numId w:val="4"/>
        </w:num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本合同自双方签字盖章之日起生效，至乙方根据本合同履行完向甲方提供服务义务</w:t>
      </w:r>
      <w:ins w:id="83" w:author="安正法务" w:date="2025-09-29T09:01:00Z">
        <w:r>
          <w:rPr>
            <w:rFonts w:ascii="宋体;汉仪书宋二KW" w:hAnsi="宋体;汉仪书宋二KW" w:cs="微软雅黑;汉仪旗黑KW 55S"/>
            <w:sz w:val="24"/>
            <w:szCs w:val="24"/>
            <w:lang w:eastAsia="zh"/>
          </w:rPr>
          <w:t>并通过甲方验收</w:t>
        </w:r>
      </w:ins>
      <w:r>
        <w:rPr>
          <w:rFonts w:ascii="宋体;汉仪书宋二KW" w:hAnsi="宋体;汉仪书宋二KW" w:cs="微软雅黑;汉仪旗黑KW 55S"/>
          <w:sz w:val="24"/>
          <w:szCs w:val="24"/>
        </w:rPr>
        <w:t>之日起失效。</w:t>
      </w:r>
    </w:p>
    <w:p w14:paraId="4B9DED97">
      <w:pPr>
        <w:numPr>
          <w:ilvl w:val="0"/>
          <w:numId w:val="4"/>
        </w:num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本协议经双方书面同意，可以予以修改、补充或调整。</w:t>
      </w:r>
    </w:p>
    <w:p w14:paraId="04B08A8F">
      <w:pPr>
        <w:numPr>
          <w:ilvl w:val="0"/>
          <w:numId w:val="4"/>
        </w:num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甲乙双方有一方违反其在本合同中所作出的声明及保证或有其它违约行为，致使不能实现本合同目的，另一方有权单方解除本合同。</w:t>
      </w:r>
    </w:p>
    <w:p w14:paraId="03C0351E">
      <w:pPr>
        <w:numPr>
          <w:ilvl w:val="0"/>
          <w:numId w:val="4"/>
        </w:num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如因不可抗力导致乙方向甲方提供的相应服务无法实现，甲乙双方经协商确认后可以解除本合同。本合同所指不可抗力包括但不限于自然灾害（如地震等）、社会事件（如战争、动乱、政府行为等）及法律规定的其他不可抗力。</w:t>
      </w:r>
    </w:p>
    <w:p w14:paraId="7FC276F8">
      <w:pPr>
        <w:numPr>
          <w:ilvl w:val="0"/>
          <w:numId w:val="4"/>
        </w:numPr>
        <w:spacing w:line="380" w:lineRule="exact"/>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若遇不可抗力仍要继续执行合同，则当不可抗力事件停止或消除后，受影响的一方应尽快以书面方式通知另一方并提供相关证明。如不可抗力的影响连续二十工作日以上时，双方应通过友好协商尽快达成补充、变更或终止协议，解决本合同的履行问题。</w:t>
      </w:r>
    </w:p>
    <w:p w14:paraId="625AF556">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八、法律适用及争议的解决</w:t>
      </w:r>
    </w:p>
    <w:p w14:paraId="5682DE26">
      <w:pPr>
        <w:spacing w:line="380" w:lineRule="exact"/>
        <w:ind w:firstLine="48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本合同的订立、效力、解释及履行均受中华人民共和国法律的保护和管辖。如甲乙双方在执行本合同过程中发生任何争议或纠纷，双方应通过友好协商解决；如协商不成，任何一方均有权将争议或纠纷提交</w:t>
      </w:r>
      <w:ins w:id="84" w:author="安正法务" w:date="2025-09-29T09:01:00Z">
        <w:r>
          <w:rPr>
            <w:rFonts w:ascii="宋体;汉仪书宋二KW" w:hAnsi="宋体;汉仪书宋二KW" w:cs="微软雅黑;汉仪旗黑KW 55S"/>
            <w:sz w:val="24"/>
            <w:szCs w:val="24"/>
            <w:lang w:eastAsia="zh"/>
          </w:rPr>
          <w:t>甲方所在地</w:t>
        </w:r>
      </w:ins>
      <w:r>
        <w:rPr>
          <w:rFonts w:ascii="宋体;汉仪书宋二KW" w:hAnsi="宋体;汉仪书宋二KW" w:cs="微软雅黑;汉仪旗黑KW 55S"/>
          <w:sz w:val="24"/>
          <w:szCs w:val="24"/>
        </w:rPr>
        <w:t>有管辖权的人民法院裁决。</w:t>
      </w:r>
    </w:p>
    <w:p w14:paraId="759145F2">
      <w:pPr>
        <w:spacing w:before="240" w:after="240"/>
        <w:outlineLvl w:val="0"/>
        <w:rPr>
          <w:rFonts w:ascii="宋体;汉仪书宋二KW" w:hAnsi="宋体;汉仪书宋二KW" w:cs="微软雅黑;汉仪旗黑KW 55S"/>
          <w:b/>
          <w:bCs/>
          <w:sz w:val="24"/>
          <w:szCs w:val="24"/>
        </w:rPr>
      </w:pPr>
      <w:r>
        <w:rPr>
          <w:rFonts w:ascii="宋体;汉仪书宋二KW" w:hAnsi="宋体;汉仪书宋二KW" w:cs="微软雅黑;汉仪旗黑KW 55S"/>
          <w:b/>
          <w:bCs/>
          <w:sz w:val="24"/>
          <w:szCs w:val="24"/>
        </w:rPr>
        <w:t>九、补充说明</w:t>
      </w:r>
    </w:p>
    <w:p w14:paraId="61355590">
      <w:pPr>
        <w:numPr>
          <w:ilvl w:val="0"/>
          <w:numId w:val="5"/>
        </w:numPr>
        <w:tabs>
          <w:tab w:val="left" w:pos="716"/>
        </w:tabs>
        <w:spacing w:line="380" w:lineRule="exact"/>
        <w:ind w:left="283" w:firstLine="12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本合同文本一式二份，甲乙双方各执一份，具有同等法律效力。未尽事宜，双方协商解决。</w:t>
      </w:r>
    </w:p>
    <w:p w14:paraId="562070DE">
      <w:pPr>
        <w:tabs>
          <w:tab w:val="left" w:pos="716"/>
        </w:tabs>
        <w:spacing w:line="380" w:lineRule="exact"/>
        <w:ind w:left="283" w:firstLine="120"/>
        <w:rPr>
          <w:rFonts w:ascii="宋体;汉仪书宋二KW" w:hAnsi="宋体;汉仪书宋二KW" w:cs="微软雅黑;汉仪旗黑KW 55S"/>
          <w:sz w:val="24"/>
          <w:szCs w:val="24"/>
        </w:rPr>
      </w:pPr>
      <w:r>
        <w:rPr>
          <w:rFonts w:ascii="宋体;汉仪书宋二KW" w:hAnsi="宋体;汉仪书宋二KW" w:cs="微软雅黑;汉仪旗黑KW 55S"/>
          <w:sz w:val="24"/>
          <w:szCs w:val="24"/>
        </w:rPr>
        <w:t>2、由双方签</w:t>
      </w:r>
      <w:del w:id="85" w:author="安正法务" w:date="2025-09-29T09:01:00Z">
        <w:r>
          <w:rPr>
            <w:rFonts w:ascii="宋体;汉仪书宋二KW" w:hAnsi="宋体;汉仪书宋二KW" w:cs="微软雅黑;汉仪旗黑KW 55S"/>
            <w:sz w:val="24"/>
            <w:szCs w:val="24"/>
          </w:rPr>
          <w:delText>字</w:delText>
        </w:r>
      </w:del>
      <w:ins w:id="86" w:author="安正法务" w:date="2025-09-29T09:01:00Z">
        <w:r>
          <w:rPr>
            <w:rFonts w:ascii="宋体;汉仪书宋二KW" w:hAnsi="宋体;汉仪书宋二KW" w:cs="微软雅黑;汉仪旗黑KW 55S"/>
            <w:sz w:val="24"/>
            <w:szCs w:val="24"/>
            <w:lang w:eastAsia="zh"/>
          </w:rPr>
          <w:t>名或</w:t>
        </w:r>
      </w:ins>
      <w:r>
        <w:rPr>
          <w:rFonts w:ascii="宋体;汉仪书宋二KW" w:hAnsi="宋体;汉仪书宋二KW" w:cs="微软雅黑;汉仪旗黑KW 55S"/>
          <w:sz w:val="24"/>
          <w:szCs w:val="24"/>
        </w:rPr>
        <w:t>盖章的合同附件为本合同的组成部分，具有同等法律效力。</w:t>
      </w:r>
    </w:p>
    <w:p w14:paraId="3596E2A5">
      <w:pPr>
        <w:spacing w:line="380" w:lineRule="exact"/>
        <w:ind w:left="356"/>
        <w:rPr>
          <w:rFonts w:ascii="宋体;汉仪书宋二KW" w:hAnsi="宋体;汉仪书宋二KW" w:cs="微软雅黑;汉仪旗黑KW 55S"/>
          <w:sz w:val="24"/>
          <w:szCs w:val="24"/>
        </w:rPr>
      </w:pPr>
    </w:p>
    <w:p w14:paraId="7881A04A">
      <w:pPr>
        <w:spacing w:line="380" w:lineRule="exact"/>
        <w:rPr>
          <w:rFonts w:ascii="宋体;汉仪书宋二KW" w:hAnsi="宋体;汉仪书宋二KW" w:cs="微软雅黑;汉仪旗黑KW 55S"/>
          <w:sz w:val="24"/>
          <w:szCs w:val="24"/>
        </w:rPr>
      </w:pPr>
    </w:p>
    <w:p w14:paraId="1FEF3A9C">
      <w:pPr>
        <w:tabs>
          <w:tab w:val="left" w:pos="5145"/>
          <w:tab w:val="left" w:pos="5250"/>
        </w:tabs>
        <w:spacing w:line="440" w:lineRule="exact"/>
        <w:ind w:firstLine="360"/>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甲方 (盖 章)                                            乙方（盖 章）</w:t>
      </w:r>
    </w:p>
    <w:p w14:paraId="37A832BD">
      <w:pPr>
        <w:tabs>
          <w:tab w:val="left" w:pos="5040"/>
        </w:tabs>
        <w:spacing w:line="440" w:lineRule="exact"/>
        <w:ind w:firstLine="360"/>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授权代表签字：                                          授权代表签字：</w:t>
      </w:r>
    </w:p>
    <w:p w14:paraId="4AAF3BC0">
      <w:pPr>
        <w:tabs>
          <w:tab w:val="left" w:pos="5040"/>
        </w:tabs>
        <w:spacing w:line="440" w:lineRule="exact"/>
        <w:ind w:firstLine="360"/>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联系电话：                                              联系电话：</w:t>
      </w:r>
    </w:p>
    <w:p w14:paraId="3F940C57">
      <w:pPr>
        <w:tabs>
          <w:tab w:val="left" w:pos="5040"/>
        </w:tabs>
        <w:spacing w:line="440" w:lineRule="exact"/>
        <w:ind w:firstLine="360"/>
        <w:rPr>
          <w:rFonts w:ascii="宋体;汉仪书宋二KW" w:hAnsi="宋体;汉仪书宋二KW" w:cs="微软雅黑;汉仪旗黑KW 55S"/>
          <w:b/>
          <w:sz w:val="24"/>
          <w:szCs w:val="24"/>
        </w:rPr>
      </w:pPr>
      <w:r>
        <w:rPr>
          <w:rFonts w:ascii="宋体;汉仪书宋二KW" w:hAnsi="宋体;汉仪书宋二KW" w:cs="微软雅黑;汉仪旗黑KW 55S"/>
          <w:b/>
          <w:sz w:val="24"/>
          <w:szCs w:val="24"/>
        </w:rPr>
        <w:t xml:space="preserve">签订日期：                                              签订日期：                                                </w:t>
      </w:r>
    </w:p>
    <w:sectPr>
      <w:headerReference r:id="rId3" w:type="default"/>
      <w:footerReference r:id="rId4" w:type="default"/>
      <w:pgSz w:w="11906" w:h="16838"/>
      <w:pgMar w:top="1145" w:right="1106" w:bottom="1089" w:left="1797" w:header="851" w:footer="567"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1"/>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Serif">
    <w:altName w:val="Segoe Print"/>
    <w:panose1 w:val="00000000000000000000"/>
    <w:charset w:val="01"/>
    <w:family w:val="roman"/>
    <w:pitch w:val="default"/>
    <w:sig w:usb0="00000000" w:usb1="00000000" w:usb2="00000000" w:usb3="00000000" w:csb0="00000000" w:csb1="00000000"/>
  </w:font>
  <w:font w:name="宋体;汉仪书宋二KW">
    <w:altName w:val="宋体"/>
    <w:panose1 w:val="00000000000000000000"/>
    <w:charset w:val="00"/>
    <w:family w:val="auto"/>
    <w:pitch w:val="default"/>
    <w:sig w:usb0="00000000" w:usb1="00000000" w:usb2="00000000" w:usb3="00000000" w:csb0="00000000" w:csb1="00000000"/>
  </w:font>
  <w:font w:name="Wingdings;Kingsoft Confetti">
    <w:altName w:val="Segoe Print"/>
    <w:panose1 w:val="00000000000000000000"/>
    <w:charset w:val="00"/>
    <w:family w:val="auto"/>
    <w:pitch w:val="default"/>
    <w:sig w:usb0="00000000" w:usb1="00000000" w:usb2="00000000" w:usb3="00000000" w:csb0="00000000" w:csb1="00000000"/>
  </w:font>
  <w:font w:name="微软雅黑;汉仪旗黑KW 55S">
    <w:altName w:val="黑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FDDFF">
    <w:pPr>
      <w:pStyle w:val="5"/>
      <w:jc w:val="right"/>
    </w:pPr>
    <w:r>
      <w:rPr>
        <w:rFonts w:cs="宋体;汉仪书宋二KW"/>
        <w:kern w:val="0"/>
      </w:rPr>
      <w:t>第</w:t>
    </w:r>
    <w:r>
      <w:rPr>
        <w:rFonts w:eastAsia="Times New Roman"/>
        <w:kern w:val="0"/>
      </w:rPr>
      <w:t xml:space="preserve">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rFonts w:eastAsia="Times New Roman"/>
        <w:kern w:val="0"/>
      </w:rPr>
      <w:t xml:space="preserve"> </w:t>
    </w:r>
    <w:r>
      <w:rPr>
        <w:rFonts w:cs="宋体;汉仪书宋二KW"/>
        <w:kern w:val="0"/>
      </w:rPr>
      <w:t>页</w:t>
    </w:r>
    <w:r>
      <w:rPr>
        <w:rFonts w:eastAsia="Times New Roman"/>
        <w:kern w:val="0"/>
      </w:rPr>
      <w:t xml:space="preserve"> </w:t>
    </w:r>
    <w:r>
      <w:rPr>
        <w:rFonts w:cs="宋体;汉仪书宋二KW"/>
        <w:kern w:val="0"/>
      </w:rPr>
      <w:t>共</w:t>
    </w:r>
    <w:r>
      <w:rPr>
        <w:rFonts w:eastAsia="Times New Roman"/>
        <w:kern w:val="0"/>
      </w:rPr>
      <w:t xml:space="preserve"> </w:t>
    </w:r>
    <w:r>
      <w:rPr>
        <w:kern w:val="0"/>
      </w:rPr>
      <w:fldChar w:fldCharType="begin"/>
    </w:r>
    <w:r>
      <w:rPr>
        <w:kern w:val="0"/>
      </w:rPr>
      <w:instrText xml:space="preserve"> NUMPAGES \* ARABIC </w:instrText>
    </w:r>
    <w:r>
      <w:rPr>
        <w:kern w:val="0"/>
      </w:rPr>
      <w:fldChar w:fldCharType="separate"/>
    </w:r>
    <w:r>
      <w:rPr>
        <w:kern w:val="0"/>
      </w:rPr>
      <w:t>4</w:t>
    </w:r>
    <w:r>
      <w:rPr>
        <w:kern w:val="0"/>
      </w:rPr>
      <w:fldChar w:fldCharType="end"/>
    </w:r>
    <w:r>
      <w:rPr>
        <w:rFonts w:eastAsia="Times New Roman"/>
        <w:kern w:val="0"/>
      </w:rPr>
      <w:t xml:space="preserve"> </w:t>
    </w:r>
    <w:r>
      <w:rPr>
        <w:rFonts w:cs="宋体;汉仪书宋二KW"/>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FB1A8">
    <w:pPr>
      <w:pStyle w:val="6"/>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tabs>
          <w:tab w:val="left" w:pos="0"/>
        </w:tabs>
        <w:ind w:left="705" w:hanging="360"/>
      </w:pPr>
      <w:rPr>
        <w:b w:val="0"/>
      </w:rPr>
    </w:lvl>
    <w:lvl w:ilvl="1" w:tentative="0">
      <w:start w:val="1"/>
      <w:numFmt w:val="lowerLetter"/>
      <w:lvlText w:val="%2)"/>
      <w:lvlJc w:val="left"/>
      <w:pPr>
        <w:tabs>
          <w:tab w:val="left" w:pos="0"/>
        </w:tabs>
        <w:ind w:left="1185" w:hanging="420"/>
      </w:pPr>
    </w:lvl>
    <w:lvl w:ilvl="2" w:tentative="0">
      <w:start w:val="1"/>
      <w:numFmt w:val="lowerRoman"/>
      <w:lvlText w:val="%3."/>
      <w:lvlJc w:val="right"/>
      <w:pPr>
        <w:tabs>
          <w:tab w:val="left" w:pos="0"/>
        </w:tabs>
        <w:ind w:left="1605" w:hanging="420"/>
      </w:pPr>
    </w:lvl>
    <w:lvl w:ilvl="3" w:tentative="0">
      <w:start w:val="1"/>
      <w:numFmt w:val="decimal"/>
      <w:lvlText w:val="%4."/>
      <w:lvlJc w:val="left"/>
      <w:pPr>
        <w:tabs>
          <w:tab w:val="left" w:pos="0"/>
        </w:tabs>
        <w:ind w:left="2025" w:hanging="420"/>
      </w:pPr>
    </w:lvl>
    <w:lvl w:ilvl="4" w:tentative="0">
      <w:start w:val="1"/>
      <w:numFmt w:val="lowerLetter"/>
      <w:lvlText w:val="%5)"/>
      <w:lvlJc w:val="left"/>
      <w:pPr>
        <w:tabs>
          <w:tab w:val="left" w:pos="0"/>
        </w:tabs>
        <w:ind w:left="2445" w:hanging="420"/>
      </w:pPr>
    </w:lvl>
    <w:lvl w:ilvl="5" w:tentative="0">
      <w:start w:val="1"/>
      <w:numFmt w:val="lowerRoman"/>
      <w:lvlText w:val="%6."/>
      <w:lvlJc w:val="right"/>
      <w:pPr>
        <w:tabs>
          <w:tab w:val="left" w:pos="0"/>
        </w:tabs>
        <w:ind w:left="2865" w:hanging="420"/>
      </w:pPr>
    </w:lvl>
    <w:lvl w:ilvl="6" w:tentative="0">
      <w:start w:val="1"/>
      <w:numFmt w:val="decimal"/>
      <w:lvlText w:val="%7."/>
      <w:lvlJc w:val="left"/>
      <w:pPr>
        <w:tabs>
          <w:tab w:val="left" w:pos="0"/>
        </w:tabs>
        <w:ind w:left="3285" w:hanging="420"/>
      </w:pPr>
    </w:lvl>
    <w:lvl w:ilvl="7" w:tentative="0">
      <w:start w:val="1"/>
      <w:numFmt w:val="lowerLetter"/>
      <w:lvlText w:val="%8)"/>
      <w:lvlJc w:val="left"/>
      <w:pPr>
        <w:tabs>
          <w:tab w:val="left" w:pos="0"/>
        </w:tabs>
        <w:ind w:left="3705" w:hanging="420"/>
      </w:pPr>
    </w:lvl>
    <w:lvl w:ilvl="8" w:tentative="0">
      <w:start w:val="1"/>
      <w:numFmt w:val="lowerRoman"/>
      <w:lvlText w:val="%9."/>
      <w:lvlJc w:val="right"/>
      <w:pPr>
        <w:tabs>
          <w:tab w:val="left" w:pos="0"/>
        </w:tabs>
        <w:ind w:left="4125" w:hanging="420"/>
      </w:pPr>
    </w:lvl>
  </w:abstractNum>
  <w:abstractNum w:abstractNumId="1">
    <w:nsid w:val="BF205925"/>
    <w:multiLevelType w:val="multilevel"/>
    <w:tmpl w:val="BF205925"/>
    <w:lvl w:ilvl="0" w:tentative="0">
      <w:start w:val="1"/>
      <w:numFmt w:val="decimal"/>
      <w:lvlText w:val="%1、"/>
      <w:lvlJc w:val="left"/>
      <w:pPr>
        <w:tabs>
          <w:tab w:val="left" w:pos="0"/>
        </w:tabs>
        <w:ind w:left="716" w:hanging="360"/>
      </w:pPr>
    </w:lvl>
    <w:lvl w:ilvl="1" w:tentative="0">
      <w:start w:val="1"/>
      <w:numFmt w:val="lowerLetter"/>
      <w:lvlText w:val="%2)"/>
      <w:lvlJc w:val="left"/>
      <w:pPr>
        <w:tabs>
          <w:tab w:val="left" w:pos="0"/>
        </w:tabs>
        <w:ind w:left="1196" w:hanging="420"/>
      </w:pPr>
    </w:lvl>
    <w:lvl w:ilvl="2" w:tentative="0">
      <w:start w:val="1"/>
      <w:numFmt w:val="lowerRoman"/>
      <w:lvlText w:val="%3."/>
      <w:lvlJc w:val="right"/>
      <w:pPr>
        <w:tabs>
          <w:tab w:val="left" w:pos="0"/>
        </w:tabs>
        <w:ind w:left="1616" w:hanging="420"/>
      </w:pPr>
    </w:lvl>
    <w:lvl w:ilvl="3" w:tentative="0">
      <w:start w:val="1"/>
      <w:numFmt w:val="decimal"/>
      <w:lvlText w:val="%4."/>
      <w:lvlJc w:val="left"/>
      <w:pPr>
        <w:tabs>
          <w:tab w:val="left" w:pos="0"/>
        </w:tabs>
        <w:ind w:left="2036" w:hanging="420"/>
      </w:pPr>
    </w:lvl>
    <w:lvl w:ilvl="4" w:tentative="0">
      <w:start w:val="1"/>
      <w:numFmt w:val="lowerLetter"/>
      <w:lvlText w:val="%5)"/>
      <w:lvlJc w:val="left"/>
      <w:pPr>
        <w:tabs>
          <w:tab w:val="left" w:pos="0"/>
        </w:tabs>
        <w:ind w:left="2456" w:hanging="420"/>
      </w:pPr>
    </w:lvl>
    <w:lvl w:ilvl="5" w:tentative="0">
      <w:start w:val="1"/>
      <w:numFmt w:val="lowerRoman"/>
      <w:lvlText w:val="%6."/>
      <w:lvlJc w:val="right"/>
      <w:pPr>
        <w:tabs>
          <w:tab w:val="left" w:pos="0"/>
        </w:tabs>
        <w:ind w:left="2876" w:hanging="420"/>
      </w:pPr>
    </w:lvl>
    <w:lvl w:ilvl="6" w:tentative="0">
      <w:start w:val="1"/>
      <w:numFmt w:val="decimal"/>
      <w:lvlText w:val="%7."/>
      <w:lvlJc w:val="left"/>
      <w:pPr>
        <w:tabs>
          <w:tab w:val="left" w:pos="0"/>
        </w:tabs>
        <w:ind w:left="3296" w:hanging="420"/>
      </w:pPr>
    </w:lvl>
    <w:lvl w:ilvl="7" w:tentative="0">
      <w:start w:val="1"/>
      <w:numFmt w:val="lowerLetter"/>
      <w:lvlText w:val="%8)"/>
      <w:lvlJc w:val="left"/>
      <w:pPr>
        <w:tabs>
          <w:tab w:val="left" w:pos="0"/>
        </w:tabs>
        <w:ind w:left="3716" w:hanging="420"/>
      </w:pPr>
    </w:lvl>
    <w:lvl w:ilvl="8" w:tentative="0">
      <w:start w:val="1"/>
      <w:numFmt w:val="lowerRoman"/>
      <w:lvlText w:val="%9."/>
      <w:lvlJc w:val="right"/>
      <w:pPr>
        <w:tabs>
          <w:tab w:val="left" w:pos="0"/>
        </w:tabs>
        <w:ind w:left="4136" w:hanging="420"/>
      </w:pPr>
    </w:lvl>
  </w:abstractNum>
  <w:abstractNum w:abstractNumId="2">
    <w:nsid w:val="CF092B84"/>
    <w:multiLevelType w:val="multilevel"/>
    <w:tmpl w:val="CF092B84"/>
    <w:lvl w:ilvl="0" w:tentative="0">
      <w:start w:val="1"/>
      <w:numFmt w:val="bullet"/>
      <w:pStyle w:val="30"/>
      <w:lvlText w:val=""/>
      <w:lvlJc w:val="left"/>
      <w:pPr>
        <w:tabs>
          <w:tab w:val="left" w:pos="0"/>
        </w:tabs>
        <w:ind w:left="1500" w:hanging="420"/>
      </w:pPr>
      <w:rPr>
        <w:rFonts w:hint="default" w:ascii="Wingdings" w:hAnsi="Wingdings" w:cs="Wingdings"/>
        <w:color w:val="000000"/>
        <w:sz w:val="24"/>
        <w:szCs w:val="24"/>
      </w:r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bullet"/>
      <w:lvlText w:val=""/>
      <w:lvlJc w:val="left"/>
      <w:pPr>
        <w:tabs>
          <w:tab w:val="left" w:pos="0"/>
        </w:tabs>
        <w:ind w:left="1260" w:hanging="420"/>
      </w:pPr>
      <w:rPr>
        <w:rFonts w:hint="default" w:ascii="Wingdings" w:hAnsi="Wingdings" w:cs="Wingdings"/>
      </w:rPr>
    </w:lvl>
    <w:lvl w:ilvl="3" w:tentative="0">
      <w:start w:val="1"/>
      <w:numFmt w:val="bullet"/>
      <w:lvlText w:val=""/>
      <w:lvlJc w:val="left"/>
      <w:pPr>
        <w:tabs>
          <w:tab w:val="left" w:pos="0"/>
        </w:tabs>
        <w:ind w:left="1680" w:hanging="420"/>
      </w:pPr>
      <w:rPr>
        <w:rFonts w:hint="default" w:ascii="Wingdings" w:hAnsi="Wingdings" w:cs="Wingdings"/>
      </w:rPr>
    </w:lvl>
    <w:lvl w:ilvl="4" w:tentative="0">
      <w:start w:val="1"/>
      <w:numFmt w:val="bullet"/>
      <w:lvlText w:val=""/>
      <w:lvlJc w:val="left"/>
      <w:pPr>
        <w:tabs>
          <w:tab w:val="left" w:pos="0"/>
        </w:tabs>
        <w:ind w:left="2100" w:hanging="420"/>
      </w:pPr>
      <w:rPr>
        <w:rFonts w:hint="default" w:ascii="Wingdings" w:hAnsi="Wingdings" w:cs="Wingdings"/>
      </w:rPr>
    </w:lvl>
    <w:lvl w:ilvl="5" w:tentative="0">
      <w:start w:val="1"/>
      <w:numFmt w:val="bullet"/>
      <w:lvlText w:val=""/>
      <w:lvlJc w:val="left"/>
      <w:pPr>
        <w:tabs>
          <w:tab w:val="left" w:pos="0"/>
        </w:tabs>
        <w:ind w:left="2520" w:hanging="420"/>
      </w:pPr>
      <w:rPr>
        <w:rFonts w:hint="default" w:ascii="Wingdings" w:hAnsi="Wingdings" w:cs="Wingdings"/>
      </w:rPr>
    </w:lvl>
    <w:lvl w:ilvl="6" w:tentative="0">
      <w:start w:val="1"/>
      <w:numFmt w:val="bullet"/>
      <w:lvlText w:val=""/>
      <w:lvlJc w:val="left"/>
      <w:pPr>
        <w:tabs>
          <w:tab w:val="left" w:pos="0"/>
        </w:tabs>
        <w:ind w:left="2940" w:hanging="420"/>
      </w:pPr>
      <w:rPr>
        <w:rFonts w:hint="default" w:ascii="Wingdings" w:hAnsi="Wingdings" w:cs="Wingdings"/>
      </w:rPr>
    </w:lvl>
    <w:lvl w:ilvl="7" w:tentative="0">
      <w:start w:val="1"/>
      <w:numFmt w:val="bullet"/>
      <w:lvlText w:val=""/>
      <w:lvlJc w:val="left"/>
      <w:pPr>
        <w:tabs>
          <w:tab w:val="left" w:pos="0"/>
        </w:tabs>
        <w:ind w:left="3360" w:hanging="420"/>
      </w:pPr>
      <w:rPr>
        <w:rFonts w:hint="default" w:ascii="Wingdings" w:hAnsi="Wingdings" w:cs="Wingdings"/>
      </w:rPr>
    </w:lvl>
    <w:lvl w:ilvl="8" w:tentative="0">
      <w:start w:val="1"/>
      <w:numFmt w:val="bullet"/>
      <w:lvlText w:val=""/>
      <w:lvlJc w:val="left"/>
      <w:pPr>
        <w:tabs>
          <w:tab w:val="left" w:pos="0"/>
        </w:tabs>
        <w:ind w:left="3780" w:hanging="420"/>
      </w:pPr>
      <w:rPr>
        <w:rFonts w:hint="default" w:ascii="Wingdings" w:hAnsi="Wingdings" w:cs="Wingdings"/>
      </w:rPr>
    </w:lvl>
  </w:abstractNum>
  <w:abstractNum w:abstractNumId="3">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59ADCABA"/>
    <w:multiLevelType w:val="multilevel"/>
    <w:tmpl w:val="59ADCABA"/>
    <w:lvl w:ilvl="0" w:tentative="0">
      <w:start w:val="1"/>
      <w:numFmt w:val="chineseCountingThousand"/>
      <w:lvlText w:val="%1、"/>
      <w:lvlJc w:val="left"/>
      <w:pPr>
        <w:tabs>
          <w:tab w:val="left" w:pos="0"/>
        </w:tabs>
        <w:ind w:left="525" w:hanging="525"/>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勤思考">
    <w15:presenceInfo w15:providerId="None" w15:userId="勤思考"/>
  </w15:person>
  <w15:person w15:author="远楷 王">
    <w15:presenceInfo w15:providerId="Windows Live" w15:userId="4873c1e7896a5f40"/>
  </w15:person>
  <w15:person w15:author="安正法务">
    <w15:presenceInfo w15:providerId="None" w15:userId="安正法务"/>
  </w15:person>
  <w15:person w15:author="勤思考 [2]">
    <w15:presenceInfo w15:providerId="WPS Office" w15:userId="606978851"/>
  </w15:person>
  <w15:person w15:author="朱三强">
    <w15:presenceInfo w15:providerId="None" w15:userId="朱三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trackRevisions w:val="1"/>
  <w:documentProtection w:enforcement="0"/>
  <w:defaultTabStop w:val="420"/>
  <w:autoHyphenation/>
  <w:characterSpacingControl w:val="doNotCompress"/>
  <w:compat>
    <w:noLeading/>
    <w:doNotExpandShiftReturn/>
    <w:useFELayout/>
    <w:compatSetting w:name="compatibilityMode" w:uri="http://schemas.microsoft.com/office/word" w:val="14"/>
  </w:compat>
  <w:rsids>
    <w:rsidRoot w:val="008D5F6A"/>
    <w:rsid w:val="00090A73"/>
    <w:rsid w:val="001B5FBA"/>
    <w:rsid w:val="00596149"/>
    <w:rsid w:val="005E0C7F"/>
    <w:rsid w:val="006A6B54"/>
    <w:rsid w:val="008D5F6A"/>
    <w:rsid w:val="00A94289"/>
    <w:rsid w:val="41F36A40"/>
    <w:rsid w:val="44CD7E0A"/>
    <w:rsid w:val="50987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jaVu Serif" w:hAnsi="DejaVu Serif" w:eastAsiaTheme="minorEastAsia"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汉仪书宋二KW" w:cs="Times New Roman"/>
      <w:kern w:val="2"/>
      <w:sz w:val="21"/>
      <w:szCs w:val="21"/>
      <w:lang w:val="en-US" w:eastAsia="zh-CN" w:bidi="ar-SA"/>
    </w:rPr>
  </w:style>
  <w:style w:type="paragraph" w:styleId="2">
    <w:name w:val="heading 1"/>
    <w:basedOn w:val="1"/>
    <w:next w:val="1"/>
    <w:qFormat/>
    <w:uiPriority w:val="0"/>
    <w:pPr>
      <w:keepNext/>
      <w:numPr>
        <w:ilvl w:val="0"/>
        <w:numId w:val="1"/>
      </w:numPr>
      <w:spacing w:line="400" w:lineRule="exact"/>
      <w:outlineLvl w:val="0"/>
    </w:pPr>
    <w:rPr>
      <w:rFonts w:ascii="宋体;汉仪书宋二KW" w:hAnsi="宋体;汉仪书宋二KW" w:cs="宋体;汉仪书宋二KW"/>
      <w:b/>
      <w:color w:val="333333"/>
      <w:sz w:val="32"/>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i/>
      <w:iCs/>
      <w:sz w:val="24"/>
      <w:szCs w:val="24"/>
    </w:rPr>
  </w:style>
  <w:style w:type="paragraph" w:styleId="4">
    <w:name w:val="Body Text"/>
    <w:basedOn w:val="1"/>
    <w:qFormat/>
    <w:uiPriority w:val="0"/>
    <w:pPr>
      <w:spacing w:after="140" w:line="276" w:lineRule="auto"/>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4"/>
    <w:qFormat/>
    <w:uiPriority w:val="0"/>
  </w:style>
  <w:style w:type="character" w:styleId="10">
    <w:name w:val="Strong"/>
    <w:qFormat/>
    <w:uiPriority w:val="0"/>
    <w:rPr>
      <w:b/>
      <w:bCs/>
    </w:rPr>
  </w:style>
  <w:style w:type="character" w:styleId="11">
    <w:name w:val="FollowedHyperlink"/>
    <w:qFormat/>
    <w:uiPriority w:val="0"/>
    <w:rPr>
      <w:color w:val="800080"/>
      <w:u w:val="single"/>
    </w:rPr>
  </w:style>
  <w:style w:type="character" w:styleId="12">
    <w:name w:val="Hyperlink"/>
    <w:qFormat/>
    <w:uiPriority w:val="0"/>
    <w:rPr>
      <w:color w:val="000000"/>
      <w:u w:val="single"/>
    </w:rPr>
  </w:style>
  <w:style w:type="character" w:customStyle="1" w:styleId="13">
    <w:name w:val="WW8Num1z0"/>
    <w:qFormat/>
    <w:uiPriority w:val="0"/>
  </w:style>
  <w:style w:type="character" w:customStyle="1" w:styleId="14">
    <w:name w:val="WW8Num2z0"/>
    <w:qFormat/>
    <w:uiPriority w:val="0"/>
  </w:style>
  <w:style w:type="character" w:customStyle="1" w:styleId="15">
    <w:name w:val="WW8Num3z0"/>
    <w:qFormat/>
    <w:uiPriority w:val="0"/>
    <w:rPr>
      <w:rFonts w:ascii="Wingdings;Kingsoft Confetti" w:hAnsi="Wingdings;Kingsoft Confetti" w:cs="Wingdings;Kingsoft Confetti"/>
      <w:color w:val="000000"/>
      <w:sz w:val="24"/>
      <w:szCs w:val="24"/>
    </w:rPr>
  </w:style>
  <w:style w:type="character" w:customStyle="1" w:styleId="16">
    <w:name w:val="WW8Num3z1"/>
    <w:qFormat/>
    <w:uiPriority w:val="0"/>
    <w:rPr>
      <w:rFonts w:ascii="Wingdings;Kingsoft Confetti" w:hAnsi="Wingdings;Kingsoft Confetti" w:cs="Wingdings;Kingsoft Confetti"/>
    </w:rPr>
  </w:style>
  <w:style w:type="character" w:customStyle="1" w:styleId="17">
    <w:name w:val="WW8Num4z0"/>
    <w:qFormat/>
    <w:uiPriority w:val="0"/>
  </w:style>
  <w:style w:type="character" w:customStyle="1" w:styleId="18">
    <w:name w:val="默认段落字体1"/>
    <w:qFormat/>
    <w:uiPriority w:val="0"/>
  </w:style>
  <w:style w:type="character" w:customStyle="1" w:styleId="19">
    <w:name w:val="文档结构图 字符"/>
    <w:qFormat/>
    <w:uiPriority w:val="0"/>
    <w:rPr>
      <w:kern w:val="2"/>
      <w:sz w:val="2"/>
      <w:szCs w:val="2"/>
    </w:rPr>
  </w:style>
  <w:style w:type="character" w:customStyle="1" w:styleId="20">
    <w:name w:val="正文文本缩进 2 字符"/>
    <w:qFormat/>
    <w:uiPriority w:val="0"/>
    <w:rPr>
      <w:kern w:val="2"/>
      <w:sz w:val="24"/>
      <w:szCs w:val="24"/>
    </w:rPr>
  </w:style>
  <w:style w:type="character" w:customStyle="1" w:styleId="21">
    <w:name w:val="批注框文本 字符"/>
    <w:qFormat/>
    <w:uiPriority w:val="0"/>
    <w:rPr>
      <w:kern w:val="2"/>
      <w:sz w:val="2"/>
      <w:szCs w:val="2"/>
    </w:rPr>
  </w:style>
  <w:style w:type="character" w:customStyle="1" w:styleId="22">
    <w:name w:val="页脚 字符"/>
    <w:qFormat/>
    <w:uiPriority w:val="0"/>
    <w:rPr>
      <w:kern w:val="2"/>
      <w:sz w:val="18"/>
      <w:szCs w:val="18"/>
    </w:rPr>
  </w:style>
  <w:style w:type="character" w:customStyle="1" w:styleId="23">
    <w:name w:val="页眉 字符"/>
    <w:qFormat/>
    <w:uiPriority w:val="0"/>
    <w:rPr>
      <w:kern w:val="2"/>
      <w:sz w:val="18"/>
      <w:szCs w:val="18"/>
    </w:rPr>
  </w:style>
  <w:style w:type="paragraph" w:customStyle="1" w:styleId="24">
    <w:name w:val="Heading"/>
    <w:basedOn w:val="1"/>
    <w:next w:val="4"/>
    <w:qFormat/>
    <w:uiPriority w:val="0"/>
    <w:pPr>
      <w:keepNext/>
      <w:spacing w:before="240" w:after="120"/>
    </w:pPr>
    <w:rPr>
      <w:rFonts w:ascii="DejaVu Sans" w:hAnsi="DejaVu Sans" w:eastAsia="DejaVu Sans" w:cs="DejaVu Sans"/>
      <w:sz w:val="28"/>
      <w:szCs w:val="28"/>
    </w:rPr>
  </w:style>
  <w:style w:type="paragraph" w:customStyle="1" w:styleId="25">
    <w:name w:val="Index"/>
    <w:basedOn w:val="1"/>
    <w:qFormat/>
    <w:uiPriority w:val="0"/>
    <w:pPr>
      <w:suppressLineNumbers/>
    </w:pPr>
  </w:style>
  <w:style w:type="paragraph" w:customStyle="1" w:styleId="26">
    <w:name w:val="文档结构图1"/>
    <w:basedOn w:val="1"/>
    <w:qFormat/>
    <w:uiPriority w:val="0"/>
    <w:pPr>
      <w:shd w:val="clear" w:color="auto" w:fill="000080"/>
    </w:pPr>
    <w:rPr>
      <w:sz w:val="2"/>
      <w:szCs w:val="2"/>
    </w:rPr>
  </w:style>
  <w:style w:type="paragraph" w:customStyle="1" w:styleId="27">
    <w:name w:val="正文文本缩进 21"/>
    <w:basedOn w:val="1"/>
    <w:qFormat/>
    <w:uiPriority w:val="0"/>
    <w:pPr>
      <w:spacing w:line="312" w:lineRule="atLeast"/>
      <w:ind w:left="420" w:hanging="60"/>
      <w:textAlignment w:val="baseline"/>
    </w:pPr>
    <w:rPr>
      <w:sz w:val="24"/>
      <w:szCs w:val="24"/>
    </w:rPr>
  </w:style>
  <w:style w:type="paragraph" w:customStyle="1" w:styleId="28">
    <w:name w:val="批注框文本1"/>
    <w:basedOn w:val="1"/>
    <w:qFormat/>
    <w:uiPriority w:val="0"/>
    <w:rPr>
      <w:sz w:val="2"/>
      <w:szCs w:val="2"/>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正文 + 楷体_GB2312"/>
    <w:basedOn w:val="1"/>
    <w:qFormat/>
    <w:uiPriority w:val="0"/>
    <w:pPr>
      <w:numPr>
        <w:ilvl w:val="0"/>
        <w:numId w:val="2"/>
      </w:numPr>
      <w:tabs>
        <w:tab w:val="left" w:pos="1500"/>
      </w:tabs>
    </w:pPr>
  </w:style>
  <w:style w:type="paragraph" w:customStyle="1" w:styleId="31">
    <w:name w:val="列表段落1"/>
    <w:basedOn w:val="1"/>
    <w:qFormat/>
    <w:uiPriority w:val="0"/>
    <w:pPr>
      <w:ind w:firstLine="420"/>
    </w:pPr>
  </w:style>
  <w:style w:type="paragraph" w:customStyle="1" w:styleId="32">
    <w:name w:val="Table Contents"/>
    <w:basedOn w:val="1"/>
    <w:qFormat/>
    <w:uiPriority w:val="0"/>
    <w:pPr>
      <w:suppressLineNumbers/>
    </w:pPr>
  </w:style>
  <w:style w:type="paragraph" w:customStyle="1" w:styleId="33">
    <w:name w:val="Table Heading"/>
    <w:basedOn w:val="32"/>
    <w:qFormat/>
    <w:uiPriority w:val="0"/>
    <w:pPr>
      <w:jc w:val="center"/>
    </w:pPr>
    <w:rPr>
      <w:b/>
      <w:bCs/>
    </w:rPr>
  </w:style>
  <w:style w:type="paragraph" w:customStyle="1" w:styleId="34">
    <w:name w:val="Revision"/>
    <w:hidden/>
    <w:unhideWhenUsed/>
    <w:qFormat/>
    <w:uiPriority w:val="99"/>
    <w:rPr>
      <w:rFonts w:ascii="Times New Roman" w:hAnsi="Times New Roman" w:eastAsia="宋体;汉仪书宋二KW"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965</Words>
  <Characters>1027</Characters>
  <Lines>129</Lines>
  <Paragraphs>109</Paragraphs>
  <TotalTime>34796</TotalTime>
  <ScaleCrop>false</ScaleCrop>
  <LinksUpToDate>false</LinksUpToDate>
  <CharactersWithSpaces>1076</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2025-09-26T14:54:00Z</dcterms:created>
  <dc:creator>martin</dc:creator>
  <cp:lastModifiedBy>三强锅</cp:lastModifiedBy>
  <cp:lastPrinted>2019-01-10T13:48:00Z</cp:lastPrinted>
  <dcterms:modified xsi:type="dcterms:W3CDTF">2025-09-30T06:03:58Z</dcterms:modified>
  <dc:title>序号</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33B526E5CC4C49F39EA544F15413D7FD_13</vt:lpwstr>
  </property>
  <property fmtid="{D5CDD505-2E9C-101B-9397-08002B2CF9AE}" pid="3" name="KSOProductBuildVer">
    <vt:lpwstr>2052-12.1.0.22525</vt:lpwstr>
  </property>
  <property fmtid="{D5CDD505-2E9C-101B-9397-08002B2CF9AE}" pid="4" name="KSOTemplateDocerSaveRecord">
    <vt:lpwstr>eyJoZGlkIjoiYzNlZTJmNDA2MmUyZjU0YWExN2ZjZmRjYmY0Y2ZkZWQiLCJ1c2VySWQiOiIyODMxNjkxOTEifQ==</vt:lpwstr>
  </property>
  <property fmtid="{D5CDD505-2E9C-101B-9397-08002B2CF9AE}" pid="5" name="commondata">
    <vt:lpwstr>commondata</vt:lpwstr>
  </property>
  <property fmtid="{D5CDD505-2E9C-101B-9397-08002B2CF9AE}" pid="6" name="AIGC">
    <vt:lpwstr>{"Label":"1","ContentProducer":"001191110108330284923X10000","ProduceID":"review_345699","ReservedCode1":"f94c7a53fc01524b38d11cc00075730d","ContentPropagator":"001191110108330284923X10000","PropagateID":"review_345699","ReservedCode2":""}</vt:lpwstr>
  </property>
</Properties>
</file>