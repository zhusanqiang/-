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065" w:rsidRDefault="00DE6065">
      <w:pPr>
        <w:spacing w:beforeLines="100" w:before="326" w:afterLines="100" w:after="326"/>
        <w:jc w:val="center"/>
        <w:rPr>
          <w:rFonts w:asciiTheme="minorEastAsia" w:eastAsiaTheme="minorEastAsia" w:hAnsiTheme="minorEastAsia" w:cs="Arial"/>
          <w:b/>
          <w:bCs/>
          <w:caps/>
          <w:sz w:val="40"/>
          <w:szCs w:val="40"/>
          <w:lang w:val="en-GB"/>
        </w:rPr>
      </w:pPr>
    </w:p>
    <w:p w:rsidR="00DE6065" w:rsidRDefault="00DE6065">
      <w:pPr>
        <w:spacing w:beforeLines="100" w:before="326" w:afterLines="100" w:after="326"/>
        <w:jc w:val="center"/>
        <w:rPr>
          <w:rFonts w:asciiTheme="minorEastAsia" w:eastAsiaTheme="minorEastAsia" w:hAnsiTheme="minorEastAsia" w:cs="Arial"/>
          <w:b/>
          <w:bCs/>
          <w:caps/>
          <w:sz w:val="40"/>
          <w:szCs w:val="40"/>
          <w:lang w:val="en-GB"/>
        </w:rPr>
      </w:pPr>
    </w:p>
    <w:p w:rsidR="00DE6065" w:rsidRDefault="00DE6065">
      <w:pPr>
        <w:spacing w:beforeLines="100" w:before="326" w:afterLines="100" w:after="326"/>
        <w:jc w:val="center"/>
        <w:rPr>
          <w:rFonts w:asciiTheme="minorEastAsia" w:eastAsiaTheme="minorEastAsia" w:hAnsiTheme="minorEastAsia" w:cs="Arial"/>
          <w:b/>
          <w:bCs/>
          <w:caps/>
          <w:sz w:val="40"/>
          <w:szCs w:val="40"/>
          <w:lang w:val="en-GB"/>
        </w:rPr>
      </w:pPr>
    </w:p>
    <w:p w:rsidR="00DE6065" w:rsidRDefault="00936F4D">
      <w:pPr>
        <w:widowControl/>
        <w:jc w:val="center"/>
        <w:rPr>
          <w:rFonts w:asciiTheme="minorEastAsia" w:eastAsiaTheme="minorEastAsia" w:hAnsiTheme="minorEastAsia" w:cs="Arial"/>
          <w:b/>
          <w:bCs/>
          <w:caps/>
          <w:sz w:val="40"/>
          <w:szCs w:val="40"/>
          <w:lang w:val="en-GB"/>
        </w:rPr>
      </w:pPr>
      <w:r>
        <w:rPr>
          <w:rFonts w:asciiTheme="minorEastAsia" w:eastAsiaTheme="minorEastAsia" w:hAnsiTheme="minorEastAsia" w:cs="Arial" w:hint="eastAsia"/>
          <w:b/>
          <w:bCs/>
          <w:caps/>
          <w:sz w:val="40"/>
          <w:szCs w:val="40"/>
          <w:lang w:val="en-GB"/>
        </w:rPr>
        <w:t>成都市大邑县稻乡渔歌</w:t>
      </w:r>
      <w:ins w:id="0" w:author="S" w:date="2025-10-23T10:39:00Z">
        <w:r w:rsidR="00BB093E">
          <w:rPr>
            <w:rFonts w:asciiTheme="minorEastAsia" w:eastAsiaTheme="minorEastAsia" w:hAnsiTheme="minorEastAsia" w:cs="Arial" w:hint="eastAsia"/>
            <w:b/>
            <w:bCs/>
            <w:caps/>
            <w:sz w:val="40"/>
            <w:szCs w:val="40"/>
            <w:lang w:val="en-GB"/>
          </w:rPr>
          <w:t>新型</w:t>
        </w:r>
      </w:ins>
      <w:r>
        <w:rPr>
          <w:rFonts w:asciiTheme="minorEastAsia" w:eastAsiaTheme="minorEastAsia" w:hAnsiTheme="minorEastAsia" w:cs="Arial"/>
          <w:b/>
          <w:bCs/>
          <w:caps/>
          <w:sz w:val="40"/>
          <w:szCs w:val="40"/>
          <w:lang w:val="en-GB"/>
        </w:rPr>
        <w:t>产业</w:t>
      </w:r>
      <w:del w:id="1" w:author="S" w:date="2025-10-23T10:34:00Z">
        <w:r w:rsidDel="00BB093E">
          <w:rPr>
            <w:rFonts w:asciiTheme="minorEastAsia" w:eastAsiaTheme="minorEastAsia" w:hAnsiTheme="minorEastAsia" w:cs="Arial" w:hint="eastAsia"/>
            <w:b/>
            <w:bCs/>
            <w:caps/>
            <w:sz w:val="40"/>
            <w:szCs w:val="40"/>
            <w:lang w:val="en-GB"/>
          </w:rPr>
          <w:delText>投资</w:delText>
        </w:r>
      </w:del>
      <w:ins w:id="2" w:author="S" w:date="2025-10-23T10:35:00Z">
        <w:r w:rsidR="00BB093E">
          <w:rPr>
            <w:rFonts w:asciiTheme="minorEastAsia" w:eastAsiaTheme="minorEastAsia" w:hAnsiTheme="minorEastAsia" w:cs="Arial" w:hint="eastAsia"/>
            <w:b/>
            <w:bCs/>
            <w:caps/>
            <w:sz w:val="40"/>
            <w:szCs w:val="40"/>
            <w:lang w:val="en-GB"/>
          </w:rPr>
          <w:t>投资</w:t>
        </w:r>
      </w:ins>
      <w:r>
        <w:rPr>
          <w:rFonts w:asciiTheme="minorEastAsia" w:eastAsiaTheme="minorEastAsia" w:hAnsiTheme="minorEastAsia" w:cs="Arial"/>
          <w:b/>
          <w:bCs/>
          <w:caps/>
          <w:sz w:val="40"/>
          <w:szCs w:val="40"/>
          <w:lang w:val="en-GB"/>
        </w:rPr>
        <w:t>项目</w:t>
      </w:r>
    </w:p>
    <w:p w:rsidR="00DE6065" w:rsidRDefault="00936F4D">
      <w:pPr>
        <w:widowControl/>
        <w:jc w:val="center"/>
        <w:rPr>
          <w:rFonts w:asciiTheme="minorEastAsia" w:eastAsiaTheme="minorEastAsia" w:hAnsiTheme="minorEastAsia" w:cs="Arial"/>
          <w:b/>
          <w:bCs/>
          <w:caps/>
          <w:sz w:val="40"/>
          <w:szCs w:val="40"/>
          <w:lang w:val="en-GB"/>
        </w:rPr>
      </w:pPr>
      <w:r>
        <w:rPr>
          <w:rFonts w:asciiTheme="minorEastAsia" w:eastAsiaTheme="minorEastAsia" w:hAnsiTheme="minorEastAsia" w:cs="Arial"/>
          <w:b/>
          <w:bCs/>
          <w:caps/>
          <w:sz w:val="40"/>
          <w:szCs w:val="40"/>
          <w:lang w:val="en-GB"/>
        </w:rPr>
        <w:t>产业规划方案编制及产业招商</w:t>
      </w:r>
      <w:r>
        <w:rPr>
          <w:rFonts w:asciiTheme="minorEastAsia" w:eastAsiaTheme="minorEastAsia" w:hAnsiTheme="minorEastAsia" w:cs="Arial"/>
          <w:b/>
          <w:bCs/>
          <w:caps/>
          <w:sz w:val="40"/>
          <w:szCs w:val="40"/>
          <w:lang w:val="en-GB"/>
        </w:rPr>
        <w:t>服务</w:t>
      </w:r>
      <w:r>
        <w:rPr>
          <w:rFonts w:asciiTheme="minorEastAsia" w:eastAsiaTheme="minorEastAsia" w:hAnsiTheme="minorEastAsia" w:cs="Arial" w:hint="eastAsia"/>
          <w:b/>
          <w:bCs/>
          <w:caps/>
          <w:sz w:val="40"/>
          <w:szCs w:val="40"/>
          <w:lang w:val="en-GB"/>
        </w:rPr>
        <w:t>合同</w:t>
      </w:r>
    </w:p>
    <w:p w:rsidR="00DE6065" w:rsidRDefault="00DE6065">
      <w:pPr>
        <w:pStyle w:val="heading"/>
        <w:wordWrap w:val="0"/>
        <w:ind w:right="320" w:firstLineChars="1350" w:firstLine="3780"/>
        <w:jc w:val="center"/>
        <w:rPr>
          <w:rFonts w:asciiTheme="minorEastAsia" w:eastAsiaTheme="minorEastAsia" w:hAnsiTheme="minorEastAsia" w:cs="Arial"/>
          <w:caps w:val="0"/>
          <w:kern w:val="2"/>
          <w:sz w:val="28"/>
          <w:szCs w:val="28"/>
          <w:lang w:eastAsia="zh-CN"/>
        </w:rPr>
      </w:pPr>
    </w:p>
    <w:p w:rsidR="00DE6065" w:rsidRDefault="00936F4D">
      <w:pPr>
        <w:pStyle w:val="heading"/>
        <w:wordWrap w:val="0"/>
        <w:ind w:right="320" w:firstLineChars="1350" w:firstLine="3780"/>
        <w:jc w:val="center"/>
        <w:rPr>
          <w:rFonts w:asciiTheme="minorEastAsia" w:eastAsiaTheme="minorEastAsia" w:hAnsiTheme="minorEastAsia" w:cs="Arial"/>
          <w:caps w:val="0"/>
          <w:kern w:val="2"/>
          <w:sz w:val="28"/>
          <w:szCs w:val="28"/>
          <w:lang w:val="en-US" w:eastAsia="zh-CN"/>
        </w:rPr>
      </w:pPr>
      <w:r>
        <w:rPr>
          <w:rFonts w:asciiTheme="minorEastAsia" w:eastAsiaTheme="minorEastAsia" w:hAnsiTheme="minorEastAsia" w:cs="Arial" w:hint="eastAsia"/>
          <w:caps w:val="0"/>
          <w:kern w:val="2"/>
          <w:sz w:val="28"/>
          <w:szCs w:val="28"/>
          <w:lang w:val="en-US" w:eastAsia="zh-CN"/>
        </w:rPr>
        <w:t xml:space="preserve"> </w:t>
      </w:r>
    </w:p>
    <w:p w:rsidR="00DE6065" w:rsidRDefault="00DE6065">
      <w:pPr>
        <w:spacing w:line="360" w:lineRule="auto"/>
        <w:rPr>
          <w:rFonts w:asciiTheme="minorEastAsia" w:eastAsiaTheme="minorEastAsia" w:hAnsiTheme="minorEastAsia"/>
          <w:sz w:val="28"/>
          <w:szCs w:val="21"/>
        </w:rPr>
      </w:pPr>
    </w:p>
    <w:p w:rsidR="00DE6065" w:rsidRDefault="00DE6065">
      <w:pPr>
        <w:spacing w:line="360" w:lineRule="auto"/>
        <w:rPr>
          <w:rFonts w:asciiTheme="minorEastAsia" w:eastAsiaTheme="minorEastAsia" w:hAnsiTheme="minorEastAsia"/>
          <w:sz w:val="28"/>
          <w:szCs w:val="21"/>
        </w:rPr>
      </w:pPr>
    </w:p>
    <w:p w:rsidR="00DE6065" w:rsidRDefault="00DE6065">
      <w:pPr>
        <w:spacing w:line="360" w:lineRule="auto"/>
        <w:rPr>
          <w:rFonts w:asciiTheme="minorEastAsia" w:eastAsiaTheme="minorEastAsia" w:hAnsiTheme="minorEastAsia"/>
          <w:sz w:val="28"/>
          <w:szCs w:val="21"/>
        </w:rPr>
      </w:pPr>
    </w:p>
    <w:p w:rsidR="00DE6065" w:rsidRDefault="00DE6065">
      <w:pPr>
        <w:spacing w:line="360" w:lineRule="auto"/>
        <w:rPr>
          <w:rFonts w:asciiTheme="minorEastAsia" w:eastAsiaTheme="minorEastAsia" w:hAnsiTheme="minorEastAsia"/>
          <w:sz w:val="28"/>
          <w:szCs w:val="21"/>
        </w:rPr>
      </w:pPr>
    </w:p>
    <w:p w:rsidR="00DE6065" w:rsidRDefault="00DE6065">
      <w:pPr>
        <w:spacing w:line="360" w:lineRule="auto"/>
        <w:rPr>
          <w:rFonts w:asciiTheme="minorEastAsia" w:eastAsiaTheme="minorEastAsia" w:hAnsiTheme="minorEastAsia"/>
          <w:sz w:val="28"/>
          <w:szCs w:val="21"/>
        </w:rPr>
      </w:pPr>
    </w:p>
    <w:p w:rsidR="00DE6065" w:rsidRDefault="00DE6065">
      <w:pPr>
        <w:spacing w:line="360" w:lineRule="auto"/>
        <w:rPr>
          <w:rFonts w:asciiTheme="minorEastAsia" w:eastAsiaTheme="minorEastAsia" w:hAnsiTheme="minorEastAsia"/>
          <w:sz w:val="28"/>
          <w:szCs w:val="21"/>
        </w:rPr>
      </w:pPr>
    </w:p>
    <w:p w:rsidR="00DE6065" w:rsidRDefault="00936F4D">
      <w:pPr>
        <w:pStyle w:val="NewNewNewNewNewNewNewNewNewNewNewNewNewNewNewNewNewNewNewNewNewNewNewNewNewNewNewNewNewNewNewNewNewNewNewNewNewNewNewNewNewNewNewNewNewNewNewNewNewNewNewNewNewNewNewNewNewNewNewNewNewNewNe"/>
        <w:spacing w:line="480" w:lineRule="auto"/>
        <w:ind w:leftChars="590" w:left="23"/>
        <w:jc w:val="left"/>
        <w:rPr>
          <w:rFonts w:asciiTheme="minorEastAsia" w:eastAsiaTheme="minorEastAsia" w:hAnsiTheme="minorEastAsia" w:cs="Arial"/>
          <w:sz w:val="24"/>
          <w:szCs w:val="24"/>
        </w:rPr>
      </w:pPr>
      <w:r>
        <w:rPr>
          <w:rFonts w:asciiTheme="minorEastAsia" w:eastAsiaTheme="minorEastAsia" w:hAnsiTheme="minorEastAsia" w:cs="Arial" w:hint="eastAsia"/>
          <w:sz w:val="24"/>
          <w:szCs w:val="24"/>
        </w:rPr>
        <w:t>委托方（甲方）：四川省稻乡渔歌产业发展集团有限公司</w:t>
      </w:r>
    </w:p>
    <w:p w:rsidR="00DE6065" w:rsidRDefault="00936F4D">
      <w:pPr>
        <w:pStyle w:val="NewNewNewNewNewNewNewNewNewNewNewNewNewNewNewNewNewNewNewNewNewNewNewNewNewNewNewNewNewNewNewNewNewNewNewNewNewNewNewNewNewNewNewNewNewNewNewNewNewNewNewNewNewNewNewNewNewNewNewNewNewNewNe"/>
        <w:spacing w:line="480" w:lineRule="auto"/>
        <w:ind w:leftChars="590" w:left="23"/>
        <w:jc w:val="left"/>
        <w:rPr>
          <w:rFonts w:asciiTheme="minorEastAsia" w:eastAsiaTheme="minorEastAsia" w:hAnsiTheme="minorEastAsia" w:cs="Arial"/>
          <w:sz w:val="24"/>
          <w:szCs w:val="24"/>
        </w:rPr>
      </w:pPr>
      <w:r>
        <w:rPr>
          <w:rFonts w:asciiTheme="minorEastAsia" w:eastAsiaTheme="minorEastAsia" w:hAnsiTheme="minorEastAsia" w:cs="Arial" w:hint="eastAsia"/>
          <w:sz w:val="24"/>
          <w:szCs w:val="24"/>
        </w:rPr>
        <w:t>受托方（乙方）：</w:t>
      </w:r>
      <w:bookmarkStart w:id="3" w:name="OLE_LINK3"/>
      <w:bookmarkStart w:id="4" w:name="OLE_LINK4"/>
      <w:r>
        <w:rPr>
          <w:rFonts w:asciiTheme="minorEastAsia" w:eastAsiaTheme="minorEastAsia" w:hAnsiTheme="minorEastAsia" w:cs="Arial"/>
          <w:sz w:val="24"/>
          <w:szCs w:val="24"/>
        </w:rPr>
        <w:t>四川绿融创新企业管理咨询有限公司</w:t>
      </w:r>
      <w:bookmarkEnd w:id="3"/>
      <w:bookmarkEnd w:id="4"/>
    </w:p>
    <w:p w:rsidR="00DE6065" w:rsidRDefault="00936F4D">
      <w:pPr>
        <w:pStyle w:val="a5"/>
        <w:spacing w:line="276" w:lineRule="auto"/>
        <w:ind w:right="510"/>
        <w:rPr>
          <w:rFonts w:asciiTheme="minorEastAsia" w:hAnsiTheme="minorEastAsia" w:cs="Arial"/>
          <w:b/>
          <w:szCs w:val="22"/>
          <w:lang w:eastAsia="zh-CN"/>
        </w:rPr>
      </w:pPr>
      <w:r>
        <w:rPr>
          <w:rFonts w:asciiTheme="minorEastAsia" w:hAnsiTheme="minorEastAsia" w:cs="Arial"/>
          <w:b/>
          <w:szCs w:val="22"/>
          <w:lang w:eastAsia="zh-CN"/>
        </w:rPr>
        <w:br w:type="page"/>
      </w:r>
    </w:p>
    <w:p w:rsidR="00DE6065" w:rsidRDefault="00DE6065">
      <w:pPr>
        <w:tabs>
          <w:tab w:val="left" w:pos="1800"/>
        </w:tabs>
        <w:spacing w:before="0" w:after="60"/>
        <w:rPr>
          <w:rFonts w:asciiTheme="minorEastAsia" w:eastAsiaTheme="minorEastAsia" w:hAnsiTheme="minorEastAsia" w:cs="Arial"/>
          <w:sz w:val="22"/>
          <w:szCs w:val="22"/>
        </w:rPr>
      </w:pPr>
    </w:p>
    <w:p w:rsidR="00DE6065" w:rsidRDefault="00936F4D">
      <w:pPr>
        <w:pStyle w:val="3"/>
        <w:jc w:val="center"/>
        <w:rPr>
          <w:sz w:val="32"/>
          <w:szCs w:val="36"/>
        </w:rPr>
      </w:pPr>
      <w:bookmarkStart w:id="5" w:name="_Toc90316277"/>
      <w:r>
        <w:rPr>
          <w:sz w:val="32"/>
          <w:szCs w:val="36"/>
        </w:rPr>
        <w:t>目</w:t>
      </w:r>
      <w:r>
        <w:rPr>
          <w:rFonts w:hint="eastAsia"/>
          <w:sz w:val="32"/>
          <w:szCs w:val="36"/>
        </w:rPr>
        <w:t xml:space="preserve"> </w:t>
      </w:r>
      <w:r>
        <w:rPr>
          <w:sz w:val="32"/>
          <w:szCs w:val="36"/>
        </w:rPr>
        <w:t xml:space="preserve"> </w:t>
      </w:r>
      <w:r>
        <w:rPr>
          <w:sz w:val="32"/>
          <w:szCs w:val="36"/>
        </w:rPr>
        <w:t>录</w:t>
      </w:r>
      <w:bookmarkEnd w:id="5"/>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fldChar w:fldCharType="begin"/>
      </w:r>
      <w:r>
        <w:rPr>
          <w:rFonts w:asciiTheme="minorEastAsia" w:eastAsiaTheme="minorEastAsia" w:hAnsiTheme="minorEastAsia" w:cs="Arial"/>
          <w:sz w:val="22"/>
          <w:szCs w:val="22"/>
        </w:rPr>
        <w:instrText xml:space="preserve"> TOC \o "1-3" \u </w:instrText>
      </w:r>
      <w:r>
        <w:rPr>
          <w:rFonts w:asciiTheme="minorEastAsia" w:eastAsiaTheme="minorEastAsia" w:hAnsiTheme="minorEastAsia" w:cs="Arial"/>
          <w:sz w:val="22"/>
          <w:szCs w:val="22"/>
        </w:rPr>
        <w:fldChar w:fldCharType="separate"/>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1</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合同目的</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_Toc90316278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2</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项目概要</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_Toc90316279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3</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服务内容和服务有效期</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4</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甲、乙双方职责</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5</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服务费用及付款进度</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4</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6</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合同的变更、解除及终止</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5</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7</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不可抗力</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6</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8</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知识产权及保密义务</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_Toc90316285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6</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9</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违约责任</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6</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10</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适用法律</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w:instrText>
      </w:r>
      <w:r>
        <w:rPr>
          <w:rFonts w:asciiTheme="minorEastAsia" w:eastAsiaTheme="minorEastAsia" w:hAnsiTheme="minorEastAsia"/>
          <w:sz w:val="22"/>
          <w:szCs w:val="22"/>
        </w:rPr>
        <w:instrText xml:space="preserve">16287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7</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11</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争议解决</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7</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第</w:t>
      </w:r>
      <w:r>
        <w:rPr>
          <w:rFonts w:asciiTheme="minorEastAsia" w:eastAsiaTheme="minorEastAsia" w:hAnsiTheme="minorEastAsia" w:cs="Arial"/>
          <w:sz w:val="22"/>
          <w:szCs w:val="22"/>
        </w:rPr>
        <w:t>12</w:t>
      </w:r>
      <w:r>
        <w:rPr>
          <w:rFonts w:asciiTheme="minorEastAsia" w:eastAsiaTheme="minorEastAsia" w:hAnsiTheme="minorEastAsia" w:cs="Arial"/>
          <w:sz w:val="22"/>
          <w:szCs w:val="22"/>
        </w:rPr>
        <w:t>条</w:t>
      </w:r>
      <w:r>
        <w:rPr>
          <w:rFonts w:asciiTheme="minorEastAsia" w:eastAsiaTheme="minorEastAsia" w:hAnsiTheme="minorEastAsia" w:cs="Arial"/>
          <w:sz w:val="22"/>
          <w:szCs w:val="22"/>
        </w:rPr>
        <w:t xml:space="preserve"> </w:t>
      </w:r>
      <w:r>
        <w:rPr>
          <w:rFonts w:asciiTheme="minorEastAsia" w:eastAsiaTheme="minorEastAsia" w:hAnsiTheme="minorEastAsia" w:cs="Arial"/>
          <w:sz w:val="22"/>
          <w:szCs w:val="22"/>
        </w:rPr>
        <w:t>其它条款</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_Toc90316289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7</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附件一：基资料清单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_Toc90316290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9</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附件二：工作范围</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_Toc90316291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附件三：乙方服务内容</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_Toc90316292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11</w:t>
      </w:r>
      <w:r>
        <w:rPr>
          <w:rFonts w:asciiTheme="minorEastAsia" w:eastAsiaTheme="minorEastAsia" w:hAnsiTheme="minorEastAsia"/>
          <w:sz w:val="22"/>
          <w:szCs w:val="22"/>
        </w:rPr>
        <w:fldChar w:fldCharType="end"/>
      </w:r>
    </w:p>
    <w:p w:rsidR="00DE6065" w:rsidRDefault="00936F4D">
      <w:pPr>
        <w:pStyle w:val="30"/>
        <w:tabs>
          <w:tab w:val="right" w:leader="dot" w:pos="8296"/>
        </w:tabs>
        <w:spacing w:line="360" w:lineRule="auto"/>
        <w:ind w:leftChars="119" w:left="711" w:hangingChars="321" w:hanging="706"/>
        <w:rPr>
          <w:rFonts w:asciiTheme="minorEastAsia" w:eastAsiaTheme="minorEastAsia" w:hAnsiTheme="minorEastAsia" w:cstheme="minorBidi"/>
          <w:kern w:val="2"/>
          <w:sz w:val="22"/>
          <w:szCs w:val="22"/>
        </w:rPr>
      </w:pPr>
      <w:r>
        <w:rPr>
          <w:rFonts w:asciiTheme="minorEastAsia" w:eastAsiaTheme="minorEastAsia" w:hAnsiTheme="minorEastAsia" w:cs="Arial"/>
          <w:sz w:val="22"/>
          <w:szCs w:val="22"/>
        </w:rPr>
        <w:t>附件四：甲方付款进度</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_Toc90316294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13</w:t>
      </w:r>
      <w:r>
        <w:rPr>
          <w:rFonts w:asciiTheme="minorEastAsia" w:eastAsiaTheme="minorEastAsia" w:hAnsiTheme="minorEastAsia"/>
          <w:sz w:val="22"/>
          <w:szCs w:val="22"/>
        </w:rPr>
        <w:fldChar w:fldCharType="end"/>
      </w:r>
    </w:p>
    <w:p w:rsidR="00DE6065" w:rsidRDefault="00936F4D">
      <w:pPr>
        <w:pStyle w:val="a5"/>
        <w:spacing w:line="360" w:lineRule="auto"/>
        <w:ind w:leftChars="119" w:left="711" w:hangingChars="321" w:hanging="706"/>
        <w:rPr>
          <w:lang w:eastAsia="zh-CN"/>
        </w:rPr>
      </w:pPr>
      <w:r>
        <w:rPr>
          <w:rFonts w:asciiTheme="minorEastAsia" w:hAnsiTheme="minorEastAsia"/>
          <w:szCs w:val="22"/>
        </w:rPr>
        <w:fldChar w:fldCharType="end"/>
      </w:r>
      <w:r>
        <w:rPr>
          <w:lang w:eastAsia="zh-CN"/>
        </w:rPr>
        <w:br w:type="page"/>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6" w:name="_Toc90316278"/>
      <w:r>
        <w:rPr>
          <w:rFonts w:asciiTheme="minorEastAsia" w:eastAsiaTheme="minorEastAsia" w:hAnsiTheme="minorEastAsia" w:cs="Arial"/>
          <w:sz w:val="22"/>
          <w:szCs w:val="22"/>
        </w:rPr>
        <w:lastRenderedPageBreak/>
        <w:t>第</w:t>
      </w:r>
      <w:r>
        <w:rPr>
          <w:rFonts w:asciiTheme="minorEastAsia" w:eastAsiaTheme="minorEastAsia" w:hAnsiTheme="minorEastAsia" w:cs="Arial"/>
          <w:sz w:val="22"/>
          <w:szCs w:val="22"/>
        </w:rPr>
        <w:t>1</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合同目的</w:t>
      </w:r>
      <w:bookmarkEnd w:id="6"/>
    </w:p>
    <w:p w:rsidR="00DE6065" w:rsidRDefault="00936F4D">
      <w:pPr>
        <w:tabs>
          <w:tab w:val="left" w:pos="1910"/>
        </w:tabs>
        <w:spacing w:before="0" w:after="60"/>
        <w:rPr>
          <w:rFonts w:asciiTheme="minorEastAsia" w:eastAsiaTheme="minorEastAsia" w:hAnsiTheme="minorEastAsia" w:cs="Arial"/>
          <w:sz w:val="22"/>
          <w:szCs w:val="22"/>
          <w:u w:val="single"/>
        </w:rPr>
      </w:pPr>
      <w:r>
        <w:rPr>
          <w:rFonts w:asciiTheme="minorEastAsia" w:eastAsiaTheme="minorEastAsia" w:hAnsiTheme="minorEastAsia" w:cs="Arial"/>
          <w:sz w:val="22"/>
          <w:szCs w:val="22"/>
        </w:rPr>
        <w:t>根据《中华人民共和国</w:t>
      </w:r>
      <w:r>
        <w:rPr>
          <w:rFonts w:asciiTheme="minorEastAsia" w:eastAsiaTheme="minorEastAsia" w:hAnsiTheme="minorEastAsia" w:cs="Arial" w:hint="eastAsia"/>
          <w:sz w:val="22"/>
          <w:szCs w:val="22"/>
        </w:rPr>
        <w:t>民法典</w:t>
      </w:r>
      <w:r>
        <w:rPr>
          <w:rFonts w:asciiTheme="minorEastAsia" w:eastAsiaTheme="minorEastAsia" w:hAnsiTheme="minorEastAsia" w:cs="Arial"/>
          <w:sz w:val="22"/>
          <w:szCs w:val="22"/>
        </w:rPr>
        <w:t>》等相关国家及地方</w:t>
      </w:r>
      <w:r>
        <w:rPr>
          <w:rFonts w:asciiTheme="minorEastAsia" w:eastAsiaTheme="minorEastAsia" w:hAnsiTheme="minorEastAsia" w:cs="Arial" w:hint="eastAsia"/>
          <w:sz w:val="22"/>
          <w:szCs w:val="22"/>
        </w:rPr>
        <w:t>的</w:t>
      </w:r>
      <w:r>
        <w:rPr>
          <w:rFonts w:asciiTheme="minorEastAsia" w:eastAsiaTheme="minorEastAsia" w:hAnsiTheme="minorEastAsia" w:cs="Arial"/>
          <w:sz w:val="22"/>
          <w:szCs w:val="22"/>
        </w:rPr>
        <w:t>有关法律、法规，甲方委托乙方承担</w:t>
      </w:r>
      <w:r>
        <w:rPr>
          <w:rFonts w:asciiTheme="minorEastAsia" w:eastAsiaTheme="minorEastAsia" w:hAnsiTheme="minorEastAsia" w:cs="Arial" w:hint="eastAsia"/>
          <w:sz w:val="22"/>
          <w:szCs w:val="22"/>
          <w:u w:val="single"/>
        </w:rPr>
        <w:t xml:space="preserve"> </w:t>
      </w:r>
      <w:r>
        <w:rPr>
          <w:rFonts w:asciiTheme="minorEastAsia" w:eastAsiaTheme="minorEastAsia" w:hAnsiTheme="minorEastAsia" w:cs="Arial" w:hint="eastAsia"/>
          <w:sz w:val="22"/>
          <w:szCs w:val="22"/>
          <w:u w:val="single"/>
        </w:rPr>
        <w:t>成都市大邑县稻乡渔歌</w:t>
      </w:r>
      <w:bookmarkStart w:id="7" w:name="OLE_LINK1"/>
      <w:r>
        <w:rPr>
          <w:rFonts w:asciiTheme="minorEastAsia" w:eastAsiaTheme="minorEastAsia" w:hAnsiTheme="minorEastAsia" w:cs="Arial" w:hint="eastAsia"/>
          <w:sz w:val="22"/>
          <w:szCs w:val="22"/>
          <w:u w:val="single"/>
        </w:rPr>
        <w:t>新型产业</w:t>
      </w:r>
      <w:r>
        <w:rPr>
          <w:rFonts w:asciiTheme="minorEastAsia" w:eastAsiaTheme="minorEastAsia" w:hAnsiTheme="minorEastAsia" w:cs="Arial" w:hint="eastAsia"/>
          <w:sz w:val="22"/>
          <w:szCs w:val="22"/>
          <w:u w:val="single"/>
        </w:rPr>
        <w:t>投资项目</w:t>
      </w:r>
      <w:bookmarkStart w:id="8" w:name="OLE_LINK19"/>
      <w:ins w:id="9" w:author="S" w:date="2025-10-23T10:42:00Z">
        <w:r w:rsidR="00BB093E">
          <w:rPr>
            <w:rFonts w:asciiTheme="minorEastAsia" w:eastAsiaTheme="minorEastAsia" w:hAnsiTheme="minorEastAsia" w:cs="Arial" w:hint="eastAsia"/>
            <w:sz w:val="22"/>
            <w:szCs w:val="22"/>
            <w:u w:val="single"/>
          </w:rPr>
          <w:t>产业规划方案编制及产业招商</w:t>
        </w:r>
      </w:ins>
      <w:bookmarkEnd w:id="8"/>
      <w:del w:id="10" w:author="S" w:date="2025-10-23T10:44:00Z">
        <w:r w:rsidDel="007E0953">
          <w:rPr>
            <w:rFonts w:asciiTheme="minorEastAsia" w:eastAsiaTheme="minorEastAsia" w:hAnsiTheme="minorEastAsia" w:cs="Arial" w:hint="eastAsia"/>
            <w:sz w:val="22"/>
            <w:szCs w:val="22"/>
            <w:u w:val="single"/>
          </w:rPr>
          <w:delText>咨</w:delText>
        </w:r>
        <w:r w:rsidDel="007E0953">
          <w:rPr>
            <w:rFonts w:asciiTheme="minorEastAsia" w:eastAsiaTheme="minorEastAsia" w:hAnsiTheme="minorEastAsia" w:cs="Arial" w:hint="eastAsia"/>
            <w:sz w:val="22"/>
            <w:szCs w:val="22"/>
            <w:u w:val="single"/>
          </w:rPr>
          <w:delText>询</w:delText>
        </w:r>
      </w:del>
      <w:r>
        <w:rPr>
          <w:rFonts w:asciiTheme="minorEastAsia" w:eastAsiaTheme="minorEastAsia" w:hAnsiTheme="minorEastAsia" w:cs="Arial" w:hint="eastAsia"/>
          <w:sz w:val="22"/>
          <w:szCs w:val="22"/>
          <w:u w:val="single"/>
        </w:rPr>
        <w:t>服务</w:t>
      </w:r>
      <w:bookmarkEnd w:id="7"/>
      <w:r>
        <w:rPr>
          <w:rFonts w:asciiTheme="minorEastAsia" w:eastAsiaTheme="minorEastAsia" w:hAnsiTheme="minorEastAsia" w:cs="Arial" w:hint="eastAsia"/>
          <w:sz w:val="22"/>
          <w:szCs w:val="22"/>
          <w:u w:val="single"/>
        </w:rPr>
        <w:t xml:space="preserve"> </w:t>
      </w:r>
      <w:r>
        <w:rPr>
          <w:rFonts w:asciiTheme="minorEastAsia" w:eastAsiaTheme="minorEastAsia" w:hAnsiTheme="minorEastAsia" w:cs="Arial" w:hint="eastAsia"/>
          <w:bCs/>
          <w:caps/>
          <w:sz w:val="22"/>
          <w:szCs w:val="22"/>
          <w:lang w:val="en-GB"/>
        </w:rPr>
        <w:t>工作</w:t>
      </w:r>
      <w:r>
        <w:rPr>
          <w:rFonts w:asciiTheme="minorEastAsia" w:eastAsiaTheme="minorEastAsia" w:hAnsiTheme="minorEastAsia" w:cs="Arial"/>
          <w:sz w:val="22"/>
          <w:szCs w:val="22"/>
        </w:rPr>
        <w:t>。经双方协商一致，签订</w:t>
      </w:r>
      <w:r>
        <w:rPr>
          <w:rFonts w:asciiTheme="minorEastAsia" w:eastAsiaTheme="minorEastAsia" w:hAnsiTheme="minorEastAsia" w:cs="Arial"/>
          <w:bCs/>
          <w:caps/>
          <w:sz w:val="22"/>
          <w:szCs w:val="22"/>
          <w:u w:val="single"/>
          <w:lang w:val="en-GB"/>
        </w:rPr>
        <w:t>《</w:t>
      </w:r>
      <w:r>
        <w:rPr>
          <w:rFonts w:asciiTheme="minorEastAsia" w:eastAsiaTheme="minorEastAsia" w:hAnsiTheme="minorEastAsia" w:cs="Arial" w:hint="eastAsia"/>
          <w:sz w:val="22"/>
          <w:szCs w:val="22"/>
          <w:u w:val="single"/>
        </w:rPr>
        <w:t>成都市大邑县稻乡渔歌新型产业</w:t>
      </w:r>
      <w:r>
        <w:rPr>
          <w:rFonts w:asciiTheme="minorEastAsia" w:eastAsiaTheme="minorEastAsia" w:hAnsiTheme="minorEastAsia" w:cs="Arial" w:hint="eastAsia"/>
          <w:sz w:val="22"/>
          <w:szCs w:val="22"/>
          <w:u w:val="single"/>
        </w:rPr>
        <w:t>投资项目</w:t>
      </w:r>
      <w:ins w:id="11" w:author="S" w:date="2025-10-23T10:42:00Z">
        <w:r w:rsidR="00BB093E">
          <w:rPr>
            <w:rFonts w:asciiTheme="minorEastAsia" w:eastAsiaTheme="minorEastAsia" w:hAnsiTheme="minorEastAsia" w:cs="Arial" w:hint="eastAsia"/>
            <w:sz w:val="22"/>
            <w:szCs w:val="22"/>
            <w:u w:val="single"/>
          </w:rPr>
          <w:t>产业规划方案编制及产业</w:t>
        </w:r>
      </w:ins>
      <w:ins w:id="12" w:author="S" w:date="2025-10-23T10:43:00Z">
        <w:r w:rsidR="007E0953">
          <w:rPr>
            <w:rFonts w:asciiTheme="minorEastAsia" w:eastAsiaTheme="minorEastAsia" w:hAnsiTheme="minorEastAsia" w:cs="Arial" w:hint="eastAsia"/>
            <w:sz w:val="22"/>
            <w:szCs w:val="22"/>
            <w:u w:val="single"/>
          </w:rPr>
          <w:t>招商</w:t>
        </w:r>
      </w:ins>
      <w:del w:id="13" w:author="S" w:date="2025-10-23T10:43:00Z">
        <w:r w:rsidDel="007E0953">
          <w:rPr>
            <w:rFonts w:asciiTheme="minorEastAsia" w:eastAsiaTheme="minorEastAsia" w:hAnsiTheme="minorEastAsia" w:cs="Arial" w:hint="eastAsia"/>
            <w:sz w:val="22"/>
            <w:szCs w:val="22"/>
            <w:u w:val="single"/>
          </w:rPr>
          <w:delText>咨</w:delText>
        </w:r>
        <w:r w:rsidDel="007E0953">
          <w:rPr>
            <w:rFonts w:asciiTheme="minorEastAsia" w:eastAsiaTheme="minorEastAsia" w:hAnsiTheme="minorEastAsia" w:cs="Arial" w:hint="eastAsia"/>
            <w:sz w:val="22"/>
            <w:szCs w:val="22"/>
            <w:u w:val="single"/>
          </w:rPr>
          <w:delText>询</w:delText>
        </w:r>
      </w:del>
      <w:r>
        <w:rPr>
          <w:rFonts w:asciiTheme="minorEastAsia" w:eastAsiaTheme="minorEastAsia" w:hAnsiTheme="minorEastAsia" w:cs="Arial" w:hint="eastAsia"/>
          <w:sz w:val="22"/>
          <w:szCs w:val="22"/>
          <w:u w:val="single"/>
        </w:rPr>
        <w:t>服务合同</w:t>
      </w:r>
      <w:r>
        <w:rPr>
          <w:rFonts w:asciiTheme="minorEastAsia" w:eastAsiaTheme="minorEastAsia" w:hAnsiTheme="minorEastAsia" w:cs="Arial"/>
          <w:bCs/>
          <w:caps/>
          <w:sz w:val="22"/>
          <w:szCs w:val="22"/>
          <w:u w:val="single"/>
          <w:lang w:val="en-GB"/>
        </w:rPr>
        <w:t>》</w:t>
      </w:r>
      <w:r>
        <w:rPr>
          <w:rFonts w:asciiTheme="minorEastAsia" w:eastAsiaTheme="minorEastAsia" w:hAnsiTheme="minorEastAsia" w:cs="Arial"/>
          <w:sz w:val="22"/>
          <w:szCs w:val="22"/>
        </w:rPr>
        <w:t>（以下简称</w:t>
      </w:r>
      <w:r>
        <w:rPr>
          <w:rFonts w:asciiTheme="minorEastAsia" w:eastAsiaTheme="minorEastAsia" w:hAnsiTheme="minorEastAsia" w:cs="Arial"/>
          <w:sz w:val="22"/>
          <w:szCs w:val="22"/>
        </w:rPr>
        <w:t>“</w:t>
      </w:r>
      <w:r>
        <w:rPr>
          <w:rFonts w:asciiTheme="minorEastAsia" w:eastAsiaTheme="minorEastAsia" w:hAnsiTheme="minorEastAsia" w:cs="Arial"/>
          <w:sz w:val="22"/>
          <w:szCs w:val="22"/>
        </w:rPr>
        <w:t>本合同</w:t>
      </w:r>
      <w:r>
        <w:rPr>
          <w:rFonts w:asciiTheme="minorEastAsia" w:eastAsiaTheme="minorEastAsia" w:hAnsiTheme="minorEastAsia" w:cs="Arial"/>
          <w:sz w:val="22"/>
          <w:szCs w:val="22"/>
        </w:rPr>
        <w:t>”</w:t>
      </w:r>
      <w:r>
        <w:rPr>
          <w:rFonts w:asciiTheme="minorEastAsia" w:eastAsiaTheme="minorEastAsia" w:hAnsiTheme="minorEastAsia" w:cs="Arial"/>
          <w:sz w:val="22"/>
          <w:szCs w:val="22"/>
        </w:rPr>
        <w:t>），以便共同遵守。</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14" w:name="_Toc90316279"/>
      <w:r>
        <w:rPr>
          <w:rFonts w:asciiTheme="minorEastAsia" w:eastAsiaTheme="minorEastAsia" w:hAnsiTheme="minorEastAsia" w:cs="Arial"/>
          <w:sz w:val="22"/>
          <w:szCs w:val="22"/>
        </w:rPr>
        <w:t>第</w:t>
      </w:r>
      <w:r>
        <w:rPr>
          <w:rFonts w:asciiTheme="minorEastAsia" w:eastAsiaTheme="minorEastAsia" w:hAnsiTheme="minorEastAsia" w:cs="Arial"/>
          <w:sz w:val="22"/>
          <w:szCs w:val="22"/>
        </w:rPr>
        <w:t>2</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项目概要</w:t>
      </w:r>
      <w:bookmarkEnd w:id="14"/>
    </w:p>
    <w:p w:rsidR="00DE6065" w:rsidRDefault="00936F4D">
      <w:pPr>
        <w:numPr>
          <w:ilvl w:val="1"/>
          <w:numId w:val="1"/>
        </w:numPr>
        <w:tabs>
          <w:tab w:val="left" w:pos="567"/>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项目名称：</w:t>
      </w:r>
      <w:r>
        <w:rPr>
          <w:rFonts w:asciiTheme="minorEastAsia" w:eastAsiaTheme="minorEastAsia" w:hAnsiTheme="minorEastAsia" w:cs="Arial" w:hint="eastAsia"/>
          <w:sz w:val="22"/>
          <w:szCs w:val="22"/>
        </w:rPr>
        <w:t>成都市大邑县</w:t>
      </w:r>
      <w:bookmarkStart w:id="15" w:name="OLE_LINK2"/>
      <w:r>
        <w:rPr>
          <w:rFonts w:asciiTheme="minorEastAsia" w:eastAsiaTheme="minorEastAsia" w:hAnsiTheme="minorEastAsia" w:cs="Arial" w:hint="eastAsia"/>
          <w:sz w:val="22"/>
          <w:szCs w:val="22"/>
        </w:rPr>
        <w:t>稻乡渔歌新型产业</w:t>
      </w:r>
      <w:ins w:id="16" w:author="S" w:date="2025-10-23T10:41:00Z">
        <w:r w:rsidR="00BB093E">
          <w:rPr>
            <w:rFonts w:asciiTheme="minorEastAsia" w:eastAsiaTheme="minorEastAsia" w:hAnsiTheme="minorEastAsia" w:cs="Arial"/>
            <w:sz w:val="22"/>
            <w:szCs w:val="22"/>
          </w:rPr>
          <w:t>投资</w:t>
        </w:r>
      </w:ins>
      <w:del w:id="17" w:author="S" w:date="2025-10-23T10:34:00Z">
        <w:r w:rsidDel="00BB093E">
          <w:rPr>
            <w:rFonts w:asciiTheme="minorEastAsia" w:eastAsiaTheme="minorEastAsia" w:hAnsiTheme="minorEastAsia" w:cs="Arial" w:hint="eastAsia"/>
            <w:sz w:val="22"/>
            <w:szCs w:val="22"/>
          </w:rPr>
          <w:delText>投</w:delText>
        </w:r>
        <w:r w:rsidDel="00BB093E">
          <w:rPr>
            <w:rFonts w:asciiTheme="minorEastAsia" w:eastAsiaTheme="minorEastAsia" w:hAnsiTheme="minorEastAsia" w:cs="Arial" w:hint="eastAsia"/>
            <w:sz w:val="22"/>
            <w:szCs w:val="22"/>
          </w:rPr>
          <w:delText>资</w:delText>
        </w:r>
      </w:del>
      <w:r>
        <w:rPr>
          <w:rFonts w:asciiTheme="minorEastAsia" w:eastAsiaTheme="minorEastAsia" w:hAnsiTheme="minorEastAsia" w:cs="Arial"/>
          <w:sz w:val="22"/>
          <w:szCs w:val="22"/>
        </w:rPr>
        <w:t>项目</w:t>
      </w:r>
      <w:bookmarkEnd w:id="15"/>
    </w:p>
    <w:p w:rsidR="00DE6065" w:rsidRDefault="00936F4D">
      <w:pPr>
        <w:numPr>
          <w:ilvl w:val="1"/>
          <w:numId w:val="1"/>
        </w:numPr>
        <w:tabs>
          <w:tab w:val="left" w:pos="567"/>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项目地址：</w:t>
      </w:r>
      <w:r>
        <w:rPr>
          <w:rFonts w:asciiTheme="minorEastAsia" w:eastAsiaTheme="minorEastAsia" w:hAnsiTheme="minorEastAsia" w:cs="Arial" w:hint="eastAsia"/>
          <w:sz w:val="22"/>
          <w:szCs w:val="22"/>
        </w:rPr>
        <w:t>四川省成都市大邑县</w:t>
      </w:r>
      <w:del w:id="18" w:author="S" w:date="2025-10-23T10:44:00Z">
        <w:r w:rsidDel="007E0953">
          <w:rPr>
            <w:rFonts w:asciiTheme="minorEastAsia" w:eastAsiaTheme="minorEastAsia" w:hAnsiTheme="minorEastAsia" w:cs="Arial" w:hint="eastAsia"/>
            <w:sz w:val="22"/>
            <w:szCs w:val="22"/>
          </w:rPr>
          <w:delText>稻</w:delText>
        </w:r>
        <w:r w:rsidDel="007E0953">
          <w:rPr>
            <w:rFonts w:asciiTheme="minorEastAsia" w:eastAsiaTheme="minorEastAsia" w:hAnsiTheme="minorEastAsia" w:cs="Arial" w:hint="eastAsia"/>
            <w:sz w:val="22"/>
            <w:szCs w:val="22"/>
          </w:rPr>
          <w:delText>乡</w:delText>
        </w:r>
        <w:r w:rsidDel="007E0953">
          <w:rPr>
            <w:rFonts w:asciiTheme="minorEastAsia" w:eastAsiaTheme="minorEastAsia" w:hAnsiTheme="minorEastAsia" w:cs="Arial" w:hint="eastAsia"/>
            <w:sz w:val="22"/>
            <w:szCs w:val="22"/>
          </w:rPr>
          <w:delText>渔</w:delText>
        </w:r>
        <w:r w:rsidDel="007E0953">
          <w:rPr>
            <w:rFonts w:asciiTheme="minorEastAsia" w:eastAsiaTheme="minorEastAsia" w:hAnsiTheme="minorEastAsia" w:cs="Arial" w:hint="eastAsia"/>
            <w:sz w:val="22"/>
            <w:szCs w:val="22"/>
          </w:rPr>
          <w:delText>歌</w:delText>
        </w:r>
        <w:r w:rsidDel="007E0953">
          <w:rPr>
            <w:rFonts w:asciiTheme="minorEastAsia" w:eastAsiaTheme="minorEastAsia" w:hAnsiTheme="minorEastAsia" w:cs="Arial" w:hint="eastAsia"/>
            <w:sz w:val="22"/>
            <w:szCs w:val="22"/>
          </w:rPr>
          <w:delText>现</w:delText>
        </w:r>
        <w:r w:rsidDel="007E0953">
          <w:rPr>
            <w:rFonts w:asciiTheme="minorEastAsia" w:eastAsiaTheme="minorEastAsia" w:hAnsiTheme="minorEastAsia" w:cs="Arial" w:hint="eastAsia"/>
            <w:sz w:val="22"/>
            <w:szCs w:val="22"/>
          </w:rPr>
          <w:delText>代</w:delText>
        </w:r>
        <w:r w:rsidDel="007E0953">
          <w:rPr>
            <w:rFonts w:asciiTheme="minorEastAsia" w:eastAsiaTheme="minorEastAsia" w:hAnsiTheme="minorEastAsia" w:cs="Arial" w:hint="eastAsia"/>
            <w:sz w:val="22"/>
            <w:szCs w:val="22"/>
          </w:rPr>
          <w:delText>农</w:delText>
        </w:r>
        <w:r w:rsidDel="007E0953">
          <w:rPr>
            <w:rFonts w:asciiTheme="minorEastAsia" w:eastAsiaTheme="minorEastAsia" w:hAnsiTheme="minorEastAsia" w:cs="Arial" w:hint="eastAsia"/>
            <w:sz w:val="22"/>
            <w:szCs w:val="22"/>
          </w:rPr>
          <w:delText>业</w:delText>
        </w:r>
        <w:r w:rsidDel="007E0953">
          <w:rPr>
            <w:rFonts w:asciiTheme="minorEastAsia" w:eastAsiaTheme="minorEastAsia" w:hAnsiTheme="minorEastAsia" w:cs="Arial" w:hint="eastAsia"/>
            <w:sz w:val="22"/>
            <w:szCs w:val="22"/>
          </w:rPr>
          <w:delText>产</w:delText>
        </w:r>
        <w:r w:rsidDel="007E0953">
          <w:rPr>
            <w:rFonts w:asciiTheme="minorEastAsia" w:eastAsiaTheme="minorEastAsia" w:hAnsiTheme="minorEastAsia" w:cs="Arial" w:hint="eastAsia"/>
            <w:sz w:val="22"/>
            <w:szCs w:val="22"/>
          </w:rPr>
          <w:delText>业</w:delText>
        </w:r>
        <w:r w:rsidDel="007E0953">
          <w:rPr>
            <w:rFonts w:asciiTheme="minorEastAsia" w:eastAsiaTheme="minorEastAsia" w:hAnsiTheme="minorEastAsia" w:cs="Arial" w:hint="eastAsia"/>
            <w:sz w:val="22"/>
            <w:szCs w:val="22"/>
          </w:rPr>
          <w:delText>园</w:delText>
        </w:r>
      </w:del>
    </w:p>
    <w:p w:rsidR="00DE6065" w:rsidRDefault="00936F4D">
      <w:pPr>
        <w:tabs>
          <w:tab w:val="left" w:pos="567"/>
          <w:tab w:val="left" w:pos="600"/>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2</w:t>
      </w:r>
      <w:r>
        <w:rPr>
          <w:rFonts w:asciiTheme="minorEastAsia" w:eastAsiaTheme="minorEastAsia" w:hAnsiTheme="minorEastAsia" w:cs="Arial"/>
          <w:sz w:val="22"/>
          <w:szCs w:val="22"/>
        </w:rPr>
        <w:t xml:space="preserve">.3  </w:t>
      </w:r>
      <w:r>
        <w:rPr>
          <w:rFonts w:asciiTheme="minorEastAsia" w:eastAsiaTheme="minorEastAsia" w:hAnsiTheme="minorEastAsia" w:cs="Arial"/>
          <w:sz w:val="22"/>
          <w:szCs w:val="22"/>
        </w:rPr>
        <w:t>项目研究范围</w:t>
      </w:r>
      <w:r>
        <w:rPr>
          <w:rFonts w:asciiTheme="minorEastAsia" w:eastAsiaTheme="minorEastAsia" w:hAnsiTheme="minorEastAsia" w:cs="Arial" w:hint="eastAsia"/>
          <w:sz w:val="22"/>
          <w:szCs w:val="22"/>
        </w:rPr>
        <w:t>：</w:t>
      </w:r>
      <w:r>
        <w:rPr>
          <w:rFonts w:asciiTheme="minorEastAsia" w:eastAsiaTheme="minorEastAsia" w:hAnsiTheme="minorEastAsia" w:cs="Arial"/>
          <w:sz w:val="22"/>
          <w:szCs w:val="22"/>
        </w:rPr>
        <w:t>大邑县全域</w:t>
      </w:r>
    </w:p>
    <w:p w:rsidR="00DE6065" w:rsidRDefault="00936F4D">
      <w:pPr>
        <w:tabs>
          <w:tab w:val="left" w:pos="567"/>
          <w:tab w:val="left" w:pos="600"/>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 xml:space="preserve">2.4  </w:t>
      </w:r>
      <w:r>
        <w:rPr>
          <w:rFonts w:asciiTheme="minorEastAsia" w:eastAsiaTheme="minorEastAsia" w:hAnsiTheme="minorEastAsia" w:cs="Arial" w:hint="eastAsia"/>
          <w:sz w:val="22"/>
          <w:szCs w:val="22"/>
        </w:rPr>
        <w:t>项目</w:t>
      </w:r>
      <w:r>
        <w:rPr>
          <w:rFonts w:asciiTheme="minorEastAsia" w:eastAsiaTheme="minorEastAsia" w:hAnsiTheme="minorEastAsia" w:cs="Arial"/>
          <w:sz w:val="22"/>
          <w:szCs w:val="22"/>
        </w:rPr>
        <w:t>核心红线范围</w:t>
      </w:r>
      <w:r>
        <w:rPr>
          <w:rFonts w:asciiTheme="minorEastAsia" w:eastAsiaTheme="minorEastAsia" w:hAnsiTheme="minorEastAsia" w:cs="Arial" w:hint="eastAsia"/>
          <w:sz w:val="22"/>
          <w:szCs w:val="22"/>
        </w:rPr>
        <w:t>：</w:t>
      </w:r>
      <w:bookmarkStart w:id="19" w:name="_Hlk40709120"/>
      <w:r>
        <w:rPr>
          <w:rFonts w:asciiTheme="minorEastAsia" w:eastAsiaTheme="minorEastAsia" w:hAnsiTheme="minorEastAsia" w:cs="Arial" w:hint="eastAsia"/>
          <w:sz w:val="22"/>
          <w:szCs w:val="22"/>
        </w:rPr>
        <w:t>主要涵盖沙渠街道北侧，主要涉及龙冠、祥龙</w:t>
      </w:r>
      <w:r>
        <w:rPr>
          <w:rFonts w:asciiTheme="minorEastAsia" w:eastAsiaTheme="minorEastAsia" w:hAnsiTheme="minorEastAsia" w:cs="Arial" w:hint="eastAsia"/>
          <w:sz w:val="22"/>
          <w:szCs w:val="22"/>
        </w:rPr>
        <w:t>2</w:t>
      </w:r>
      <w:r>
        <w:rPr>
          <w:rFonts w:asciiTheme="minorEastAsia" w:eastAsiaTheme="minorEastAsia" w:hAnsiTheme="minorEastAsia" w:cs="Arial" w:hint="eastAsia"/>
          <w:sz w:val="22"/>
          <w:szCs w:val="22"/>
        </w:rPr>
        <w:t>个社区，</w:t>
      </w:r>
      <w:r>
        <w:rPr>
          <w:rFonts w:asciiTheme="minorEastAsia" w:eastAsiaTheme="minorEastAsia" w:hAnsiTheme="minorEastAsia" w:cs="Arial"/>
          <w:sz w:val="22"/>
          <w:szCs w:val="22"/>
        </w:rPr>
        <w:t>面积</w:t>
      </w:r>
      <w:r>
        <w:rPr>
          <w:rFonts w:asciiTheme="minorEastAsia" w:eastAsiaTheme="minorEastAsia" w:hAnsiTheme="minorEastAsia" w:cs="Arial"/>
          <w:sz w:val="22"/>
          <w:szCs w:val="22"/>
        </w:rPr>
        <w:t>21000</w:t>
      </w:r>
      <w:r>
        <w:rPr>
          <w:rFonts w:asciiTheme="minorEastAsia" w:eastAsiaTheme="minorEastAsia" w:hAnsiTheme="minorEastAsia" w:cs="Arial"/>
          <w:sz w:val="22"/>
          <w:szCs w:val="22"/>
        </w:rPr>
        <w:t>亩</w:t>
      </w:r>
      <w:bookmarkStart w:id="20" w:name="_Toc90316280"/>
      <w:bookmarkEnd w:id="19"/>
    </w:p>
    <w:p w:rsidR="00DE6065" w:rsidRDefault="00DE6065">
      <w:pPr>
        <w:tabs>
          <w:tab w:val="left" w:pos="567"/>
          <w:tab w:val="left" w:pos="600"/>
          <w:tab w:val="left" w:pos="720"/>
        </w:tabs>
        <w:adjustRightInd/>
        <w:spacing w:beforeAutospacing="1" w:afterAutospacing="1"/>
        <w:ind w:left="600"/>
        <w:contextualSpacing/>
        <w:rPr>
          <w:rFonts w:asciiTheme="minorEastAsia" w:eastAsiaTheme="minorEastAsia" w:hAnsiTheme="minorEastAsia" w:cs="Arial"/>
          <w:sz w:val="22"/>
          <w:szCs w:val="22"/>
        </w:rPr>
      </w:pPr>
    </w:p>
    <w:p w:rsidR="00DE6065" w:rsidRDefault="00936F4D">
      <w:pPr>
        <w:tabs>
          <w:tab w:val="left" w:pos="567"/>
          <w:tab w:val="left" w:pos="600"/>
          <w:tab w:val="left" w:pos="720"/>
        </w:tabs>
        <w:adjustRightInd/>
        <w:spacing w:beforeAutospacing="1" w:afterAutospacing="1"/>
        <w:contextualSpacing/>
        <w:rPr>
          <w:rFonts w:asciiTheme="minorEastAsia" w:eastAsiaTheme="minorEastAsia" w:hAnsiTheme="minorEastAsia" w:cs="Arial"/>
          <w:b/>
          <w:sz w:val="22"/>
          <w:szCs w:val="22"/>
        </w:rPr>
      </w:pPr>
      <w:r>
        <w:rPr>
          <w:rFonts w:asciiTheme="minorEastAsia" w:eastAsiaTheme="minorEastAsia" w:hAnsiTheme="minorEastAsia" w:cs="Arial"/>
          <w:b/>
          <w:sz w:val="22"/>
          <w:szCs w:val="22"/>
        </w:rPr>
        <w:t>第</w:t>
      </w:r>
      <w:r>
        <w:rPr>
          <w:rFonts w:asciiTheme="minorEastAsia" w:eastAsiaTheme="minorEastAsia" w:hAnsiTheme="minorEastAsia" w:cs="Arial"/>
          <w:b/>
          <w:sz w:val="22"/>
          <w:szCs w:val="22"/>
        </w:rPr>
        <w:t>3</w:t>
      </w:r>
      <w:r>
        <w:rPr>
          <w:rFonts w:asciiTheme="minorEastAsia" w:eastAsiaTheme="minorEastAsia" w:hAnsiTheme="minorEastAsia" w:cs="Arial"/>
          <w:b/>
          <w:sz w:val="22"/>
          <w:szCs w:val="22"/>
        </w:rPr>
        <w:t>条</w:t>
      </w:r>
      <w:r>
        <w:rPr>
          <w:rFonts w:asciiTheme="minorEastAsia" w:eastAsiaTheme="minorEastAsia" w:hAnsiTheme="minorEastAsia" w:cs="Arial" w:hint="eastAsia"/>
          <w:b/>
          <w:sz w:val="22"/>
          <w:szCs w:val="22"/>
        </w:rPr>
        <w:t xml:space="preserve"> </w:t>
      </w:r>
      <w:r>
        <w:rPr>
          <w:rFonts w:asciiTheme="minorEastAsia" w:eastAsiaTheme="minorEastAsia" w:hAnsiTheme="minorEastAsia" w:cs="Arial" w:hint="eastAsia"/>
          <w:b/>
          <w:sz w:val="22"/>
          <w:szCs w:val="22"/>
        </w:rPr>
        <w:t>服务</w:t>
      </w:r>
      <w:r>
        <w:rPr>
          <w:rFonts w:asciiTheme="minorEastAsia" w:eastAsiaTheme="minorEastAsia" w:hAnsiTheme="minorEastAsia" w:cs="Arial"/>
          <w:b/>
          <w:sz w:val="22"/>
          <w:szCs w:val="22"/>
        </w:rPr>
        <w:t>内容和</w:t>
      </w:r>
      <w:r>
        <w:rPr>
          <w:rFonts w:asciiTheme="minorEastAsia" w:eastAsiaTheme="minorEastAsia" w:hAnsiTheme="minorEastAsia" w:cs="Arial" w:hint="eastAsia"/>
          <w:b/>
          <w:sz w:val="22"/>
          <w:szCs w:val="22"/>
        </w:rPr>
        <w:t>服务有效期</w:t>
      </w:r>
      <w:bookmarkEnd w:id="20"/>
    </w:p>
    <w:p w:rsidR="00DE6065" w:rsidRDefault="00936F4D">
      <w:pPr>
        <w:numPr>
          <w:ilvl w:val="1"/>
          <w:numId w:val="2"/>
        </w:numPr>
        <w:tabs>
          <w:tab w:val="left" w:pos="720"/>
        </w:tabs>
        <w:adjustRightInd/>
        <w:spacing w:beforeAutospacing="1" w:afterAutospacing="1"/>
        <w:ind w:left="565" w:hangingChars="257" w:hanging="565"/>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甲方应向乙方提交的有关资料及文件等相关事宜</w:t>
      </w:r>
      <w:r>
        <w:rPr>
          <w:rFonts w:asciiTheme="minorEastAsia" w:eastAsiaTheme="minorEastAsia" w:hAnsiTheme="minorEastAsia" w:cs="Arial" w:hint="eastAsia"/>
          <w:sz w:val="22"/>
          <w:szCs w:val="22"/>
        </w:rPr>
        <w:t>，</w:t>
      </w:r>
      <w:r>
        <w:rPr>
          <w:rFonts w:asciiTheme="minorEastAsia" w:eastAsiaTheme="minorEastAsia" w:hAnsiTheme="minorEastAsia" w:cs="Arial"/>
          <w:sz w:val="22"/>
          <w:szCs w:val="22"/>
        </w:rPr>
        <w:t>见《附件一：基础资料清单》。</w:t>
      </w:r>
    </w:p>
    <w:p w:rsidR="00DE6065" w:rsidRDefault="00936F4D">
      <w:pPr>
        <w:numPr>
          <w:ilvl w:val="1"/>
          <w:numId w:val="2"/>
        </w:numPr>
        <w:tabs>
          <w:tab w:val="left" w:pos="567"/>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乙方在本项目中的主要</w:t>
      </w:r>
      <w:r>
        <w:rPr>
          <w:rFonts w:asciiTheme="minorEastAsia" w:eastAsiaTheme="minorEastAsia" w:hAnsiTheme="minorEastAsia" w:cs="Arial" w:hint="eastAsia"/>
          <w:sz w:val="22"/>
          <w:szCs w:val="22"/>
        </w:rPr>
        <w:t>服务</w:t>
      </w:r>
      <w:r>
        <w:rPr>
          <w:rFonts w:asciiTheme="minorEastAsia" w:eastAsiaTheme="minorEastAsia" w:hAnsiTheme="minorEastAsia" w:cs="Arial"/>
          <w:sz w:val="22"/>
          <w:szCs w:val="22"/>
        </w:rPr>
        <w:t>工作为</w:t>
      </w:r>
      <w:ins w:id="21" w:author="S" w:date="2025-10-23T10:49:00Z">
        <w:r w:rsidR="007E0953">
          <w:rPr>
            <w:rFonts w:asciiTheme="minorEastAsia" w:eastAsiaTheme="minorEastAsia" w:hAnsiTheme="minorEastAsia" w:cs="Arial" w:hint="eastAsia"/>
            <w:sz w:val="22"/>
            <w:szCs w:val="22"/>
          </w:rPr>
          <w:t>：</w:t>
        </w:r>
      </w:ins>
      <w:ins w:id="22" w:author="S" w:date="2025-10-23T10:48:00Z">
        <w:r w:rsidR="007E0953">
          <w:rPr>
            <w:rFonts w:asciiTheme="minorEastAsia" w:eastAsiaTheme="minorEastAsia" w:hAnsiTheme="minorEastAsia" w:cs="Arial"/>
            <w:sz w:val="22"/>
            <w:szCs w:val="22"/>
          </w:rPr>
          <w:t>与</w:t>
        </w:r>
      </w:ins>
      <w:ins w:id="23" w:author="S" w:date="2025-10-23T10:46:00Z">
        <w:r w:rsidR="007E0953">
          <w:rPr>
            <w:rFonts w:asciiTheme="minorEastAsia" w:eastAsiaTheme="minorEastAsia" w:hAnsiTheme="minorEastAsia" w:cs="Arial"/>
            <w:sz w:val="22"/>
            <w:szCs w:val="22"/>
          </w:rPr>
          <w:t>稻乡渔歌现代农业产业园</w:t>
        </w:r>
      </w:ins>
      <w:del w:id="24" w:author="S" w:date="2025-10-23T10:46:00Z">
        <w:r w:rsidDel="007E0953">
          <w:rPr>
            <w:rFonts w:asciiTheme="minorEastAsia" w:eastAsiaTheme="minorEastAsia" w:hAnsiTheme="minorEastAsia" w:cs="Arial"/>
            <w:sz w:val="22"/>
            <w:szCs w:val="22"/>
          </w:rPr>
          <w:delText>园</w:delText>
        </w:r>
        <w:r w:rsidDel="007E0953">
          <w:rPr>
            <w:rFonts w:asciiTheme="minorEastAsia" w:eastAsiaTheme="minorEastAsia" w:hAnsiTheme="minorEastAsia" w:cs="Arial"/>
            <w:sz w:val="22"/>
            <w:szCs w:val="22"/>
          </w:rPr>
          <w:delText>区</w:delText>
        </w:r>
      </w:del>
      <w:bookmarkStart w:id="25" w:name="OLE_LINK15"/>
      <w:bookmarkStart w:id="26" w:name="OLE_LINK16"/>
      <w:ins w:id="27" w:author="S" w:date="2025-10-23T10:45:00Z">
        <w:r w:rsidR="007E0953">
          <w:rPr>
            <w:rFonts w:asciiTheme="minorEastAsia" w:eastAsiaTheme="minorEastAsia" w:hAnsiTheme="minorEastAsia" w:cs="Arial"/>
            <w:sz w:val="22"/>
            <w:szCs w:val="22"/>
          </w:rPr>
          <w:t>新型产业</w:t>
        </w:r>
      </w:ins>
      <w:ins w:id="28" w:author="S" w:date="2025-10-23T10:47:00Z">
        <w:r w:rsidR="007E0953">
          <w:rPr>
            <w:rFonts w:asciiTheme="minorEastAsia" w:eastAsiaTheme="minorEastAsia" w:hAnsiTheme="minorEastAsia" w:cs="Arial"/>
            <w:sz w:val="22"/>
            <w:szCs w:val="22"/>
          </w:rPr>
          <w:t>投资</w:t>
        </w:r>
      </w:ins>
      <w:ins w:id="29" w:author="S" w:date="2025-10-23T10:48:00Z">
        <w:r w:rsidR="007E0953">
          <w:rPr>
            <w:rFonts w:asciiTheme="minorEastAsia" w:eastAsiaTheme="minorEastAsia" w:hAnsiTheme="minorEastAsia" w:cs="Arial"/>
            <w:sz w:val="22"/>
            <w:szCs w:val="22"/>
          </w:rPr>
          <w:t>项目相对应的</w:t>
        </w:r>
      </w:ins>
      <w:del w:id="30" w:author="S" w:date="2025-10-23T10:45:00Z">
        <w:r w:rsidDel="007E0953">
          <w:rPr>
            <w:rFonts w:asciiTheme="minorEastAsia" w:eastAsiaTheme="minorEastAsia" w:hAnsiTheme="minorEastAsia" w:cs="Arial"/>
            <w:sz w:val="22"/>
            <w:szCs w:val="22"/>
          </w:rPr>
          <w:delText>总</w:delText>
        </w:r>
        <w:r w:rsidDel="007E0953">
          <w:rPr>
            <w:rFonts w:asciiTheme="minorEastAsia" w:eastAsiaTheme="minorEastAsia" w:hAnsiTheme="minorEastAsia" w:cs="Arial"/>
            <w:sz w:val="22"/>
            <w:szCs w:val="22"/>
          </w:rPr>
          <w:delText>体</w:delText>
        </w:r>
      </w:del>
      <w:r>
        <w:rPr>
          <w:rFonts w:asciiTheme="minorEastAsia" w:eastAsiaTheme="minorEastAsia" w:hAnsiTheme="minorEastAsia" w:cs="Arial"/>
          <w:sz w:val="22"/>
          <w:szCs w:val="22"/>
        </w:rPr>
        <w:t>产业规划方案编制</w:t>
      </w:r>
      <w:bookmarkStart w:id="31" w:name="OLE_LINK14"/>
      <w:bookmarkStart w:id="32" w:name="OLE_LINK23"/>
      <w:r>
        <w:rPr>
          <w:rFonts w:asciiTheme="minorEastAsia" w:eastAsiaTheme="minorEastAsia" w:hAnsiTheme="minorEastAsia" w:cs="Arial" w:hint="eastAsia"/>
          <w:sz w:val="22"/>
          <w:szCs w:val="22"/>
        </w:rPr>
        <w:t>及</w:t>
      </w:r>
      <w:del w:id="33" w:author="S" w:date="2025-10-23T10:48:00Z">
        <w:r w:rsidDel="007E0953">
          <w:rPr>
            <w:rFonts w:asciiTheme="minorEastAsia" w:eastAsiaTheme="minorEastAsia" w:hAnsiTheme="minorEastAsia" w:cs="Arial" w:hint="eastAsia"/>
            <w:sz w:val="22"/>
            <w:szCs w:val="22"/>
          </w:rPr>
          <w:delText>全域综合整治和国储林天府粮仓相关联的农林产业研究共富发展组团</w:delText>
        </w:r>
        <w:bookmarkEnd w:id="25"/>
        <w:bookmarkEnd w:id="26"/>
        <w:bookmarkEnd w:id="31"/>
        <w:bookmarkEnd w:id="32"/>
        <w:r w:rsidDel="007E0953">
          <w:rPr>
            <w:rFonts w:asciiTheme="minorEastAsia" w:eastAsiaTheme="minorEastAsia" w:hAnsiTheme="minorEastAsia" w:cs="Arial" w:hint="eastAsia"/>
            <w:sz w:val="22"/>
            <w:szCs w:val="22"/>
          </w:rPr>
          <w:delText>（组团名称以最终编制完成的产业规划方案为准）的</w:delText>
        </w:r>
      </w:del>
      <w:r>
        <w:rPr>
          <w:rFonts w:asciiTheme="minorEastAsia" w:eastAsiaTheme="minorEastAsia" w:hAnsiTheme="minorEastAsia" w:cs="Arial" w:hint="eastAsia"/>
          <w:sz w:val="22"/>
          <w:szCs w:val="22"/>
        </w:rPr>
        <w:t>产业招商服务，具体详</w:t>
      </w:r>
      <w:r>
        <w:rPr>
          <w:rFonts w:asciiTheme="minorEastAsia" w:eastAsiaTheme="minorEastAsia" w:hAnsiTheme="minorEastAsia" w:cs="Arial"/>
          <w:sz w:val="22"/>
          <w:szCs w:val="22"/>
        </w:rPr>
        <w:t>见</w:t>
      </w:r>
      <w:r>
        <w:rPr>
          <w:rFonts w:asciiTheme="minorEastAsia" w:eastAsiaTheme="minorEastAsia" w:hAnsiTheme="minorEastAsia" w:cs="Arial" w:hint="eastAsia"/>
          <w:sz w:val="22"/>
          <w:szCs w:val="22"/>
        </w:rPr>
        <w:t>《附件二：工作范围》和</w:t>
      </w:r>
      <w:r>
        <w:rPr>
          <w:rFonts w:asciiTheme="minorEastAsia" w:eastAsiaTheme="minorEastAsia" w:hAnsiTheme="minorEastAsia" w:cs="Arial"/>
          <w:sz w:val="22"/>
          <w:szCs w:val="22"/>
        </w:rPr>
        <w:t>《附件三：乙方</w:t>
      </w:r>
      <w:r>
        <w:rPr>
          <w:rFonts w:asciiTheme="minorEastAsia" w:eastAsiaTheme="minorEastAsia" w:hAnsiTheme="minorEastAsia" w:cs="Arial" w:hint="eastAsia"/>
          <w:sz w:val="22"/>
          <w:szCs w:val="22"/>
        </w:rPr>
        <w:t>服务内容</w:t>
      </w:r>
      <w:r>
        <w:rPr>
          <w:rFonts w:asciiTheme="minorEastAsia" w:eastAsiaTheme="minorEastAsia" w:hAnsiTheme="minorEastAsia" w:cs="Arial"/>
          <w:sz w:val="22"/>
          <w:szCs w:val="22"/>
        </w:rPr>
        <w:t>》。</w:t>
      </w:r>
    </w:p>
    <w:p w:rsidR="00DE6065" w:rsidRDefault="00936F4D">
      <w:pPr>
        <w:numPr>
          <w:ilvl w:val="1"/>
          <w:numId w:val="2"/>
        </w:numPr>
        <w:tabs>
          <w:tab w:val="clear" w:pos="600"/>
          <w:tab w:val="left" w:pos="567"/>
          <w:tab w:val="left" w:pos="720"/>
        </w:tabs>
        <w:adjustRightInd/>
        <w:spacing w:beforeAutospacing="1" w:afterAutospacing="1"/>
        <w:contextualSpacing/>
        <w:rPr>
          <w:rFonts w:asciiTheme="minorEastAsia" w:eastAsiaTheme="minorEastAsia" w:hAnsiTheme="minorEastAsia" w:cs="Arial"/>
          <w:sz w:val="22"/>
          <w:szCs w:val="22"/>
        </w:rPr>
      </w:pPr>
      <w:r>
        <w:rPr>
          <w:rFonts w:ascii="宋体" w:eastAsia="宋体" w:hAnsi="宋体" w:cs="Arial" w:hint="eastAsia"/>
          <w:sz w:val="22"/>
        </w:rPr>
        <w:t>本合同服务有效期：自合同签订之日起三年。</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34" w:name="_Toc90316281"/>
      <w:r>
        <w:rPr>
          <w:rFonts w:asciiTheme="minorEastAsia" w:eastAsiaTheme="minorEastAsia" w:hAnsiTheme="minorEastAsia" w:cs="Arial"/>
          <w:sz w:val="22"/>
          <w:szCs w:val="22"/>
        </w:rPr>
        <w:t>第</w:t>
      </w:r>
      <w:r>
        <w:rPr>
          <w:rFonts w:asciiTheme="minorEastAsia" w:eastAsiaTheme="minorEastAsia" w:hAnsiTheme="minorEastAsia" w:cs="Arial"/>
          <w:sz w:val="22"/>
          <w:szCs w:val="22"/>
        </w:rPr>
        <w:t>4</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甲、乙</w:t>
      </w:r>
      <w:r>
        <w:rPr>
          <w:rFonts w:asciiTheme="minorEastAsia" w:eastAsiaTheme="minorEastAsia" w:hAnsiTheme="minorEastAsia" w:cs="Arial" w:hint="eastAsia"/>
          <w:sz w:val="22"/>
          <w:szCs w:val="22"/>
        </w:rPr>
        <w:t>双</w:t>
      </w:r>
      <w:r>
        <w:rPr>
          <w:rFonts w:asciiTheme="minorEastAsia" w:eastAsiaTheme="minorEastAsia" w:hAnsiTheme="minorEastAsia" w:cs="Arial"/>
          <w:sz w:val="22"/>
          <w:szCs w:val="22"/>
        </w:rPr>
        <w:t>方职责</w:t>
      </w:r>
      <w:bookmarkEnd w:id="34"/>
    </w:p>
    <w:p w:rsidR="00DE6065" w:rsidRDefault="00936F4D">
      <w:pPr>
        <w:numPr>
          <w:ilvl w:val="1"/>
          <w:numId w:val="3"/>
        </w:numPr>
        <w:tabs>
          <w:tab w:val="left" w:pos="720"/>
        </w:tabs>
        <w:adjustRightInd/>
        <w:spacing w:beforeAutospacing="1" w:afterAutospacing="1" w:line="480" w:lineRule="auto"/>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甲方职责：</w:t>
      </w:r>
      <w:bookmarkStart w:id="35" w:name="_GoBack"/>
      <w:bookmarkEnd w:id="35"/>
    </w:p>
    <w:p w:rsidR="00DE6065" w:rsidRDefault="00936F4D">
      <w:pPr>
        <w:numPr>
          <w:ilvl w:val="2"/>
          <w:numId w:val="4"/>
        </w:num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甲方同意</w:t>
      </w:r>
      <w:r>
        <w:rPr>
          <w:rFonts w:asciiTheme="minorEastAsia" w:eastAsiaTheme="minorEastAsia" w:hAnsiTheme="minorEastAsia" w:cs="Arial" w:hint="eastAsia"/>
          <w:sz w:val="22"/>
          <w:szCs w:val="22"/>
        </w:rPr>
        <w:t>尽可能</w:t>
      </w:r>
      <w:r>
        <w:rPr>
          <w:rFonts w:asciiTheme="minorEastAsia" w:eastAsiaTheme="minorEastAsia" w:hAnsiTheme="minorEastAsia" w:cs="Arial"/>
          <w:sz w:val="22"/>
          <w:szCs w:val="22"/>
        </w:rPr>
        <w:t>向乙方提供项目</w:t>
      </w:r>
      <w:r>
        <w:rPr>
          <w:rFonts w:asciiTheme="minorEastAsia" w:eastAsiaTheme="minorEastAsia" w:hAnsiTheme="minorEastAsia" w:cs="Arial" w:hint="eastAsia"/>
          <w:sz w:val="22"/>
          <w:szCs w:val="22"/>
        </w:rPr>
        <w:t>服务</w:t>
      </w:r>
      <w:r>
        <w:rPr>
          <w:rFonts w:asciiTheme="minorEastAsia" w:eastAsiaTheme="minorEastAsia" w:hAnsiTheme="minorEastAsia" w:cs="Arial"/>
          <w:sz w:val="22"/>
          <w:szCs w:val="22"/>
        </w:rPr>
        <w:t>需要的完整而可靠的数据，</w:t>
      </w:r>
      <w:r>
        <w:rPr>
          <w:rFonts w:asciiTheme="minorEastAsia" w:eastAsiaTheme="minorEastAsia" w:hAnsiTheme="minorEastAsia" w:cs="Arial" w:hint="eastAsia"/>
          <w:sz w:val="22"/>
          <w:szCs w:val="22"/>
        </w:rPr>
        <w:t>及</w:t>
      </w:r>
      <w:r>
        <w:rPr>
          <w:rFonts w:asciiTheme="minorEastAsia" w:eastAsiaTheme="minorEastAsia" w:hAnsiTheme="minorEastAsia" w:cs="Arial"/>
          <w:sz w:val="22"/>
          <w:szCs w:val="22"/>
        </w:rPr>
        <w:t>列于《附件一》的资料、调查和报告，甲方未及时提交资料，经乙方书面催告后仍未提供的，乙方有权顺延提交咨询成果。此外，甲方同意及时指示其人员配合乙方工作。甲方指派项目</w:t>
      </w:r>
      <w:r>
        <w:rPr>
          <w:rFonts w:asciiTheme="minorEastAsia" w:eastAsiaTheme="minorEastAsia" w:hAnsiTheme="minorEastAsia" w:cs="Arial" w:hint="eastAsia"/>
          <w:sz w:val="22"/>
          <w:szCs w:val="22"/>
        </w:rPr>
        <w:t>代表具体执行本合同，</w:t>
      </w:r>
      <w:r>
        <w:rPr>
          <w:rFonts w:asciiTheme="minorEastAsia" w:eastAsiaTheme="minorEastAsia" w:hAnsiTheme="minorEastAsia" w:cs="Arial"/>
          <w:sz w:val="22"/>
          <w:szCs w:val="22"/>
        </w:rPr>
        <w:t>以避免给项目进度和本合同的履行工作造成时间延误。</w:t>
      </w:r>
      <w:r>
        <w:rPr>
          <w:rFonts w:asciiTheme="minorEastAsia" w:eastAsiaTheme="minorEastAsia" w:hAnsiTheme="minorEastAsia" w:cs="Arial" w:hint="eastAsia"/>
          <w:sz w:val="22"/>
          <w:szCs w:val="22"/>
        </w:rPr>
        <w:t>但项目代表执行内容应在甲方授权范围内，超出甲方授权范围的，甲方不予认可。</w:t>
      </w:r>
    </w:p>
    <w:p w:rsidR="00DE6065" w:rsidRDefault="00936F4D">
      <w:pPr>
        <w:numPr>
          <w:ilvl w:val="2"/>
          <w:numId w:val="4"/>
        </w:num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甲方应按照本合同</w:t>
      </w:r>
      <w:r>
        <w:rPr>
          <w:rFonts w:asciiTheme="minorEastAsia" w:eastAsiaTheme="minorEastAsia" w:hAnsiTheme="minorEastAsia" w:cs="Arial" w:hint="eastAsia"/>
          <w:sz w:val="22"/>
          <w:szCs w:val="22"/>
        </w:rPr>
        <w:t>约定</w:t>
      </w:r>
      <w:r>
        <w:rPr>
          <w:rFonts w:asciiTheme="minorEastAsia" w:eastAsiaTheme="minorEastAsia" w:hAnsiTheme="minorEastAsia" w:cs="Arial"/>
          <w:sz w:val="22"/>
          <w:szCs w:val="22"/>
        </w:rPr>
        <w:t>向乙方支付服务费用。如果甲方</w:t>
      </w:r>
      <w:r>
        <w:rPr>
          <w:rFonts w:asciiTheme="minorEastAsia" w:eastAsiaTheme="minorEastAsia" w:hAnsiTheme="minorEastAsia" w:cs="Arial" w:hint="eastAsia"/>
          <w:sz w:val="22"/>
          <w:szCs w:val="22"/>
        </w:rPr>
        <w:t>无正当理由</w:t>
      </w:r>
      <w:r>
        <w:rPr>
          <w:rFonts w:asciiTheme="minorEastAsia" w:eastAsiaTheme="minorEastAsia" w:hAnsiTheme="minorEastAsia" w:cs="Arial"/>
          <w:sz w:val="22"/>
          <w:szCs w:val="22"/>
        </w:rPr>
        <w:t>未按照规定按时向乙方支付各阶段的服务费用，经乙方书面催告后仍未支付的，则甲方应当</w:t>
      </w:r>
      <w:r>
        <w:rPr>
          <w:rFonts w:asciiTheme="minorEastAsia" w:eastAsiaTheme="minorEastAsia" w:hAnsiTheme="minorEastAsia" w:cs="Arial" w:hint="eastAsia"/>
          <w:sz w:val="22"/>
          <w:szCs w:val="22"/>
        </w:rPr>
        <w:t>相应</w:t>
      </w:r>
      <w:r>
        <w:rPr>
          <w:rFonts w:asciiTheme="minorEastAsia" w:eastAsiaTheme="minorEastAsia" w:hAnsiTheme="minorEastAsia" w:cs="Arial"/>
          <w:sz w:val="22"/>
          <w:szCs w:val="22"/>
        </w:rPr>
        <w:t>顺延</w:t>
      </w:r>
      <w:r>
        <w:rPr>
          <w:rFonts w:asciiTheme="minorEastAsia" w:eastAsiaTheme="minorEastAsia" w:hAnsiTheme="minorEastAsia" w:cs="Arial" w:hint="eastAsia"/>
          <w:sz w:val="22"/>
          <w:szCs w:val="22"/>
        </w:rPr>
        <w:t>欠付</w:t>
      </w:r>
      <w:r>
        <w:rPr>
          <w:rFonts w:asciiTheme="minorEastAsia" w:eastAsiaTheme="minorEastAsia" w:hAnsiTheme="minorEastAsia" w:cs="Arial"/>
          <w:sz w:val="22"/>
          <w:szCs w:val="22"/>
        </w:rPr>
        <w:t>乙方</w:t>
      </w:r>
      <w:r>
        <w:rPr>
          <w:rFonts w:asciiTheme="minorEastAsia" w:eastAsiaTheme="minorEastAsia" w:hAnsiTheme="minorEastAsia" w:cs="Arial" w:hint="eastAsia"/>
          <w:sz w:val="22"/>
          <w:szCs w:val="22"/>
        </w:rPr>
        <w:t>费用所处</w:t>
      </w:r>
      <w:r>
        <w:rPr>
          <w:rFonts w:asciiTheme="minorEastAsia" w:eastAsiaTheme="minorEastAsia" w:hAnsiTheme="minorEastAsia" w:cs="Arial"/>
          <w:sz w:val="22"/>
          <w:szCs w:val="22"/>
        </w:rPr>
        <w:t>阶段</w:t>
      </w:r>
      <w:r>
        <w:rPr>
          <w:rFonts w:asciiTheme="minorEastAsia" w:eastAsiaTheme="minorEastAsia" w:hAnsiTheme="minorEastAsia" w:cs="Arial" w:hint="eastAsia"/>
          <w:sz w:val="22"/>
          <w:szCs w:val="22"/>
        </w:rPr>
        <w:t>的</w:t>
      </w:r>
      <w:r>
        <w:rPr>
          <w:rFonts w:asciiTheme="minorEastAsia" w:eastAsiaTheme="minorEastAsia" w:hAnsiTheme="minorEastAsia" w:cs="Arial"/>
          <w:sz w:val="22"/>
          <w:szCs w:val="22"/>
        </w:rPr>
        <w:t>提交成果的时间。</w:t>
      </w:r>
    </w:p>
    <w:p w:rsidR="00DE6065" w:rsidRDefault="00936F4D">
      <w:pPr>
        <w:numPr>
          <w:ilvl w:val="2"/>
          <w:numId w:val="4"/>
        </w:num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对于乙方按照《附件三》</w:t>
      </w:r>
      <w:r>
        <w:rPr>
          <w:rFonts w:asciiTheme="minorEastAsia" w:eastAsiaTheme="minorEastAsia" w:hAnsiTheme="minorEastAsia" w:cs="Arial"/>
          <w:sz w:val="22"/>
          <w:szCs w:val="22"/>
        </w:rPr>
        <w:t>规定提交的各阶段的成果，</w:t>
      </w:r>
    </w:p>
    <w:p w:rsidR="00DE6065" w:rsidRDefault="00936F4D">
      <w:pPr>
        <w:pStyle w:val="21"/>
        <w:numPr>
          <w:ilvl w:val="0"/>
          <w:numId w:val="5"/>
        </w:numPr>
        <w:tabs>
          <w:tab w:val="left" w:pos="1860"/>
        </w:tabs>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甲方应在收到该成果之日起</w:t>
      </w:r>
      <w:bookmarkStart w:id="36" w:name="_Hlk36035924"/>
      <w:del w:id="37" w:author="S" w:date="2025-10-23T10:50:00Z">
        <w:r w:rsidDel="007E0953">
          <w:rPr>
            <w:rFonts w:asciiTheme="minorEastAsia" w:eastAsiaTheme="minorEastAsia" w:hAnsiTheme="minorEastAsia" w:cs="Arial" w:hint="eastAsia"/>
            <w:sz w:val="22"/>
            <w:szCs w:val="22"/>
          </w:rPr>
          <w:delText>五</w:delText>
        </w:r>
      </w:del>
      <w:ins w:id="38" w:author="S" w:date="2025-10-23T10:50:00Z">
        <w:r w:rsidR="007E0953">
          <w:rPr>
            <w:rFonts w:asciiTheme="minorEastAsia" w:eastAsiaTheme="minorEastAsia" w:hAnsiTheme="minorEastAsia" w:cs="Arial" w:hint="eastAsia"/>
            <w:sz w:val="22"/>
            <w:szCs w:val="22"/>
          </w:rPr>
          <w:t>5</w:t>
        </w:r>
      </w:ins>
      <w:r>
        <w:rPr>
          <w:rFonts w:asciiTheme="minorEastAsia" w:eastAsiaTheme="minorEastAsia" w:hAnsiTheme="minorEastAsia" w:cs="Arial" w:hint="eastAsia"/>
          <w:sz w:val="22"/>
          <w:szCs w:val="22"/>
        </w:rPr>
        <w:t>个工作日</w:t>
      </w:r>
      <w:bookmarkEnd w:id="36"/>
      <w:r>
        <w:rPr>
          <w:rFonts w:asciiTheme="minorEastAsia" w:eastAsiaTheme="minorEastAsia" w:hAnsiTheme="minorEastAsia" w:cs="Arial" w:hint="eastAsia"/>
          <w:sz w:val="22"/>
          <w:szCs w:val="22"/>
        </w:rPr>
        <w:t>内</w:t>
      </w:r>
      <w:r>
        <w:rPr>
          <w:rFonts w:asciiTheme="minorEastAsia" w:eastAsiaTheme="minorEastAsia" w:hAnsiTheme="minorEastAsia" w:cs="Arial"/>
          <w:sz w:val="22"/>
          <w:szCs w:val="22"/>
        </w:rPr>
        <w:t>提出书面</w:t>
      </w:r>
      <w:r>
        <w:rPr>
          <w:rFonts w:asciiTheme="minorEastAsia" w:eastAsiaTheme="minorEastAsia" w:hAnsiTheme="minorEastAsia" w:cs="Arial" w:hint="eastAsia"/>
          <w:sz w:val="22"/>
          <w:szCs w:val="22"/>
        </w:rPr>
        <w:t>（含电子邮件、传真等）</w:t>
      </w:r>
      <w:r>
        <w:rPr>
          <w:rFonts w:asciiTheme="minorEastAsia" w:eastAsiaTheme="minorEastAsia" w:hAnsiTheme="minorEastAsia" w:cs="Arial"/>
          <w:sz w:val="22"/>
          <w:szCs w:val="22"/>
        </w:rPr>
        <w:t>修改要求和修改意见（以下简称</w:t>
      </w:r>
      <w:r>
        <w:rPr>
          <w:rFonts w:asciiTheme="minorEastAsia" w:eastAsiaTheme="minorEastAsia" w:hAnsiTheme="minorEastAsia" w:cs="Arial"/>
          <w:sz w:val="22"/>
          <w:szCs w:val="22"/>
        </w:rPr>
        <w:t>“</w:t>
      </w:r>
      <w:r>
        <w:rPr>
          <w:rFonts w:asciiTheme="minorEastAsia" w:eastAsiaTheme="minorEastAsia" w:hAnsiTheme="minorEastAsia" w:cs="Arial"/>
          <w:sz w:val="22"/>
          <w:szCs w:val="22"/>
        </w:rPr>
        <w:t>书面意见</w:t>
      </w:r>
      <w:r>
        <w:rPr>
          <w:rFonts w:asciiTheme="minorEastAsia" w:eastAsiaTheme="minorEastAsia" w:hAnsiTheme="minorEastAsia" w:cs="Arial"/>
          <w:sz w:val="22"/>
          <w:szCs w:val="22"/>
        </w:rPr>
        <w:t>”</w:t>
      </w:r>
      <w:r>
        <w:rPr>
          <w:rFonts w:asciiTheme="minorEastAsia" w:eastAsiaTheme="minorEastAsia" w:hAnsiTheme="minorEastAsia" w:cs="Arial"/>
          <w:sz w:val="22"/>
          <w:szCs w:val="22"/>
        </w:rPr>
        <w:t>）。甲方逾期未提出书面意见，经乙方书面确认后仍未提出的，视为甲方对于成果无异议，乙方提交的该成果符合双方的约定。</w:t>
      </w:r>
    </w:p>
    <w:p w:rsidR="00DE6065" w:rsidRDefault="00936F4D">
      <w:pPr>
        <w:pStyle w:val="21"/>
        <w:numPr>
          <w:ilvl w:val="0"/>
          <w:numId w:val="5"/>
        </w:numPr>
        <w:tabs>
          <w:tab w:val="left" w:pos="1860"/>
        </w:tabs>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对于乙方按照甲方的书面意见予以修改后的成果（以下简称</w:t>
      </w:r>
      <w:r>
        <w:rPr>
          <w:rFonts w:asciiTheme="minorEastAsia" w:eastAsiaTheme="minorEastAsia" w:hAnsiTheme="minorEastAsia" w:cs="Arial"/>
          <w:sz w:val="22"/>
          <w:szCs w:val="22"/>
        </w:rPr>
        <w:t>“</w:t>
      </w:r>
      <w:r>
        <w:rPr>
          <w:rFonts w:asciiTheme="minorEastAsia" w:eastAsiaTheme="minorEastAsia" w:hAnsiTheme="minorEastAsia" w:cs="Arial"/>
          <w:sz w:val="22"/>
          <w:szCs w:val="22"/>
        </w:rPr>
        <w:t>修改后</w:t>
      </w:r>
      <w:r>
        <w:rPr>
          <w:rFonts w:asciiTheme="minorEastAsia" w:eastAsiaTheme="minorEastAsia" w:hAnsiTheme="minorEastAsia" w:cs="Arial"/>
          <w:sz w:val="22"/>
          <w:szCs w:val="22"/>
        </w:rPr>
        <w:lastRenderedPageBreak/>
        <w:t>的成果</w:t>
      </w:r>
      <w:r>
        <w:rPr>
          <w:rFonts w:asciiTheme="minorEastAsia" w:eastAsiaTheme="minorEastAsia" w:hAnsiTheme="minorEastAsia" w:cs="Arial"/>
          <w:sz w:val="22"/>
          <w:szCs w:val="22"/>
        </w:rPr>
        <w:t>”</w:t>
      </w:r>
      <w:r>
        <w:rPr>
          <w:rFonts w:asciiTheme="minorEastAsia" w:eastAsiaTheme="minorEastAsia" w:hAnsiTheme="minorEastAsia" w:cs="Arial"/>
          <w:sz w:val="22"/>
          <w:szCs w:val="22"/>
        </w:rPr>
        <w:t>），乙方应书面说明做出的修改部分，如果甲方收到该书面说明</w:t>
      </w:r>
      <w:r>
        <w:rPr>
          <w:rFonts w:asciiTheme="minorEastAsia" w:eastAsiaTheme="minorEastAsia" w:hAnsiTheme="minorEastAsia" w:cs="Arial" w:hint="eastAsia"/>
          <w:sz w:val="22"/>
          <w:szCs w:val="22"/>
        </w:rPr>
        <w:t>及修改后的成果</w:t>
      </w:r>
      <w:r>
        <w:rPr>
          <w:rFonts w:asciiTheme="minorEastAsia" w:eastAsiaTheme="minorEastAsia" w:hAnsiTheme="minorEastAsia" w:cs="Arial"/>
          <w:sz w:val="22"/>
          <w:szCs w:val="22"/>
        </w:rPr>
        <w:t>后发现不符合甲方的意见</w:t>
      </w:r>
      <w:r>
        <w:rPr>
          <w:rFonts w:asciiTheme="minorEastAsia" w:eastAsiaTheme="minorEastAsia" w:hAnsiTheme="minorEastAsia" w:cs="Arial" w:hint="eastAsia"/>
          <w:sz w:val="22"/>
          <w:szCs w:val="22"/>
        </w:rPr>
        <w:t>（含电子邮件、传真等）</w:t>
      </w:r>
      <w:r>
        <w:rPr>
          <w:rFonts w:asciiTheme="minorEastAsia" w:eastAsiaTheme="minorEastAsia" w:hAnsiTheme="minorEastAsia" w:cs="Arial"/>
          <w:sz w:val="22"/>
          <w:szCs w:val="22"/>
        </w:rPr>
        <w:t>，甲方应在收到乙方该书面说明之日起的</w:t>
      </w:r>
      <w:del w:id="39" w:author="S" w:date="2025-10-23T10:50:00Z">
        <w:r w:rsidDel="007E0953">
          <w:rPr>
            <w:rFonts w:asciiTheme="minorEastAsia" w:eastAsiaTheme="minorEastAsia" w:hAnsiTheme="minorEastAsia" w:cs="Arial" w:hint="eastAsia"/>
            <w:sz w:val="22"/>
            <w:szCs w:val="22"/>
          </w:rPr>
          <w:delText>五</w:delText>
        </w:r>
      </w:del>
      <w:ins w:id="40" w:author="S" w:date="2025-10-23T10:50:00Z">
        <w:r w:rsidR="007E0953">
          <w:rPr>
            <w:rFonts w:asciiTheme="minorEastAsia" w:eastAsiaTheme="minorEastAsia" w:hAnsiTheme="minorEastAsia" w:cs="Arial" w:hint="eastAsia"/>
            <w:sz w:val="22"/>
            <w:szCs w:val="22"/>
          </w:rPr>
          <w:t>5</w:t>
        </w:r>
      </w:ins>
      <w:r>
        <w:rPr>
          <w:rFonts w:asciiTheme="minorEastAsia" w:eastAsiaTheme="minorEastAsia" w:hAnsiTheme="minorEastAsia" w:cs="Arial" w:hint="eastAsia"/>
          <w:sz w:val="22"/>
          <w:szCs w:val="22"/>
        </w:rPr>
        <w:t>个工作日</w:t>
      </w:r>
      <w:r>
        <w:rPr>
          <w:rFonts w:asciiTheme="minorEastAsia" w:eastAsiaTheme="minorEastAsia" w:hAnsiTheme="minorEastAsia" w:cs="Arial"/>
          <w:sz w:val="22"/>
          <w:szCs w:val="22"/>
        </w:rPr>
        <w:t>内，以书面反馈的方式通知乙方并提出具体明确的意见和要求，逾期未收到反馈意见的，视为该乙方修改后的成果符合甲方的书面意见。</w:t>
      </w:r>
    </w:p>
    <w:p w:rsidR="00DE6065" w:rsidRDefault="00936F4D">
      <w:pPr>
        <w:pStyle w:val="21"/>
        <w:numPr>
          <w:ilvl w:val="0"/>
          <w:numId w:val="5"/>
        </w:numPr>
        <w:tabs>
          <w:tab w:val="left" w:pos="1860"/>
        </w:tabs>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若乙方的修改成果不符合书面意见，</w:t>
      </w:r>
      <w:r>
        <w:rPr>
          <w:rFonts w:asciiTheme="minorEastAsia" w:eastAsiaTheme="minorEastAsia" w:hAnsiTheme="minorEastAsia" w:cs="Arial" w:hint="eastAsia"/>
          <w:sz w:val="22"/>
          <w:szCs w:val="22"/>
        </w:rPr>
        <w:t>甲方有权要求乙方重新修改调整，</w:t>
      </w:r>
      <w:r>
        <w:rPr>
          <w:rFonts w:asciiTheme="minorEastAsia" w:eastAsiaTheme="minorEastAsia" w:hAnsiTheme="minorEastAsia" w:cs="Arial"/>
          <w:sz w:val="22"/>
          <w:szCs w:val="22"/>
        </w:rPr>
        <w:t>乙方应积极按书面意见重新修正。对于修改的成果和书面意见中未提出异议的部分，若甲方提出新的修改要求及修改意见的，乙方应积极配合修正。</w:t>
      </w:r>
    </w:p>
    <w:p w:rsidR="00DE6065" w:rsidRDefault="00936F4D">
      <w:pPr>
        <w:numPr>
          <w:ilvl w:val="2"/>
          <w:numId w:val="4"/>
        </w:num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甲方负责协调本合同中与</w:t>
      </w:r>
      <w:r>
        <w:rPr>
          <w:rFonts w:asciiTheme="minorEastAsia" w:eastAsiaTheme="minorEastAsia" w:hAnsiTheme="minorEastAsia" w:cs="Arial" w:hint="eastAsia"/>
          <w:sz w:val="22"/>
          <w:szCs w:val="22"/>
        </w:rPr>
        <w:t>服务</w:t>
      </w:r>
      <w:r>
        <w:rPr>
          <w:rFonts w:asciiTheme="minorEastAsia" w:eastAsiaTheme="minorEastAsia" w:hAnsiTheme="minorEastAsia" w:cs="Arial"/>
          <w:sz w:val="22"/>
          <w:szCs w:val="22"/>
        </w:rPr>
        <w:t>内容相关的各政府部门及各方人员的协调工作，及负责组织现场交流中各方面人员的协调工作。</w:t>
      </w:r>
    </w:p>
    <w:p w:rsidR="00DE6065" w:rsidRDefault="00936F4D">
      <w:pPr>
        <w:numPr>
          <w:ilvl w:val="2"/>
          <w:numId w:val="4"/>
        </w:num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甲方负责组织</w:t>
      </w:r>
      <w:r>
        <w:rPr>
          <w:rFonts w:asciiTheme="minorEastAsia" w:eastAsiaTheme="minorEastAsia" w:hAnsiTheme="minorEastAsia" w:cs="Arial" w:hint="eastAsia"/>
          <w:sz w:val="22"/>
          <w:szCs w:val="22"/>
        </w:rPr>
        <w:t>项目咨询服务</w:t>
      </w:r>
      <w:r>
        <w:rPr>
          <w:rFonts w:asciiTheme="minorEastAsia" w:eastAsiaTheme="minorEastAsia" w:hAnsiTheme="minorEastAsia" w:cs="Arial"/>
          <w:sz w:val="22"/>
          <w:szCs w:val="22"/>
        </w:rPr>
        <w:t>各阶段</w:t>
      </w:r>
      <w:r>
        <w:rPr>
          <w:rFonts w:asciiTheme="minorEastAsia" w:eastAsiaTheme="minorEastAsia" w:hAnsiTheme="minorEastAsia" w:cs="Arial" w:hint="eastAsia"/>
          <w:sz w:val="22"/>
          <w:szCs w:val="22"/>
        </w:rPr>
        <w:t>的汇报、</w:t>
      </w:r>
      <w:r>
        <w:rPr>
          <w:rFonts w:asciiTheme="minorEastAsia" w:eastAsiaTheme="minorEastAsia" w:hAnsiTheme="minorEastAsia" w:cs="Arial"/>
          <w:sz w:val="22"/>
          <w:szCs w:val="22"/>
        </w:rPr>
        <w:t>审核工作。</w:t>
      </w:r>
    </w:p>
    <w:p w:rsidR="00DE6065" w:rsidRDefault="00936F4D">
      <w:pPr>
        <w:numPr>
          <w:ilvl w:val="2"/>
          <w:numId w:val="4"/>
        </w:num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甲方应按本合同之约定按时支付应付款</w:t>
      </w:r>
      <w:r>
        <w:rPr>
          <w:rFonts w:asciiTheme="minorEastAsia" w:eastAsiaTheme="minorEastAsia" w:hAnsiTheme="minorEastAsia" w:cs="Arial"/>
          <w:sz w:val="22"/>
          <w:szCs w:val="22"/>
        </w:rPr>
        <w:t>项，乙方应当在甲方付款前</w:t>
      </w:r>
      <w:r>
        <w:rPr>
          <w:rFonts w:asciiTheme="minorEastAsia" w:eastAsiaTheme="minorEastAsia" w:hAnsiTheme="minorEastAsia" w:cs="Arial" w:hint="eastAsia"/>
          <w:sz w:val="22"/>
          <w:szCs w:val="22"/>
        </w:rPr>
        <w:t>5</w:t>
      </w:r>
      <w:r>
        <w:rPr>
          <w:rFonts w:asciiTheme="minorEastAsia" w:eastAsiaTheme="minorEastAsia" w:hAnsiTheme="minorEastAsia" w:cs="Arial" w:hint="eastAsia"/>
          <w:sz w:val="22"/>
          <w:szCs w:val="22"/>
        </w:rPr>
        <w:t>个工作日内向甲方开具合法、有效、符合甲方要求的相应金额增值税专用发票。若乙方迟延开具发票的，甲方有权顺延支付款项的时间。若甲方</w:t>
      </w:r>
      <w:r>
        <w:rPr>
          <w:rFonts w:asciiTheme="minorEastAsia" w:eastAsiaTheme="minorEastAsia" w:hAnsiTheme="minorEastAsia" w:cs="Arial"/>
          <w:sz w:val="22"/>
          <w:szCs w:val="22"/>
        </w:rPr>
        <w:t>在收到乙方发票后</w:t>
      </w:r>
      <w:r>
        <w:rPr>
          <w:rFonts w:asciiTheme="minorEastAsia" w:eastAsiaTheme="minorEastAsia" w:hAnsiTheme="minorEastAsia" w:cs="Arial" w:hint="eastAsia"/>
          <w:sz w:val="22"/>
          <w:szCs w:val="22"/>
        </w:rPr>
        <w:t>1</w:t>
      </w:r>
      <w:r>
        <w:rPr>
          <w:rFonts w:asciiTheme="minorEastAsia" w:eastAsiaTheme="minorEastAsia" w:hAnsiTheme="minorEastAsia" w:cs="Arial"/>
          <w:sz w:val="22"/>
          <w:szCs w:val="22"/>
        </w:rPr>
        <w:t>0</w:t>
      </w:r>
      <w:r>
        <w:rPr>
          <w:rFonts w:asciiTheme="minorEastAsia" w:eastAsiaTheme="minorEastAsia" w:hAnsiTheme="minorEastAsia" w:cs="Arial" w:hint="eastAsia"/>
          <w:sz w:val="22"/>
          <w:szCs w:val="22"/>
        </w:rPr>
        <w:t>个工作日</w:t>
      </w:r>
      <w:r>
        <w:rPr>
          <w:rFonts w:asciiTheme="minorEastAsia" w:eastAsiaTheme="minorEastAsia" w:hAnsiTheme="minorEastAsia" w:cs="Arial"/>
          <w:sz w:val="22"/>
          <w:szCs w:val="22"/>
        </w:rPr>
        <w:t>仍未支付款项的，则视为甲方逾期支付。</w:t>
      </w:r>
    </w:p>
    <w:p w:rsidR="00DE6065" w:rsidRDefault="00936F4D">
      <w:pPr>
        <w:numPr>
          <w:ilvl w:val="2"/>
          <w:numId w:val="4"/>
        </w:numPr>
        <w:tabs>
          <w:tab w:val="left" w:pos="60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甲方现有各股东方就本协议项下全部规划咨询费用的支付义务承担连带责任。此项</w:t>
      </w:r>
      <w:r>
        <w:rPr>
          <w:rFonts w:asciiTheme="minorEastAsia" w:eastAsiaTheme="minorEastAsia" w:hAnsiTheme="minorEastAsia" w:cs="Arial" w:hint="eastAsia"/>
          <w:sz w:val="22"/>
          <w:szCs w:val="22"/>
        </w:rPr>
        <w:t>义务</w:t>
      </w:r>
      <w:r>
        <w:rPr>
          <w:rFonts w:asciiTheme="minorEastAsia" w:eastAsiaTheme="minorEastAsia" w:hAnsiTheme="minorEastAsia" w:cs="Arial" w:hint="eastAsia"/>
          <w:sz w:val="22"/>
          <w:szCs w:val="22"/>
        </w:rPr>
        <w:t>是持续性的，不因公司股权转让、股东变更或公司组织形式变更等任何情形而解除，并对现有股东的继任者、受让人等具有约束力。收款方依本协议享有的合同权利不因此受到任何减损。</w:t>
      </w:r>
    </w:p>
    <w:p w:rsidR="00DE6065" w:rsidRDefault="00936F4D">
      <w:pPr>
        <w:numPr>
          <w:ilvl w:val="1"/>
          <w:numId w:val="4"/>
        </w:numPr>
        <w:tabs>
          <w:tab w:val="left" w:pos="720"/>
        </w:tabs>
        <w:adjustRightInd/>
        <w:spacing w:beforeAutospacing="1" w:afterAutospacing="1" w:line="480" w:lineRule="auto"/>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乙</w:t>
      </w:r>
      <w:r>
        <w:rPr>
          <w:rFonts w:asciiTheme="minorEastAsia" w:eastAsiaTheme="minorEastAsia" w:hAnsiTheme="minorEastAsia" w:cs="Arial"/>
          <w:sz w:val="22"/>
          <w:szCs w:val="22"/>
        </w:rPr>
        <w:t>方职责：</w:t>
      </w:r>
    </w:p>
    <w:p w:rsidR="00DE6065" w:rsidRDefault="00936F4D">
      <w:pPr>
        <w:pStyle w:val="21"/>
        <w:numPr>
          <w:ilvl w:val="2"/>
          <w:numId w:val="4"/>
        </w:numPr>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乙方应</w:t>
      </w:r>
      <w:r>
        <w:rPr>
          <w:rFonts w:asciiTheme="minorEastAsia" w:eastAsiaTheme="minorEastAsia" w:hAnsiTheme="minorEastAsia" w:cs="Arial" w:hint="eastAsia"/>
          <w:sz w:val="22"/>
          <w:szCs w:val="22"/>
        </w:rPr>
        <w:t>按国家技术规范、标准及甲方的要求进</w:t>
      </w:r>
      <w:r>
        <w:rPr>
          <w:rFonts w:asciiTheme="minorEastAsia" w:eastAsiaTheme="minorEastAsia" w:hAnsiTheme="minorEastAsia" w:cs="Arial" w:hint="eastAsia"/>
          <w:sz w:val="22"/>
          <w:szCs w:val="22"/>
        </w:rPr>
        <w:t>行新型产业投资项目</w:t>
      </w:r>
      <w:del w:id="41" w:author="S" w:date="2025-10-23T10:57:00Z">
        <w:r w:rsidDel="00BB5055">
          <w:rPr>
            <w:rFonts w:asciiTheme="minorEastAsia" w:eastAsiaTheme="minorEastAsia" w:hAnsiTheme="minorEastAsia" w:cs="Arial" w:hint="eastAsia"/>
            <w:sz w:val="22"/>
            <w:szCs w:val="22"/>
          </w:rPr>
          <w:delText>咨询</w:delText>
        </w:r>
      </w:del>
      <w:ins w:id="42" w:author="S" w:date="2025-10-23T10:57:00Z">
        <w:r w:rsidR="00BB5055">
          <w:rPr>
            <w:rFonts w:asciiTheme="minorEastAsia" w:eastAsiaTheme="minorEastAsia" w:hAnsiTheme="minorEastAsia" w:cs="Arial" w:hint="eastAsia"/>
            <w:sz w:val="22"/>
            <w:szCs w:val="22"/>
          </w:rPr>
          <w:t>产业规划及产业招商</w:t>
        </w:r>
      </w:ins>
      <w:r>
        <w:rPr>
          <w:rFonts w:asciiTheme="minorEastAsia" w:eastAsiaTheme="minorEastAsia" w:hAnsiTheme="minorEastAsia" w:cs="Arial" w:hint="eastAsia"/>
          <w:sz w:val="22"/>
          <w:szCs w:val="22"/>
        </w:rPr>
        <w:t>服务工作</w:t>
      </w:r>
      <w:r>
        <w:rPr>
          <w:rFonts w:asciiTheme="minorEastAsia" w:eastAsiaTheme="minorEastAsia" w:hAnsiTheme="minorEastAsia" w:cs="Arial"/>
          <w:sz w:val="22"/>
          <w:szCs w:val="22"/>
        </w:rPr>
        <w:t>，在</w:t>
      </w:r>
      <w:r>
        <w:rPr>
          <w:rFonts w:asciiTheme="minorEastAsia" w:eastAsiaTheme="minorEastAsia" w:hAnsiTheme="minorEastAsia" w:cs="Arial" w:hint="eastAsia"/>
          <w:sz w:val="22"/>
          <w:szCs w:val="22"/>
        </w:rPr>
        <w:t>本合同约定</w:t>
      </w:r>
      <w:r>
        <w:rPr>
          <w:rFonts w:asciiTheme="minorEastAsia" w:eastAsiaTheme="minorEastAsia" w:hAnsiTheme="minorEastAsia" w:cs="Arial"/>
          <w:sz w:val="22"/>
          <w:szCs w:val="22"/>
        </w:rPr>
        <w:t>的时间内向甲方提交</w:t>
      </w:r>
      <w:r>
        <w:rPr>
          <w:rFonts w:asciiTheme="minorEastAsia" w:eastAsiaTheme="minorEastAsia" w:hAnsiTheme="minorEastAsia" w:cs="Arial" w:hint="eastAsia"/>
          <w:sz w:val="22"/>
          <w:szCs w:val="22"/>
        </w:rPr>
        <w:t>质量合格的服务</w:t>
      </w:r>
      <w:r>
        <w:rPr>
          <w:rFonts w:asciiTheme="minorEastAsia" w:eastAsiaTheme="minorEastAsia" w:hAnsiTheme="minorEastAsia" w:cs="Arial"/>
          <w:sz w:val="22"/>
          <w:szCs w:val="22"/>
        </w:rPr>
        <w:t>成果（当出现有关交付文档顺延的情况除外）。</w:t>
      </w:r>
    </w:p>
    <w:p w:rsidR="00DE6065" w:rsidRDefault="00936F4D">
      <w:pPr>
        <w:numPr>
          <w:ilvl w:val="2"/>
          <w:numId w:val="4"/>
        </w:num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乙方对其</w:t>
      </w:r>
      <w:r>
        <w:rPr>
          <w:rFonts w:asciiTheme="minorEastAsia" w:eastAsiaTheme="minorEastAsia" w:hAnsiTheme="minorEastAsia" w:cs="Arial" w:hint="eastAsia"/>
          <w:sz w:val="22"/>
          <w:szCs w:val="22"/>
        </w:rPr>
        <w:t>所提供的</w:t>
      </w:r>
      <w:r>
        <w:rPr>
          <w:rFonts w:asciiTheme="minorEastAsia" w:eastAsiaTheme="minorEastAsia" w:hAnsiTheme="minorEastAsia" w:cs="Arial"/>
          <w:sz w:val="22"/>
          <w:szCs w:val="22"/>
        </w:rPr>
        <w:t>成果的完整性、正确性</w:t>
      </w:r>
      <w:r>
        <w:rPr>
          <w:rFonts w:asciiTheme="minorEastAsia" w:eastAsiaTheme="minorEastAsia" w:hAnsiTheme="minorEastAsia" w:cs="Arial" w:hint="eastAsia"/>
          <w:sz w:val="22"/>
          <w:szCs w:val="22"/>
        </w:rPr>
        <w:t>、可操作性</w:t>
      </w:r>
      <w:r>
        <w:rPr>
          <w:rFonts w:asciiTheme="minorEastAsia" w:eastAsiaTheme="minorEastAsia" w:hAnsiTheme="minorEastAsia" w:cs="Arial"/>
          <w:sz w:val="22"/>
          <w:szCs w:val="22"/>
        </w:rPr>
        <w:t>等负责。如果成果中出现了遗漏或错误，乙方有义务负责修改或补充</w:t>
      </w:r>
      <w:ins w:id="43" w:author="S" w:date="2025-10-23T10:58:00Z">
        <w:r w:rsidR="00BB5055">
          <w:rPr>
            <w:rFonts w:asciiTheme="minorEastAsia" w:eastAsiaTheme="minorEastAsia" w:hAnsiTheme="minorEastAsia" w:cs="Arial" w:hint="eastAsia"/>
            <w:sz w:val="22"/>
            <w:szCs w:val="22"/>
          </w:rPr>
          <w:t>。</w:t>
        </w:r>
      </w:ins>
      <w:del w:id="44" w:author="S" w:date="2025-10-23T10:58:00Z">
        <w:r w:rsidDel="00BB5055">
          <w:rPr>
            <w:rFonts w:asciiTheme="minorEastAsia" w:eastAsiaTheme="minorEastAsia" w:hAnsiTheme="minorEastAsia" w:cs="Arial" w:hint="eastAsia"/>
            <w:sz w:val="22"/>
            <w:szCs w:val="22"/>
          </w:rPr>
          <w:delText>，</w:delText>
        </w:r>
      </w:del>
      <w:r>
        <w:rPr>
          <w:rFonts w:asciiTheme="minorEastAsia" w:eastAsiaTheme="minorEastAsia" w:hAnsiTheme="minorEastAsia" w:cs="Arial" w:hint="eastAsia"/>
          <w:sz w:val="22"/>
          <w:szCs w:val="22"/>
        </w:rPr>
        <w:t>乙方交付</w:t>
      </w:r>
      <w:del w:id="45" w:author="S" w:date="2025-10-23T10:59:00Z">
        <w:r w:rsidDel="00BB5055">
          <w:rPr>
            <w:rFonts w:asciiTheme="minorEastAsia" w:eastAsiaTheme="minorEastAsia" w:hAnsiTheme="minorEastAsia" w:cs="Arial" w:hint="eastAsia"/>
            <w:sz w:val="22"/>
            <w:szCs w:val="22"/>
          </w:rPr>
          <w:delText>的</w:delText>
        </w:r>
      </w:del>
      <w:r>
        <w:rPr>
          <w:rFonts w:asciiTheme="minorEastAsia" w:eastAsiaTheme="minorEastAsia" w:hAnsiTheme="minorEastAsia" w:cs="Arial" w:hint="eastAsia"/>
          <w:sz w:val="22"/>
          <w:szCs w:val="22"/>
        </w:rPr>
        <w:t>产业规划成果资料及文件后，</w:t>
      </w:r>
      <w:ins w:id="46" w:author="S" w:date="2025-10-23T10:59:00Z">
        <w:r w:rsidR="00BB5055">
          <w:rPr>
            <w:rFonts w:asciiTheme="minorEastAsia" w:eastAsiaTheme="minorEastAsia" w:hAnsiTheme="minorEastAsia" w:cs="Arial" w:hint="eastAsia"/>
            <w:sz w:val="22"/>
            <w:szCs w:val="22"/>
          </w:rPr>
          <w:t>需</w:t>
        </w:r>
      </w:ins>
      <w:r>
        <w:rPr>
          <w:rFonts w:asciiTheme="minorEastAsia" w:eastAsiaTheme="minorEastAsia" w:hAnsiTheme="minorEastAsia" w:cs="Arial" w:hint="eastAsia"/>
          <w:sz w:val="22"/>
          <w:szCs w:val="22"/>
        </w:rPr>
        <w:t>按甲方要求参加相关成果审查，并根据审查结论做必要的调整补充。</w:t>
      </w:r>
    </w:p>
    <w:p w:rsidR="00DE6065" w:rsidRDefault="00936F4D">
      <w:pPr>
        <w:numPr>
          <w:ilvl w:val="2"/>
          <w:numId w:val="4"/>
        </w:num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乙方对因合同获得的甲方资料及获悉的商业</w:t>
      </w:r>
      <w:r>
        <w:rPr>
          <w:rFonts w:asciiTheme="minorEastAsia" w:eastAsiaTheme="minorEastAsia" w:hAnsiTheme="minorEastAsia" w:cs="Arial" w:hint="eastAsia"/>
          <w:sz w:val="22"/>
          <w:szCs w:val="22"/>
        </w:rPr>
        <w:t>信息</w:t>
      </w:r>
      <w:r>
        <w:rPr>
          <w:rFonts w:asciiTheme="minorEastAsia" w:eastAsiaTheme="minorEastAsia" w:hAnsiTheme="minorEastAsia" w:cs="Arial"/>
          <w:sz w:val="22"/>
          <w:szCs w:val="22"/>
        </w:rPr>
        <w:t>负保密义务，未经甲方同意不得</w:t>
      </w:r>
      <w:r>
        <w:rPr>
          <w:rFonts w:asciiTheme="minorEastAsia" w:eastAsiaTheme="minorEastAsia" w:hAnsiTheme="minorEastAsia" w:cs="Arial" w:hint="eastAsia"/>
          <w:sz w:val="22"/>
          <w:szCs w:val="22"/>
        </w:rPr>
        <w:t>复制或</w:t>
      </w:r>
      <w:r>
        <w:rPr>
          <w:rFonts w:asciiTheme="minorEastAsia" w:eastAsiaTheme="minorEastAsia" w:hAnsiTheme="minorEastAsia" w:cs="Arial"/>
          <w:sz w:val="22"/>
          <w:szCs w:val="22"/>
        </w:rPr>
        <w:t>向第三人泄露。乙方向甲方交付的成果不得用于</w:t>
      </w:r>
      <w:r>
        <w:rPr>
          <w:rFonts w:asciiTheme="minorEastAsia" w:eastAsiaTheme="minorEastAsia" w:hAnsiTheme="minorEastAsia" w:cs="Arial" w:hint="eastAsia"/>
          <w:sz w:val="22"/>
          <w:szCs w:val="22"/>
        </w:rPr>
        <w:t>本合同</w:t>
      </w:r>
      <w:r>
        <w:rPr>
          <w:rFonts w:asciiTheme="minorEastAsia" w:eastAsiaTheme="minorEastAsia" w:hAnsiTheme="minorEastAsia" w:cs="Arial"/>
          <w:sz w:val="22"/>
          <w:szCs w:val="22"/>
        </w:rPr>
        <w:t>以外的其他项目。</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47" w:name="_Toc90316282"/>
      <w:r>
        <w:rPr>
          <w:rFonts w:asciiTheme="minorEastAsia" w:eastAsiaTheme="minorEastAsia" w:hAnsiTheme="minorEastAsia" w:cs="Arial"/>
          <w:sz w:val="22"/>
          <w:szCs w:val="22"/>
        </w:rPr>
        <w:t>第</w:t>
      </w:r>
      <w:r>
        <w:rPr>
          <w:rFonts w:asciiTheme="minorEastAsia" w:eastAsiaTheme="minorEastAsia" w:hAnsiTheme="minorEastAsia" w:cs="Arial"/>
          <w:sz w:val="22"/>
          <w:szCs w:val="22"/>
        </w:rPr>
        <w:t>5</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服务费用及付款进度</w:t>
      </w:r>
      <w:bookmarkEnd w:id="47"/>
    </w:p>
    <w:p w:rsidR="00DE6065" w:rsidRDefault="00BB5055">
      <w:pPr>
        <w:numPr>
          <w:ilvl w:val="1"/>
          <w:numId w:val="6"/>
        </w:numPr>
        <w:tabs>
          <w:tab w:val="left" w:pos="720"/>
        </w:tabs>
        <w:spacing w:beforeAutospacing="1" w:afterAutospacing="1"/>
        <w:contextualSpacing/>
        <w:rPr>
          <w:rFonts w:ascii="宋体" w:eastAsia="宋体" w:hAnsi="宋体" w:cs="Arial"/>
          <w:sz w:val="22"/>
        </w:rPr>
      </w:pPr>
      <w:ins w:id="48" w:author="S" w:date="2025-10-23T10:59:00Z">
        <w:r>
          <w:rPr>
            <w:rFonts w:ascii="宋体" w:eastAsia="宋体" w:hAnsi="宋体" w:cs="Arial"/>
            <w:sz w:val="22"/>
          </w:rPr>
          <w:t>本项目</w:t>
        </w:r>
      </w:ins>
      <w:del w:id="49" w:author="S" w:date="2025-10-23T10:59:00Z">
        <w:r w:rsidR="00936F4D" w:rsidDel="00BB5055">
          <w:rPr>
            <w:rFonts w:ascii="宋体" w:eastAsia="宋体" w:hAnsi="宋体" w:cs="Arial" w:hint="eastAsia"/>
            <w:sz w:val="22"/>
          </w:rPr>
          <w:delText>咨</w:delText>
        </w:r>
        <w:r w:rsidR="00936F4D" w:rsidDel="00BB5055">
          <w:rPr>
            <w:rFonts w:ascii="宋体" w:eastAsia="宋体" w:hAnsi="宋体" w:cs="Arial" w:hint="eastAsia"/>
            <w:sz w:val="22"/>
          </w:rPr>
          <w:delText>询</w:delText>
        </w:r>
      </w:del>
      <w:r w:rsidR="00936F4D">
        <w:rPr>
          <w:rFonts w:ascii="宋体" w:eastAsia="宋体" w:hAnsi="宋体" w:cs="Arial" w:hint="eastAsia"/>
          <w:sz w:val="22"/>
        </w:rPr>
        <w:t>服务费由产业</w:t>
      </w:r>
      <w:r w:rsidR="00936F4D">
        <w:rPr>
          <w:rFonts w:ascii="宋体" w:eastAsia="宋体" w:hAnsi="宋体" w:cs="Arial" w:hint="eastAsia"/>
          <w:sz w:val="22"/>
        </w:rPr>
        <w:t>规划基础服务费</w:t>
      </w:r>
      <w:r w:rsidR="00936F4D">
        <w:rPr>
          <w:rFonts w:ascii="宋体" w:eastAsia="宋体" w:hAnsi="宋体" w:cs="Arial" w:hint="eastAsia"/>
          <w:sz w:val="22"/>
        </w:rPr>
        <w:t>+</w:t>
      </w:r>
      <w:r w:rsidR="00936F4D">
        <w:rPr>
          <w:rFonts w:ascii="宋体" w:eastAsia="宋体" w:hAnsi="宋体" w:cs="Arial" w:hint="eastAsia"/>
          <w:sz w:val="22"/>
        </w:rPr>
        <w:t>招商引资业绩服务费组成。其中产业规划基础服务费为人民币</w:t>
      </w:r>
      <w:r w:rsidR="00936F4D">
        <w:rPr>
          <w:rFonts w:ascii="宋体" w:eastAsia="宋体" w:hAnsi="宋体" w:cs="Arial"/>
          <w:sz w:val="22"/>
        </w:rPr>
        <w:t>6</w:t>
      </w:r>
      <w:r w:rsidR="00936F4D">
        <w:rPr>
          <w:rFonts w:ascii="宋体" w:eastAsia="宋体" w:hAnsi="宋体" w:cs="Arial" w:hint="eastAsia"/>
          <w:sz w:val="22"/>
        </w:rPr>
        <w:t>0</w:t>
      </w:r>
      <w:r w:rsidR="00936F4D">
        <w:rPr>
          <w:rFonts w:ascii="宋体" w:eastAsia="宋体" w:hAnsi="宋体" w:cs="Arial" w:hint="eastAsia"/>
          <w:sz w:val="22"/>
        </w:rPr>
        <w:t>万元（大写：</w:t>
      </w:r>
      <w:r w:rsidR="00936F4D">
        <w:rPr>
          <w:rFonts w:ascii="宋体" w:eastAsia="宋体" w:hAnsi="宋体" w:cs="Arial"/>
          <w:sz w:val="22"/>
        </w:rPr>
        <w:t>陆</w:t>
      </w:r>
      <w:r w:rsidR="00936F4D">
        <w:rPr>
          <w:rFonts w:ascii="宋体" w:eastAsia="宋体" w:hAnsi="宋体" w:cs="Arial" w:hint="eastAsia"/>
          <w:sz w:val="22"/>
        </w:rPr>
        <w:t>拾万元），招商引资业绩服务费按照乙方所引介的社会资本方或关联产业资源运营方实际签约合作的新增投资额开展计费（具体计费依据参考附件四）。</w:t>
      </w:r>
      <w:r w:rsidR="00936F4D">
        <w:rPr>
          <w:rFonts w:ascii="宋体" w:eastAsia="宋体" w:hAnsi="宋体" w:cs="Arial"/>
          <w:sz w:val="22"/>
        </w:rPr>
        <w:t>此费用包括了中国境内税费、长途电话、传真、快递</w:t>
      </w:r>
      <w:r w:rsidR="00936F4D">
        <w:rPr>
          <w:rFonts w:ascii="宋体" w:eastAsia="宋体" w:hAnsi="宋体" w:cs="Arial" w:hint="eastAsia"/>
          <w:sz w:val="22"/>
        </w:rPr>
        <w:t>、绘图</w:t>
      </w:r>
      <w:r w:rsidR="00936F4D">
        <w:rPr>
          <w:rFonts w:ascii="宋体" w:eastAsia="宋体" w:hAnsi="宋体" w:cs="Arial"/>
          <w:sz w:val="22"/>
        </w:rPr>
        <w:t>等</w:t>
      </w:r>
      <w:r w:rsidR="00936F4D">
        <w:rPr>
          <w:rFonts w:ascii="宋体" w:eastAsia="宋体" w:hAnsi="宋体" w:cs="Arial" w:hint="eastAsia"/>
          <w:sz w:val="22"/>
        </w:rPr>
        <w:t>费用在内（但</w:t>
      </w:r>
      <w:r w:rsidR="00936F4D">
        <w:rPr>
          <w:rFonts w:asciiTheme="minorEastAsia" w:eastAsiaTheme="minorEastAsia" w:hAnsiTheme="minorEastAsia" w:cs="Arial"/>
          <w:sz w:val="22"/>
          <w:szCs w:val="22"/>
        </w:rPr>
        <w:t>不包括模型制作、</w:t>
      </w:r>
      <w:r w:rsidR="00936F4D">
        <w:rPr>
          <w:rFonts w:asciiTheme="minorEastAsia" w:eastAsiaTheme="minorEastAsia" w:hAnsiTheme="minorEastAsia" w:cs="Arial" w:hint="eastAsia"/>
          <w:sz w:val="22"/>
          <w:szCs w:val="22"/>
        </w:rPr>
        <w:t>效果</w:t>
      </w:r>
      <w:r w:rsidR="00936F4D">
        <w:rPr>
          <w:rFonts w:asciiTheme="minorEastAsia" w:eastAsiaTheme="minorEastAsia" w:hAnsiTheme="minorEastAsia" w:cs="Arial"/>
          <w:sz w:val="22"/>
          <w:szCs w:val="22"/>
        </w:rPr>
        <w:t>图制作和动画制作对应的相应费用</w:t>
      </w:r>
      <w:r w:rsidR="00936F4D">
        <w:rPr>
          <w:rFonts w:asciiTheme="minorEastAsia" w:eastAsiaTheme="minorEastAsia" w:hAnsiTheme="minorEastAsia" w:cs="Arial" w:hint="eastAsia"/>
          <w:sz w:val="22"/>
          <w:szCs w:val="22"/>
        </w:rPr>
        <w:t>）</w:t>
      </w:r>
    </w:p>
    <w:p w:rsidR="00DE6065" w:rsidRDefault="00936F4D">
      <w:pPr>
        <w:numPr>
          <w:ilvl w:val="1"/>
          <w:numId w:val="6"/>
        </w:numPr>
        <w:tabs>
          <w:tab w:val="left" w:pos="720"/>
        </w:tabs>
        <w:spacing w:beforeAutospacing="1" w:afterAutospacing="1"/>
        <w:contextualSpacing/>
        <w:rPr>
          <w:rFonts w:ascii="宋体" w:eastAsia="宋体" w:hAnsi="宋体" w:cs="Arial"/>
          <w:sz w:val="22"/>
        </w:rPr>
      </w:pPr>
      <w:r>
        <w:rPr>
          <w:rFonts w:ascii="宋体" w:eastAsia="宋体" w:hAnsi="宋体" w:cs="Arial" w:hint="eastAsia"/>
          <w:sz w:val="22"/>
        </w:rPr>
        <w:t>乙方交付了各阶段</w:t>
      </w:r>
      <w:del w:id="50" w:author="S" w:date="2025-10-23T11:01:00Z">
        <w:r w:rsidDel="00BB5055">
          <w:rPr>
            <w:rFonts w:ascii="宋体" w:eastAsia="宋体" w:hAnsi="宋体" w:cs="Arial" w:hint="eastAsia"/>
            <w:sz w:val="22"/>
          </w:rPr>
          <w:delText>咨</w:delText>
        </w:r>
        <w:r w:rsidDel="00BB5055">
          <w:rPr>
            <w:rFonts w:ascii="宋体" w:eastAsia="宋体" w:hAnsi="宋体" w:cs="Arial" w:hint="eastAsia"/>
            <w:sz w:val="22"/>
          </w:rPr>
          <w:delText>询</w:delText>
        </w:r>
      </w:del>
      <w:r>
        <w:rPr>
          <w:rFonts w:ascii="宋体" w:eastAsia="宋体" w:hAnsi="宋体" w:cs="Arial" w:hint="eastAsia"/>
          <w:sz w:val="22"/>
        </w:rPr>
        <w:t>服务成果后，甲方应在收到成果后</w:t>
      </w:r>
      <w:r>
        <w:rPr>
          <w:rFonts w:ascii="宋体" w:eastAsia="宋体" w:hAnsi="宋体" w:cs="Arial"/>
          <w:sz w:val="22"/>
        </w:rPr>
        <w:t>5</w:t>
      </w:r>
      <w:r>
        <w:rPr>
          <w:rFonts w:ascii="宋体" w:eastAsia="宋体" w:hAnsi="宋体" w:cs="Arial" w:hint="eastAsia"/>
          <w:sz w:val="22"/>
        </w:rPr>
        <w:t>个工作日内提出修改意见</w:t>
      </w:r>
      <w:r>
        <w:rPr>
          <w:rFonts w:ascii="宋体" w:eastAsia="宋体" w:hAnsi="宋体" w:cs="Arial" w:hint="eastAsia"/>
          <w:sz w:val="22"/>
        </w:rPr>
        <w:lastRenderedPageBreak/>
        <w:t>或完成确认，逾期视为自动确认。乙方在收到甲方成果确认书后向甲方开具对应阶段足额增值税发票，甲方在收到对应发票后</w:t>
      </w:r>
      <w:r>
        <w:rPr>
          <w:rFonts w:ascii="宋体" w:eastAsia="宋体" w:hAnsi="宋体" w:cs="Arial" w:hint="eastAsia"/>
          <w:sz w:val="22"/>
        </w:rPr>
        <w:t>5</w:t>
      </w:r>
      <w:r>
        <w:rPr>
          <w:rFonts w:ascii="宋体" w:eastAsia="宋体" w:hAnsi="宋体" w:cs="Arial" w:hint="eastAsia"/>
          <w:sz w:val="22"/>
        </w:rPr>
        <w:t>个工作日内按《附件四：甲方付款进度》规定足额支付相应各阶段的服务费用。</w:t>
      </w:r>
    </w:p>
    <w:p w:rsidR="00DE6065" w:rsidRDefault="00936F4D">
      <w:pPr>
        <w:numPr>
          <w:ilvl w:val="1"/>
          <w:numId w:val="6"/>
        </w:numPr>
        <w:tabs>
          <w:tab w:val="left" w:pos="720"/>
        </w:tabs>
        <w:adjustRightInd/>
        <w:spacing w:beforeAutospacing="1" w:afterLines="50" w:after="163"/>
        <w:ind w:left="601" w:hanging="601"/>
        <w:rPr>
          <w:rFonts w:asciiTheme="minorEastAsia" w:eastAsiaTheme="minorEastAsia" w:hAnsiTheme="minorEastAsia" w:cs="Arial"/>
          <w:sz w:val="22"/>
          <w:szCs w:val="22"/>
        </w:rPr>
      </w:pPr>
      <w:r>
        <w:rPr>
          <w:rFonts w:asciiTheme="minorEastAsia" w:eastAsiaTheme="minorEastAsia" w:hAnsiTheme="minorEastAsia" w:cs="Arial"/>
          <w:sz w:val="22"/>
          <w:szCs w:val="22"/>
        </w:rPr>
        <w:t>《附件四》所规定的各阶段付款额，甲方均应支付到乙方指定的银行账号中。乙方指定的银行账号如下：</w:t>
      </w:r>
    </w:p>
    <w:p w:rsidR="00DE6065" w:rsidRDefault="00936F4D">
      <w:pPr>
        <w:widowControl/>
        <w:autoSpaceDE/>
        <w:autoSpaceDN/>
        <w:adjustRightInd/>
        <w:spacing w:before="0" w:after="0"/>
        <w:ind w:firstLineChars="300" w:firstLine="660"/>
        <w:rPr>
          <w:rFonts w:ascii="宋体" w:eastAsia="宋体" w:hAnsi="宋体" w:cs="宋体"/>
          <w:szCs w:val="24"/>
        </w:rPr>
      </w:pPr>
      <w:r>
        <w:rPr>
          <w:rFonts w:asciiTheme="minorEastAsia" w:eastAsiaTheme="minorEastAsia" w:hAnsiTheme="minorEastAsia" w:cs="Arial" w:hint="eastAsia"/>
          <w:sz w:val="22"/>
          <w:szCs w:val="22"/>
        </w:rPr>
        <w:t>账户名称</w:t>
      </w:r>
      <w:r>
        <w:rPr>
          <w:rFonts w:asciiTheme="minorEastAsia" w:eastAsiaTheme="minorEastAsia" w:hAnsiTheme="minorEastAsia" w:cs="Arial" w:hint="eastAsia"/>
          <w:sz w:val="22"/>
          <w:szCs w:val="22"/>
        </w:rPr>
        <w:tab/>
      </w:r>
      <w:r>
        <w:rPr>
          <w:rFonts w:asciiTheme="minorEastAsia" w:eastAsiaTheme="minorEastAsia" w:hAnsiTheme="minorEastAsia" w:cs="Arial" w:hint="eastAsia"/>
          <w:sz w:val="22"/>
          <w:szCs w:val="22"/>
        </w:rPr>
        <w:t>：</w:t>
      </w:r>
      <w:r>
        <w:rPr>
          <w:rFonts w:ascii="宋体" w:eastAsia="宋体" w:hAnsi="宋体" w:cs="宋体"/>
          <w:szCs w:val="24"/>
        </w:rPr>
        <w:t>四川绿融创新企业管理咨询有限公司</w:t>
      </w:r>
      <w:r>
        <w:rPr>
          <w:rFonts w:ascii="宋体" w:eastAsia="宋体" w:hAnsi="宋体" w:cs="宋体"/>
          <w:szCs w:val="24"/>
        </w:rPr>
        <w:tab/>
      </w:r>
    </w:p>
    <w:p w:rsidR="00DE6065" w:rsidRDefault="00DE6065">
      <w:pPr>
        <w:adjustRightInd/>
        <w:spacing w:beforeAutospacing="1" w:afterAutospacing="1"/>
        <w:ind w:leftChars="472" w:left="18"/>
        <w:contextualSpacing/>
        <w:rPr>
          <w:rFonts w:asciiTheme="minorEastAsia" w:eastAsiaTheme="minorEastAsia" w:hAnsiTheme="minorEastAsia" w:cs="Arial"/>
          <w:sz w:val="22"/>
          <w:szCs w:val="22"/>
        </w:rPr>
      </w:pPr>
    </w:p>
    <w:p w:rsidR="00DE6065" w:rsidRDefault="00936F4D">
      <w:pPr>
        <w:widowControl/>
        <w:autoSpaceDE/>
        <w:autoSpaceDN/>
        <w:adjustRightInd/>
        <w:spacing w:before="0" w:after="0"/>
        <w:ind w:firstLineChars="300" w:firstLine="660"/>
        <w:rPr>
          <w:rFonts w:ascii="宋体" w:eastAsia="宋体" w:hAnsi="宋体" w:cs="宋体"/>
          <w:szCs w:val="24"/>
        </w:rPr>
      </w:pPr>
      <w:r>
        <w:rPr>
          <w:rFonts w:asciiTheme="minorEastAsia" w:eastAsiaTheme="minorEastAsia" w:hAnsiTheme="minorEastAsia" w:cs="Arial" w:hint="eastAsia"/>
          <w:sz w:val="22"/>
          <w:szCs w:val="22"/>
        </w:rPr>
        <w:t>银行名称</w:t>
      </w:r>
      <w:r>
        <w:rPr>
          <w:rFonts w:asciiTheme="minorEastAsia" w:eastAsiaTheme="minorEastAsia" w:hAnsiTheme="minorEastAsia" w:cs="Arial" w:hint="eastAsia"/>
          <w:sz w:val="22"/>
          <w:szCs w:val="22"/>
        </w:rPr>
        <w:tab/>
      </w:r>
      <w:r>
        <w:rPr>
          <w:rFonts w:asciiTheme="minorEastAsia" w:eastAsiaTheme="minorEastAsia" w:hAnsiTheme="minorEastAsia" w:cs="Arial" w:hint="eastAsia"/>
          <w:sz w:val="22"/>
          <w:szCs w:val="22"/>
        </w:rPr>
        <w:t>：</w:t>
      </w:r>
      <w:r>
        <w:rPr>
          <w:rFonts w:ascii="宋体" w:eastAsia="宋体" w:hAnsi="宋体" w:cs="宋体"/>
          <w:szCs w:val="24"/>
        </w:rPr>
        <w:t>成都银行股份有限公司高新支行</w:t>
      </w:r>
      <w:r>
        <w:rPr>
          <w:rFonts w:ascii="宋体" w:eastAsia="宋体" w:hAnsi="宋体" w:cs="宋体"/>
          <w:szCs w:val="24"/>
        </w:rPr>
        <w:t>(</w:t>
      </w:r>
      <w:r>
        <w:rPr>
          <w:rFonts w:ascii="宋体" w:eastAsia="宋体" w:hAnsi="宋体" w:cs="宋体"/>
          <w:szCs w:val="24"/>
        </w:rPr>
        <w:t>二级）</w:t>
      </w:r>
    </w:p>
    <w:p w:rsidR="00DE6065" w:rsidRDefault="00DE6065">
      <w:pPr>
        <w:adjustRightInd/>
        <w:spacing w:beforeAutospacing="1" w:afterAutospacing="1"/>
        <w:ind w:leftChars="472" w:left="18"/>
        <w:contextualSpacing/>
        <w:rPr>
          <w:rFonts w:asciiTheme="minorEastAsia" w:eastAsiaTheme="minorEastAsia" w:hAnsiTheme="minorEastAsia" w:cs="Arial"/>
          <w:sz w:val="22"/>
          <w:szCs w:val="22"/>
        </w:rPr>
      </w:pPr>
    </w:p>
    <w:p w:rsidR="00DE6065" w:rsidRDefault="00936F4D">
      <w:pPr>
        <w:widowControl/>
        <w:autoSpaceDE/>
        <w:autoSpaceDN/>
        <w:adjustRightInd/>
        <w:spacing w:before="0" w:after="0"/>
        <w:ind w:firstLineChars="300" w:firstLine="660"/>
        <w:rPr>
          <w:rFonts w:ascii="宋体" w:eastAsia="宋体" w:hAnsi="宋体" w:cs="宋体"/>
          <w:szCs w:val="24"/>
        </w:rPr>
      </w:pPr>
      <w:r>
        <w:rPr>
          <w:rFonts w:asciiTheme="minorEastAsia" w:eastAsiaTheme="minorEastAsia" w:hAnsiTheme="minorEastAsia" w:cs="Arial" w:hint="eastAsia"/>
          <w:sz w:val="22"/>
          <w:szCs w:val="22"/>
        </w:rPr>
        <w:t>账户号码</w:t>
      </w:r>
      <w:r>
        <w:rPr>
          <w:rFonts w:asciiTheme="minorEastAsia" w:eastAsiaTheme="minorEastAsia" w:hAnsiTheme="minorEastAsia" w:cs="Arial" w:hint="eastAsia"/>
          <w:sz w:val="22"/>
          <w:szCs w:val="22"/>
        </w:rPr>
        <w:tab/>
      </w:r>
      <w:r>
        <w:rPr>
          <w:rFonts w:asciiTheme="minorEastAsia" w:eastAsiaTheme="minorEastAsia" w:hAnsiTheme="minorEastAsia" w:cs="Arial" w:hint="eastAsia"/>
          <w:sz w:val="22"/>
          <w:szCs w:val="22"/>
        </w:rPr>
        <w:t>：</w:t>
      </w:r>
      <w:r>
        <w:rPr>
          <w:rFonts w:ascii="宋体" w:eastAsia="宋体" w:hAnsi="宋体" w:cs="宋体"/>
          <w:szCs w:val="24"/>
        </w:rPr>
        <w:t>1001300001286010</w:t>
      </w:r>
    </w:p>
    <w:p w:rsidR="00DE6065" w:rsidRDefault="00DE6065">
      <w:pPr>
        <w:adjustRightInd/>
        <w:spacing w:beforeAutospacing="1" w:afterAutospacing="1"/>
        <w:ind w:leftChars="472" w:left="18"/>
        <w:contextualSpacing/>
        <w:rPr>
          <w:rFonts w:asciiTheme="minorEastAsia" w:eastAsiaTheme="minorEastAsia" w:hAnsiTheme="minorEastAsia" w:cs="Arial"/>
          <w:sz w:val="22"/>
          <w:szCs w:val="22"/>
        </w:rPr>
      </w:pPr>
    </w:p>
    <w:p w:rsidR="00DE6065" w:rsidRDefault="00936F4D">
      <w:pPr>
        <w:numPr>
          <w:ilvl w:val="1"/>
          <w:numId w:val="6"/>
        </w:numPr>
        <w:tabs>
          <w:tab w:val="left" w:pos="720"/>
        </w:tabs>
        <w:adjustRightInd/>
        <w:spacing w:beforeLines="150" w:before="489" w:afterAutospacing="1"/>
        <w:ind w:left="442" w:hanging="601"/>
        <w:rPr>
          <w:rFonts w:asciiTheme="minorEastAsia" w:eastAsiaTheme="minorEastAsia" w:hAnsiTheme="minorEastAsia" w:cs="Arial"/>
          <w:sz w:val="22"/>
          <w:szCs w:val="22"/>
        </w:rPr>
      </w:pPr>
      <w:r>
        <w:rPr>
          <w:rFonts w:asciiTheme="minorEastAsia" w:eastAsiaTheme="minorEastAsia" w:hAnsiTheme="minorEastAsia" w:hint="eastAsia"/>
          <w:sz w:val="22"/>
          <w:szCs w:val="22"/>
        </w:rPr>
        <w:t>甲方如</w:t>
      </w:r>
      <w:bookmarkStart w:id="51" w:name="_Hlk36049365"/>
      <w:r>
        <w:rPr>
          <w:rFonts w:asciiTheme="minorEastAsia" w:eastAsiaTheme="minorEastAsia" w:hAnsiTheme="minorEastAsia" w:hint="eastAsia"/>
          <w:sz w:val="22"/>
          <w:szCs w:val="22"/>
        </w:rPr>
        <w:t>需要乙方增加本合同范围外的工作</w:t>
      </w:r>
      <w:bookmarkEnd w:id="51"/>
      <w:r>
        <w:rPr>
          <w:rFonts w:asciiTheme="minorEastAsia" w:eastAsiaTheme="minorEastAsia" w:hAnsiTheme="minorEastAsia" w:hint="eastAsia"/>
          <w:sz w:val="22"/>
          <w:szCs w:val="22"/>
        </w:rPr>
        <w:t>，双方另行协商费用。</w:t>
      </w:r>
    </w:p>
    <w:p w:rsidR="00DE6065" w:rsidRDefault="00936F4D">
      <w:pPr>
        <w:numPr>
          <w:ilvl w:val="1"/>
          <w:numId w:val="6"/>
        </w:numPr>
        <w:tabs>
          <w:tab w:val="left" w:pos="720"/>
        </w:tabs>
        <w:adjustRightInd/>
        <w:spacing w:beforeAutospacing="1" w:afterAutospacing="1"/>
        <w:ind w:left="440" w:hanging="60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如果由于甲方</w:t>
      </w:r>
      <w:r>
        <w:rPr>
          <w:rFonts w:asciiTheme="minorEastAsia" w:eastAsiaTheme="minorEastAsia" w:hAnsiTheme="minorEastAsia" w:cs="Arial" w:hint="eastAsia"/>
          <w:sz w:val="22"/>
          <w:szCs w:val="22"/>
        </w:rPr>
        <w:t>超出本合同约定的时间</w:t>
      </w:r>
      <w:r>
        <w:rPr>
          <w:rFonts w:asciiTheme="minorEastAsia" w:eastAsiaTheme="minorEastAsia" w:hAnsiTheme="minorEastAsia" w:cs="Arial"/>
          <w:sz w:val="22"/>
          <w:szCs w:val="22"/>
        </w:rPr>
        <w:t>对</w:t>
      </w:r>
      <w:r>
        <w:rPr>
          <w:rFonts w:asciiTheme="minorEastAsia" w:eastAsiaTheme="minorEastAsia" w:hAnsiTheme="minorEastAsia" w:cs="Arial" w:hint="eastAsia"/>
          <w:sz w:val="22"/>
          <w:szCs w:val="22"/>
        </w:rPr>
        <w:t>其已书面确定</w:t>
      </w:r>
      <w:r>
        <w:rPr>
          <w:rFonts w:asciiTheme="minorEastAsia" w:eastAsiaTheme="minorEastAsia" w:hAnsiTheme="minorEastAsia" w:cs="Arial"/>
          <w:sz w:val="22"/>
          <w:szCs w:val="22"/>
        </w:rPr>
        <w:t>的内容</w:t>
      </w:r>
      <w:r>
        <w:rPr>
          <w:rFonts w:asciiTheme="minorEastAsia" w:eastAsiaTheme="minorEastAsia" w:hAnsiTheme="minorEastAsia" w:cs="Arial" w:hint="eastAsia"/>
          <w:sz w:val="22"/>
          <w:szCs w:val="22"/>
        </w:rPr>
        <w:t>做出</w:t>
      </w:r>
      <w:r>
        <w:rPr>
          <w:rFonts w:asciiTheme="minorEastAsia" w:eastAsiaTheme="minorEastAsia" w:hAnsiTheme="minorEastAsia" w:cs="Arial"/>
          <w:sz w:val="22"/>
          <w:szCs w:val="22"/>
        </w:rPr>
        <w:t>修改或变更</w:t>
      </w:r>
      <w:r>
        <w:rPr>
          <w:rFonts w:asciiTheme="minorEastAsia" w:eastAsiaTheme="minorEastAsia" w:hAnsiTheme="minorEastAsia" w:cs="Arial" w:hint="eastAsia"/>
          <w:sz w:val="22"/>
          <w:szCs w:val="22"/>
        </w:rPr>
        <w:t>；或因甲方</w:t>
      </w:r>
      <w:r>
        <w:rPr>
          <w:rFonts w:asciiTheme="minorEastAsia" w:eastAsiaTheme="minorEastAsia" w:hAnsiTheme="minorEastAsia" w:cs="Arial"/>
          <w:sz w:val="22"/>
          <w:szCs w:val="22"/>
        </w:rPr>
        <w:t>提供的数据不完整</w:t>
      </w:r>
      <w:r>
        <w:rPr>
          <w:rFonts w:asciiTheme="minorEastAsia" w:eastAsiaTheme="minorEastAsia" w:hAnsiTheme="minorEastAsia" w:cs="Arial" w:hint="eastAsia"/>
          <w:sz w:val="22"/>
          <w:szCs w:val="22"/>
        </w:rPr>
        <w:t>、</w:t>
      </w:r>
      <w:r>
        <w:rPr>
          <w:rFonts w:asciiTheme="minorEastAsia" w:eastAsiaTheme="minorEastAsia" w:hAnsiTheme="minorEastAsia" w:cs="Arial"/>
          <w:sz w:val="22"/>
          <w:szCs w:val="22"/>
        </w:rPr>
        <w:t>不准确</w:t>
      </w:r>
      <w:r>
        <w:rPr>
          <w:rFonts w:asciiTheme="minorEastAsia" w:eastAsiaTheme="minorEastAsia" w:hAnsiTheme="minorEastAsia" w:cs="Arial" w:hint="eastAsia"/>
          <w:sz w:val="22"/>
          <w:szCs w:val="22"/>
        </w:rPr>
        <w:t>；</w:t>
      </w:r>
      <w:r>
        <w:rPr>
          <w:rFonts w:asciiTheme="minorEastAsia" w:eastAsiaTheme="minorEastAsia" w:hAnsiTheme="minorEastAsia" w:cs="Arial"/>
          <w:sz w:val="22"/>
          <w:szCs w:val="22"/>
        </w:rPr>
        <w:t>或由于甲方的上级或</w:t>
      </w:r>
      <w:r>
        <w:rPr>
          <w:rFonts w:asciiTheme="minorEastAsia" w:eastAsiaTheme="minorEastAsia" w:hAnsiTheme="minorEastAsia" w:cs="Arial" w:hint="eastAsia"/>
          <w:sz w:val="22"/>
          <w:szCs w:val="22"/>
        </w:rPr>
        <w:t>相关</w:t>
      </w:r>
      <w:r>
        <w:rPr>
          <w:rFonts w:asciiTheme="minorEastAsia" w:eastAsiaTheme="minorEastAsia" w:hAnsiTheme="minorEastAsia" w:cs="Arial"/>
          <w:sz w:val="22"/>
          <w:szCs w:val="22"/>
        </w:rPr>
        <w:t>审批部门对</w:t>
      </w:r>
      <w:r>
        <w:rPr>
          <w:rFonts w:asciiTheme="minorEastAsia" w:eastAsiaTheme="minorEastAsia" w:hAnsiTheme="minorEastAsia" w:cs="Arial" w:hint="eastAsia"/>
          <w:sz w:val="22"/>
          <w:szCs w:val="22"/>
        </w:rPr>
        <w:t>成果</w:t>
      </w:r>
      <w:r>
        <w:rPr>
          <w:rFonts w:asciiTheme="minorEastAsia" w:eastAsiaTheme="minorEastAsia" w:hAnsiTheme="minorEastAsia" w:cs="Arial"/>
          <w:sz w:val="22"/>
          <w:szCs w:val="22"/>
        </w:rPr>
        <w:t>文档不审批、迟延审批或要求</w:t>
      </w:r>
      <w:r>
        <w:rPr>
          <w:rFonts w:asciiTheme="minorEastAsia" w:eastAsiaTheme="minorEastAsia" w:hAnsiTheme="minorEastAsia" w:cs="Arial" w:hint="eastAsia"/>
          <w:sz w:val="22"/>
          <w:szCs w:val="22"/>
        </w:rPr>
        <w:t>成果</w:t>
      </w:r>
      <w:r>
        <w:rPr>
          <w:rFonts w:asciiTheme="minorEastAsia" w:eastAsiaTheme="minorEastAsia" w:hAnsiTheme="minorEastAsia" w:cs="Arial"/>
          <w:sz w:val="22"/>
          <w:szCs w:val="22"/>
        </w:rPr>
        <w:t>内容</w:t>
      </w:r>
      <w:r>
        <w:rPr>
          <w:rFonts w:asciiTheme="minorEastAsia" w:eastAsiaTheme="minorEastAsia" w:hAnsiTheme="minorEastAsia" w:cs="Arial" w:hint="eastAsia"/>
          <w:sz w:val="22"/>
          <w:szCs w:val="22"/>
        </w:rPr>
        <w:t>做出</w:t>
      </w:r>
      <w:r>
        <w:rPr>
          <w:rFonts w:asciiTheme="minorEastAsia" w:eastAsiaTheme="minorEastAsia" w:hAnsiTheme="minorEastAsia" w:cs="Arial"/>
          <w:sz w:val="22"/>
          <w:szCs w:val="22"/>
        </w:rPr>
        <w:t>修改等各种甲方原因而造成乙方返工</w:t>
      </w:r>
      <w:r>
        <w:rPr>
          <w:rFonts w:asciiTheme="minorEastAsia" w:eastAsiaTheme="minorEastAsia" w:hAnsiTheme="minorEastAsia" w:cs="Arial" w:hint="eastAsia"/>
          <w:sz w:val="22"/>
          <w:szCs w:val="22"/>
        </w:rPr>
        <w:t>、停工或者修改成果时，甲方应当顺延乙方工作进度。</w:t>
      </w:r>
    </w:p>
    <w:p w:rsidR="00DE6065" w:rsidRDefault="00936F4D">
      <w:pPr>
        <w:numPr>
          <w:ilvl w:val="1"/>
          <w:numId w:val="6"/>
        </w:numPr>
        <w:tabs>
          <w:tab w:val="left" w:pos="720"/>
        </w:tabs>
        <w:adjustRightInd/>
        <w:spacing w:beforeAutospacing="1" w:afterAutospacing="1"/>
        <w:ind w:left="440" w:hanging="60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如果由于</w:t>
      </w:r>
      <w:r>
        <w:rPr>
          <w:rFonts w:asciiTheme="minorEastAsia" w:eastAsiaTheme="minorEastAsia" w:hAnsiTheme="minorEastAsia" w:cs="Arial" w:hint="eastAsia"/>
          <w:sz w:val="22"/>
          <w:szCs w:val="22"/>
        </w:rPr>
        <w:t>甲方原因造成项目停工，甲方需根据乙方实际工作量进行费用结算。</w:t>
      </w:r>
    </w:p>
    <w:p w:rsidR="00DE6065" w:rsidRDefault="00936F4D">
      <w:pPr>
        <w:numPr>
          <w:ilvl w:val="1"/>
          <w:numId w:val="6"/>
        </w:numPr>
        <w:tabs>
          <w:tab w:val="left" w:pos="720"/>
        </w:tabs>
        <w:adjustRightInd/>
        <w:spacing w:beforeAutospacing="1" w:afterAutospacing="1"/>
        <w:ind w:left="440" w:hanging="60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如果由于甲方原因，对《附件二：工作范围》约定的服务内容做出超过</w:t>
      </w:r>
      <w:r>
        <w:rPr>
          <w:rFonts w:asciiTheme="minorEastAsia" w:eastAsiaTheme="minorEastAsia" w:hAnsiTheme="minorEastAsia" w:cs="Arial"/>
          <w:sz w:val="22"/>
          <w:szCs w:val="22"/>
        </w:rPr>
        <w:t>30</w:t>
      </w:r>
      <w:r>
        <w:rPr>
          <w:rFonts w:asciiTheme="minorEastAsia" w:eastAsiaTheme="minorEastAsia" w:hAnsiTheme="minorEastAsia" w:cs="Arial" w:hint="eastAsia"/>
          <w:sz w:val="22"/>
          <w:szCs w:val="22"/>
        </w:rPr>
        <w:t>%</w:t>
      </w:r>
      <w:r>
        <w:rPr>
          <w:rFonts w:asciiTheme="minorEastAsia" w:eastAsiaTheme="minorEastAsia" w:hAnsiTheme="minorEastAsia" w:cs="Arial"/>
          <w:sz w:val="22"/>
          <w:szCs w:val="22"/>
        </w:rPr>
        <w:t>以上</w:t>
      </w:r>
      <w:r>
        <w:rPr>
          <w:rFonts w:asciiTheme="minorEastAsia" w:eastAsiaTheme="minorEastAsia" w:hAnsiTheme="minorEastAsia" w:cs="Arial" w:hint="eastAsia"/>
          <w:sz w:val="22"/>
          <w:szCs w:val="22"/>
        </w:rPr>
        <w:t>修改或变更要求，而造成乙方的返工、停工或者修改服务成果时，甲方应当顺延乙方的工作进度，并在乙方交付了该阶段服务成果文档后的</w:t>
      </w:r>
      <w:r>
        <w:rPr>
          <w:rFonts w:asciiTheme="minorEastAsia" w:eastAsiaTheme="minorEastAsia" w:hAnsiTheme="minorEastAsia" w:cs="Arial" w:hint="eastAsia"/>
          <w:sz w:val="22"/>
          <w:szCs w:val="22"/>
        </w:rPr>
        <w:t>10</w:t>
      </w:r>
      <w:ins w:id="52" w:author="S" w:date="2025-10-23T11:42:00Z">
        <w:r w:rsidR="006C1D8E">
          <w:rPr>
            <w:rFonts w:asciiTheme="minorEastAsia" w:eastAsiaTheme="minorEastAsia" w:hAnsiTheme="minorEastAsia" w:cs="Arial" w:hint="eastAsia"/>
            <w:sz w:val="22"/>
            <w:szCs w:val="22"/>
          </w:rPr>
          <w:t>个工作</w:t>
        </w:r>
      </w:ins>
      <w:r>
        <w:rPr>
          <w:rFonts w:asciiTheme="minorEastAsia" w:eastAsiaTheme="minorEastAsia" w:hAnsiTheme="minorEastAsia" w:cs="Arial" w:hint="eastAsia"/>
          <w:sz w:val="22"/>
          <w:szCs w:val="22"/>
        </w:rPr>
        <w:t>日内，根据乙方实际的工作量增付额外费用。有关甲方应当增付的额外费用金额，双方另行协商</w:t>
      </w:r>
      <w:r>
        <w:rPr>
          <w:rFonts w:asciiTheme="minorEastAsia" w:eastAsiaTheme="minorEastAsia" w:hAnsiTheme="minorEastAsia" w:cs="Arial"/>
          <w:sz w:val="22"/>
          <w:szCs w:val="22"/>
        </w:rPr>
        <w:t>。</w:t>
      </w:r>
    </w:p>
    <w:p w:rsidR="00DE6065" w:rsidRDefault="00936F4D">
      <w:pPr>
        <w:numPr>
          <w:ilvl w:val="1"/>
          <w:numId w:val="6"/>
        </w:numPr>
        <w:tabs>
          <w:tab w:val="left" w:pos="720"/>
        </w:tabs>
        <w:adjustRightInd/>
        <w:spacing w:beforeAutospacing="1" w:afterAutospacing="1"/>
        <w:ind w:left="440" w:hanging="60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甲方要求乙方交付比本合同规定时间提前的服务成果文档时，须征得乙方事前书面同意。</w:t>
      </w:r>
    </w:p>
    <w:p w:rsidR="00DE6065" w:rsidRDefault="00936F4D">
      <w:pPr>
        <w:numPr>
          <w:ilvl w:val="1"/>
          <w:numId w:val="6"/>
        </w:numPr>
        <w:tabs>
          <w:tab w:val="left" w:pos="720"/>
        </w:tabs>
        <w:adjustRightInd/>
        <w:spacing w:beforeAutospacing="1" w:afterAutospacing="1"/>
        <w:ind w:left="440" w:hanging="60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乙方根据《附件三：乙方服务内容》的规定向甲方提交各阶段服务成果的电子文档（包括但不限于服务方案、设计图纸、成果演示文件等资料）。由甲方负责所需汇报文本的印刷或打印费</w:t>
      </w:r>
      <w:r>
        <w:rPr>
          <w:rFonts w:asciiTheme="minorEastAsia" w:eastAsiaTheme="minorEastAsia" w:hAnsiTheme="minorEastAsia" w:cs="Arial"/>
          <w:sz w:val="22"/>
          <w:szCs w:val="22"/>
        </w:rPr>
        <w:t>。</w:t>
      </w:r>
    </w:p>
    <w:p w:rsidR="00DE6065" w:rsidRDefault="00936F4D">
      <w:pPr>
        <w:numPr>
          <w:ilvl w:val="1"/>
          <w:numId w:val="6"/>
        </w:numPr>
        <w:tabs>
          <w:tab w:val="left" w:pos="720"/>
        </w:tabs>
        <w:adjustRightInd/>
        <w:spacing w:beforeAutospacing="1" w:afterAutospacing="1"/>
        <w:ind w:left="440" w:hanging="60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可报销费用是指，根据甲方要求</w:t>
      </w:r>
      <w:r>
        <w:rPr>
          <w:rFonts w:asciiTheme="minorEastAsia" w:eastAsiaTheme="minorEastAsia" w:hAnsiTheme="minorEastAsia" w:cs="Arial" w:hint="eastAsia"/>
          <w:sz w:val="22"/>
          <w:szCs w:val="22"/>
        </w:rPr>
        <w:t>超出本合同范围</w:t>
      </w:r>
      <w:r>
        <w:rPr>
          <w:rFonts w:asciiTheme="minorEastAsia" w:eastAsiaTheme="minorEastAsia" w:hAnsiTheme="minorEastAsia" w:cs="Arial"/>
          <w:sz w:val="22"/>
          <w:szCs w:val="22"/>
        </w:rPr>
        <w:t>而发生的</w:t>
      </w:r>
      <w:r>
        <w:rPr>
          <w:rFonts w:asciiTheme="minorEastAsia" w:eastAsiaTheme="minorEastAsia" w:hAnsiTheme="minorEastAsia" w:cs="Arial"/>
          <w:sz w:val="22"/>
          <w:szCs w:val="22"/>
        </w:rPr>
        <w:t>费用。对于可报销费用，</w:t>
      </w:r>
      <w:r>
        <w:rPr>
          <w:rFonts w:asciiTheme="minorEastAsia" w:eastAsiaTheme="minorEastAsia" w:hAnsiTheme="minorEastAsia" w:cs="Arial" w:hint="eastAsia"/>
          <w:sz w:val="22"/>
          <w:szCs w:val="22"/>
        </w:rPr>
        <w:t>须于甲方书面同意后方可发生，同时乙方应向甲方开具等额发票，为含税金额，否则甲方不予认可，由乙方自行承担。</w:t>
      </w:r>
    </w:p>
    <w:p w:rsidR="00DE6065" w:rsidRDefault="00936F4D">
      <w:pPr>
        <w:numPr>
          <w:ilvl w:val="1"/>
          <w:numId w:val="6"/>
        </w:numPr>
        <w:tabs>
          <w:tab w:val="left" w:pos="720"/>
        </w:tabs>
        <w:adjustRightInd/>
        <w:spacing w:beforeAutospacing="1" w:afterAutospacing="1"/>
        <w:ind w:left="440" w:hanging="60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每期请款时，</w:t>
      </w:r>
      <w:r>
        <w:rPr>
          <w:rFonts w:asciiTheme="minorEastAsia" w:eastAsiaTheme="minorEastAsia" w:hAnsiTheme="minorEastAsia" w:hint="eastAsia"/>
          <w:sz w:val="22"/>
          <w:szCs w:val="22"/>
        </w:rPr>
        <w:t>乙方有义务提供甲方所付金额的合法等额增值税发票。</w:t>
      </w:r>
    </w:p>
    <w:p w:rsidR="00DE6065" w:rsidRDefault="00936F4D">
      <w:pPr>
        <w:tabs>
          <w:tab w:val="left" w:pos="600"/>
          <w:tab w:val="left" w:pos="720"/>
        </w:tabs>
        <w:adjustRightInd/>
        <w:spacing w:beforeAutospacing="1" w:afterAutospacing="1"/>
        <w:ind w:left="440" w:firstLineChars="100" w:firstLine="220"/>
        <w:contextualSpacing/>
        <w:rPr>
          <w:rFonts w:asciiTheme="minorEastAsia" w:eastAsiaTheme="minorEastAsia" w:hAnsiTheme="minorEastAsia" w:cs="Arial"/>
          <w:sz w:val="22"/>
          <w:szCs w:val="22"/>
        </w:rPr>
      </w:pPr>
      <w:bookmarkStart w:id="53" w:name="OLE_LINK5"/>
      <w:r>
        <w:rPr>
          <w:rFonts w:asciiTheme="minorEastAsia" w:eastAsiaTheme="minorEastAsia" w:hAnsiTheme="minorEastAsia" w:cs="Arial" w:hint="eastAsia"/>
          <w:sz w:val="22"/>
          <w:szCs w:val="22"/>
        </w:rPr>
        <w:t>5</w:t>
      </w:r>
      <w:r>
        <w:rPr>
          <w:rFonts w:asciiTheme="minorEastAsia" w:eastAsiaTheme="minorEastAsia" w:hAnsiTheme="minorEastAsia" w:cs="Arial"/>
          <w:sz w:val="22"/>
          <w:szCs w:val="22"/>
        </w:rPr>
        <w:t>.13.1</w:t>
      </w:r>
      <w:bookmarkEnd w:id="53"/>
      <w:r>
        <w:rPr>
          <w:rFonts w:asciiTheme="minorEastAsia" w:eastAsiaTheme="minorEastAsia" w:hAnsiTheme="minorEastAsia" w:cs="Arial" w:hint="eastAsia"/>
          <w:sz w:val="22"/>
          <w:szCs w:val="22"/>
        </w:rPr>
        <w:t>甲方增值税发票开票信息如下：</w:t>
      </w:r>
    </w:p>
    <w:p w:rsidR="00DE6065" w:rsidRDefault="00936F4D">
      <w:pPr>
        <w:tabs>
          <w:tab w:val="left" w:pos="1560"/>
        </w:tabs>
        <w:adjustRightInd/>
        <w:spacing w:beforeAutospacing="1" w:after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名称：</w:t>
      </w:r>
    </w:p>
    <w:p w:rsidR="00DE6065" w:rsidRDefault="00936F4D">
      <w:pPr>
        <w:adjustRightInd/>
        <w:spacing w:beforeAutospacing="1" w:after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纳税人识别号：</w:t>
      </w:r>
    </w:p>
    <w:p w:rsidR="00DE6065" w:rsidRDefault="00936F4D">
      <w:pPr>
        <w:adjustRightInd/>
        <w:spacing w:beforeAutospacing="1" w:after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地址：</w:t>
      </w:r>
    </w:p>
    <w:p w:rsidR="00DE6065" w:rsidRDefault="00936F4D">
      <w:pPr>
        <w:adjustRightInd/>
        <w:spacing w:beforeAutospacing="1" w:after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电话：</w:t>
      </w:r>
    </w:p>
    <w:p w:rsidR="00DE6065" w:rsidRDefault="00936F4D">
      <w:pPr>
        <w:adjustRightInd/>
        <w:spacing w:beforeAutospacing="1" w:after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开户行：</w:t>
      </w:r>
    </w:p>
    <w:p w:rsidR="00DE6065" w:rsidRDefault="00936F4D">
      <w:pPr>
        <w:adjustRightInd/>
        <w:spacing w:beforeAutospacing="1" w:after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账号：</w:t>
      </w:r>
    </w:p>
    <w:p w:rsidR="00DE6065" w:rsidRDefault="00936F4D">
      <w:pPr>
        <w:tabs>
          <w:tab w:val="left" w:pos="600"/>
          <w:tab w:val="left" w:pos="680"/>
        </w:tabs>
        <w:adjustRightInd/>
        <w:spacing w:beforeLines="150" w:before="489" w:afterAutospacing="1"/>
        <w:ind w:firstLineChars="300" w:firstLine="660"/>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5</w:t>
      </w:r>
      <w:r>
        <w:rPr>
          <w:rFonts w:asciiTheme="minorEastAsia" w:eastAsiaTheme="minorEastAsia" w:hAnsiTheme="minorEastAsia" w:cs="Arial"/>
          <w:sz w:val="22"/>
          <w:szCs w:val="22"/>
        </w:rPr>
        <w:t>.13.2</w:t>
      </w:r>
      <w:r>
        <w:rPr>
          <w:rFonts w:asciiTheme="minorEastAsia" w:eastAsiaTheme="minorEastAsia" w:hAnsiTheme="minorEastAsia" w:cs="Arial" w:hint="eastAsia"/>
          <w:sz w:val="22"/>
          <w:szCs w:val="22"/>
        </w:rPr>
        <w:t>甲方需保证开票信息的完整和准确，如果有更新，甲方需在开票前</w:t>
      </w:r>
      <w:r>
        <w:rPr>
          <w:rFonts w:asciiTheme="minorEastAsia" w:eastAsiaTheme="minorEastAsia" w:hAnsiTheme="minorEastAsia" w:cs="Arial"/>
          <w:sz w:val="22"/>
          <w:szCs w:val="22"/>
        </w:rPr>
        <w:t>10</w:t>
      </w:r>
      <w:r>
        <w:rPr>
          <w:rFonts w:asciiTheme="minorEastAsia" w:eastAsiaTheme="minorEastAsia" w:hAnsiTheme="minorEastAsia" w:cs="Arial" w:hint="eastAsia"/>
          <w:sz w:val="22"/>
          <w:szCs w:val="22"/>
        </w:rPr>
        <w:t>个工作日书面通知乙方。</w:t>
      </w:r>
    </w:p>
    <w:p w:rsidR="00DE6065" w:rsidRDefault="00936F4D">
      <w:pPr>
        <w:tabs>
          <w:tab w:val="left" w:pos="600"/>
          <w:tab w:val="left" w:pos="680"/>
        </w:tabs>
        <w:adjustRightInd/>
        <w:spacing w:beforeAutospacing="1" w:afterAutospacing="1"/>
        <w:ind w:firstLineChars="300" w:firstLine="660"/>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lastRenderedPageBreak/>
        <w:t>5</w:t>
      </w:r>
      <w:r>
        <w:rPr>
          <w:rFonts w:asciiTheme="minorEastAsia" w:eastAsiaTheme="minorEastAsia" w:hAnsiTheme="minorEastAsia" w:cs="Arial"/>
          <w:sz w:val="22"/>
          <w:szCs w:val="22"/>
        </w:rPr>
        <w:t>.13.3</w:t>
      </w:r>
      <w:r>
        <w:rPr>
          <w:rFonts w:asciiTheme="minorEastAsia" w:eastAsiaTheme="minorEastAsia" w:hAnsiTheme="minorEastAsia" w:cs="Arial" w:hint="eastAsia"/>
          <w:sz w:val="22"/>
          <w:szCs w:val="22"/>
        </w:rPr>
        <w:t>如果甲方对乙方开具的增值税发票有任何疑问和修改意见，需及时与乙方沟通。若开具的为增值税专用发票，在双方达成一致意见之前，不对该专票进项税进行抵扣。</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54" w:name="_Toc90316283"/>
      <w:r>
        <w:rPr>
          <w:rFonts w:asciiTheme="minorEastAsia" w:eastAsiaTheme="minorEastAsia" w:hAnsiTheme="minorEastAsia" w:cs="Arial"/>
          <w:sz w:val="22"/>
          <w:szCs w:val="22"/>
        </w:rPr>
        <w:t>第</w:t>
      </w:r>
      <w:r>
        <w:rPr>
          <w:rFonts w:asciiTheme="minorEastAsia" w:eastAsiaTheme="minorEastAsia" w:hAnsiTheme="minorEastAsia" w:cs="Arial"/>
          <w:sz w:val="22"/>
          <w:szCs w:val="22"/>
        </w:rPr>
        <w:t>6</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合同的变更、解除及终止</w:t>
      </w:r>
      <w:bookmarkEnd w:id="54"/>
    </w:p>
    <w:p w:rsidR="00DE6065" w:rsidRDefault="00936F4D">
      <w:pPr>
        <w:numPr>
          <w:ilvl w:val="1"/>
          <w:numId w:val="7"/>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经甲、乙</w:t>
      </w:r>
      <w:r>
        <w:rPr>
          <w:rFonts w:asciiTheme="minorEastAsia" w:eastAsiaTheme="minorEastAsia" w:hAnsiTheme="minorEastAsia" w:cs="Arial" w:hint="eastAsia"/>
          <w:sz w:val="22"/>
          <w:szCs w:val="22"/>
        </w:rPr>
        <w:t>双</w:t>
      </w:r>
      <w:r>
        <w:rPr>
          <w:rFonts w:asciiTheme="minorEastAsia" w:eastAsiaTheme="minorEastAsia" w:hAnsiTheme="minorEastAsia" w:cs="Arial"/>
          <w:sz w:val="22"/>
          <w:szCs w:val="22"/>
        </w:rPr>
        <w:t>方协商一致，可以变更合同内容，但是，</w:t>
      </w:r>
      <w:r>
        <w:rPr>
          <w:rFonts w:asciiTheme="minorEastAsia" w:eastAsiaTheme="minorEastAsia" w:hAnsiTheme="minorEastAsia" w:cs="Arial" w:hint="eastAsia"/>
          <w:sz w:val="22"/>
          <w:szCs w:val="22"/>
        </w:rPr>
        <w:t>双</w:t>
      </w:r>
      <w:r>
        <w:rPr>
          <w:rFonts w:asciiTheme="minorEastAsia" w:eastAsiaTheme="minorEastAsia" w:hAnsiTheme="minorEastAsia" w:cs="Arial"/>
          <w:sz w:val="22"/>
          <w:szCs w:val="22"/>
        </w:rPr>
        <w:t>方必须就所变更的内容达成书面协议。</w:t>
      </w:r>
    </w:p>
    <w:p w:rsidR="00DE6065" w:rsidRDefault="00936F4D">
      <w:pPr>
        <w:numPr>
          <w:ilvl w:val="1"/>
          <w:numId w:val="7"/>
        </w:numPr>
        <w:tabs>
          <w:tab w:val="left" w:pos="720"/>
        </w:tabs>
        <w:adjustRightInd/>
        <w:spacing w:before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除本合同另有约定外，</w:t>
      </w:r>
      <w:r>
        <w:rPr>
          <w:rFonts w:asciiTheme="minorEastAsia" w:eastAsiaTheme="minorEastAsia" w:hAnsiTheme="minorEastAsia" w:cs="Arial"/>
          <w:sz w:val="22"/>
          <w:szCs w:val="22"/>
        </w:rPr>
        <w:t>有下列情形之一时，甲、乙任何一方可以解除合同：</w:t>
      </w:r>
    </w:p>
    <w:p w:rsidR="00DE6065" w:rsidRDefault="00936F4D">
      <w:pPr>
        <w:pStyle w:val="21"/>
        <w:numPr>
          <w:ilvl w:val="2"/>
          <w:numId w:val="8"/>
        </w:numPr>
        <w:tabs>
          <w:tab w:val="left" w:pos="720"/>
        </w:tabs>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因不可抗力致使不能实现本合同目的；</w:t>
      </w:r>
    </w:p>
    <w:p w:rsidR="00DE6065" w:rsidRDefault="00936F4D">
      <w:pPr>
        <w:pStyle w:val="21"/>
        <w:numPr>
          <w:ilvl w:val="2"/>
          <w:numId w:val="8"/>
        </w:numPr>
        <w:tabs>
          <w:tab w:val="left" w:pos="720"/>
        </w:tabs>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在本合同义务履行完毕之前，甲乙任何一方明确表示或者以自己的行为表明不履行合同主要义务，经对方当事人书面催告后，在</w:t>
      </w:r>
      <w:ins w:id="55" w:author="S" w:date="2025-10-23T11:43:00Z">
        <w:r w:rsidR="006C1D8E">
          <w:rPr>
            <w:rFonts w:asciiTheme="minorEastAsia" w:eastAsiaTheme="minorEastAsia" w:hAnsiTheme="minorEastAsia" w:cs="Arial" w:hint="eastAsia"/>
            <w:sz w:val="22"/>
            <w:szCs w:val="22"/>
          </w:rPr>
          <w:t>5个工作日内</w:t>
        </w:r>
      </w:ins>
      <w:del w:id="56" w:author="S" w:date="2025-10-23T11:08:00Z">
        <w:r w:rsidDel="000655CF">
          <w:rPr>
            <w:rFonts w:asciiTheme="minorEastAsia" w:eastAsiaTheme="minorEastAsia" w:hAnsiTheme="minorEastAsia" w:cs="Arial"/>
            <w:sz w:val="22"/>
            <w:szCs w:val="22"/>
          </w:rPr>
          <w:delText>七</w:delText>
        </w:r>
        <w:r w:rsidDel="000655CF">
          <w:rPr>
            <w:rFonts w:asciiTheme="minorEastAsia" w:eastAsiaTheme="minorEastAsia" w:hAnsiTheme="minorEastAsia" w:cs="Arial"/>
            <w:sz w:val="22"/>
            <w:szCs w:val="22"/>
          </w:rPr>
          <w:delText>天</w:delText>
        </w:r>
        <w:r w:rsidDel="000655CF">
          <w:rPr>
            <w:rFonts w:asciiTheme="minorEastAsia" w:eastAsiaTheme="minorEastAsia" w:hAnsiTheme="minorEastAsia" w:cs="Arial"/>
            <w:sz w:val="22"/>
            <w:szCs w:val="22"/>
          </w:rPr>
          <w:delText>内</w:delText>
        </w:r>
      </w:del>
      <w:r>
        <w:rPr>
          <w:rFonts w:asciiTheme="minorEastAsia" w:eastAsiaTheme="minorEastAsia" w:hAnsiTheme="minorEastAsia" w:cs="Arial"/>
          <w:sz w:val="22"/>
          <w:szCs w:val="22"/>
        </w:rPr>
        <w:t>仍未履行合同主要义务时；</w:t>
      </w:r>
    </w:p>
    <w:p w:rsidR="00DE6065" w:rsidRDefault="00936F4D">
      <w:pPr>
        <w:pStyle w:val="21"/>
        <w:numPr>
          <w:ilvl w:val="2"/>
          <w:numId w:val="8"/>
        </w:numPr>
        <w:tabs>
          <w:tab w:val="left" w:pos="720"/>
        </w:tabs>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甲乙任何一方迟延履行主要义务，经对方当事人书面催告后在</w:t>
      </w:r>
      <w:ins w:id="57" w:author="S" w:date="2025-10-23T11:08:00Z">
        <w:r w:rsidR="000655CF">
          <w:rPr>
            <w:rFonts w:asciiTheme="minorEastAsia" w:eastAsiaTheme="minorEastAsia" w:hAnsiTheme="minorEastAsia" w:cs="Arial" w:hint="eastAsia"/>
            <w:sz w:val="22"/>
            <w:szCs w:val="22"/>
          </w:rPr>
          <w:t>5个工作日</w:t>
        </w:r>
        <w:r w:rsidR="000655CF">
          <w:rPr>
            <w:rFonts w:asciiTheme="minorEastAsia" w:eastAsiaTheme="minorEastAsia" w:hAnsiTheme="minorEastAsia" w:cs="Arial"/>
            <w:sz w:val="22"/>
            <w:szCs w:val="22"/>
          </w:rPr>
          <w:t>内</w:t>
        </w:r>
      </w:ins>
      <w:del w:id="58" w:author="S" w:date="2025-10-23T11:08:00Z">
        <w:r w:rsidDel="000655CF">
          <w:rPr>
            <w:rFonts w:asciiTheme="minorEastAsia" w:eastAsiaTheme="minorEastAsia" w:hAnsiTheme="minorEastAsia" w:cs="Arial"/>
            <w:sz w:val="22"/>
            <w:szCs w:val="22"/>
          </w:rPr>
          <w:delText>七天内</w:delText>
        </w:r>
      </w:del>
      <w:r>
        <w:rPr>
          <w:rFonts w:asciiTheme="minorEastAsia" w:eastAsiaTheme="minorEastAsia" w:hAnsiTheme="minorEastAsia" w:cs="Arial"/>
          <w:sz w:val="22"/>
          <w:szCs w:val="22"/>
        </w:rPr>
        <w:t>仍未履行合同主要义务时；</w:t>
      </w:r>
    </w:p>
    <w:p w:rsidR="00DE6065" w:rsidRDefault="00936F4D">
      <w:pPr>
        <w:pStyle w:val="21"/>
        <w:numPr>
          <w:ilvl w:val="2"/>
          <w:numId w:val="8"/>
        </w:numPr>
        <w:tabs>
          <w:tab w:val="left" w:pos="720"/>
        </w:tabs>
        <w:adjustRightInd/>
        <w:spacing w:before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甲、乙任何一方有违约行为致使不能实现本合同目的时。</w:t>
      </w:r>
    </w:p>
    <w:p w:rsidR="00DE6065" w:rsidRDefault="00936F4D">
      <w:pPr>
        <w:numPr>
          <w:ilvl w:val="1"/>
          <w:numId w:val="7"/>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w:t>
      </w:r>
      <w:ins w:id="59" w:author="安正法务" w:date="2025-10-22T14:28:00Z">
        <w:r>
          <w:rPr>
            <w:rFonts w:asciiTheme="minorEastAsia" w:eastAsiaTheme="minorEastAsia" w:hAnsiTheme="minorEastAsia" w:cs="Arial" w:hint="eastAsia"/>
            <w:sz w:val="22"/>
            <w:szCs w:val="22"/>
          </w:rPr>
          <w:t>方根据本合同</w:t>
        </w:r>
        <w:r>
          <w:rPr>
            <w:rFonts w:asciiTheme="minorEastAsia" w:eastAsiaTheme="minorEastAsia" w:hAnsiTheme="minorEastAsia" w:cs="Arial" w:hint="eastAsia"/>
            <w:sz w:val="22"/>
            <w:szCs w:val="22"/>
          </w:rPr>
          <w:t>6.2</w:t>
        </w:r>
        <w:r>
          <w:rPr>
            <w:rFonts w:asciiTheme="minorEastAsia" w:eastAsiaTheme="minorEastAsia" w:hAnsiTheme="minorEastAsia" w:cs="Arial" w:hint="eastAsia"/>
            <w:sz w:val="22"/>
            <w:szCs w:val="22"/>
          </w:rPr>
          <w:t>条规定主张解除合同时，必须事前</w:t>
        </w:r>
        <w:del w:id="60" w:author="S" w:date="2025-10-23T11:45:00Z">
          <w:r w:rsidDel="001D37E5">
            <w:rPr>
              <w:rFonts w:asciiTheme="minorEastAsia" w:eastAsiaTheme="minorEastAsia" w:hAnsiTheme="minorEastAsia" w:cs="Arial" w:hint="eastAsia"/>
              <w:sz w:val="22"/>
              <w:szCs w:val="22"/>
            </w:rPr>
            <w:delText>[</w:delText>
          </w:r>
        </w:del>
        <w:del w:id="61" w:author="朱三强" w:date="2025-10-23T09:07:00Z">
          <w:r>
            <w:rPr>
              <w:rFonts w:asciiTheme="minorEastAsia" w:eastAsiaTheme="minorEastAsia" w:hAnsiTheme="minorEastAsia" w:cs="Arial"/>
              <w:sz w:val="22"/>
              <w:szCs w:val="22"/>
            </w:rPr>
            <w:delText>较短天数</w:delText>
          </w:r>
        </w:del>
      </w:ins>
      <w:ins w:id="62" w:author="朱三强" w:date="2025-10-23T09:07:00Z">
        <w:r>
          <w:rPr>
            <w:rFonts w:asciiTheme="minorEastAsia" w:eastAsiaTheme="minorEastAsia" w:hAnsiTheme="minorEastAsia" w:cs="Arial" w:hint="eastAsia"/>
            <w:sz w:val="22"/>
            <w:szCs w:val="22"/>
          </w:rPr>
          <w:t>10</w:t>
        </w:r>
      </w:ins>
      <w:ins w:id="63" w:author="安正法务" w:date="2025-10-22T14:28:00Z">
        <w:del w:id="64" w:author="S" w:date="2025-10-23T11:45:00Z">
          <w:r w:rsidDel="001D37E5">
            <w:rPr>
              <w:rFonts w:asciiTheme="minorEastAsia" w:eastAsiaTheme="minorEastAsia" w:hAnsiTheme="minorEastAsia" w:cs="Arial" w:hint="eastAsia"/>
              <w:sz w:val="22"/>
              <w:szCs w:val="22"/>
            </w:rPr>
            <w:delText>]</w:delText>
          </w:r>
        </w:del>
        <w:r>
          <w:rPr>
            <w:rFonts w:asciiTheme="minorEastAsia" w:eastAsiaTheme="minorEastAsia" w:hAnsiTheme="minorEastAsia" w:cs="Arial" w:hint="eastAsia"/>
            <w:sz w:val="22"/>
            <w:szCs w:val="22"/>
          </w:rPr>
          <w:t>个工作日书面通知对方当事人；</w:t>
        </w:r>
      </w:ins>
      <w:r>
        <w:rPr>
          <w:rFonts w:asciiTheme="minorEastAsia" w:eastAsiaTheme="minorEastAsia" w:hAnsiTheme="minorEastAsia" w:cs="Arial"/>
          <w:sz w:val="22"/>
          <w:szCs w:val="22"/>
        </w:rPr>
        <w:t>乙</w:t>
      </w:r>
      <w:del w:id="65" w:author="安正法务" w:date="2025-10-22T14:28:00Z">
        <w:r>
          <w:rPr>
            <w:rFonts w:asciiTheme="minorEastAsia" w:eastAsiaTheme="minorEastAsia" w:hAnsiTheme="minorEastAsia" w:cs="Arial"/>
            <w:sz w:val="22"/>
            <w:szCs w:val="22"/>
          </w:rPr>
          <w:delText>任何一</w:delText>
        </w:r>
      </w:del>
      <w:r>
        <w:rPr>
          <w:rFonts w:asciiTheme="minorEastAsia" w:eastAsiaTheme="minorEastAsia" w:hAnsiTheme="minorEastAsia" w:cs="Arial"/>
          <w:sz w:val="22"/>
          <w:szCs w:val="22"/>
        </w:rPr>
        <w:t>方根据本合同</w:t>
      </w:r>
      <w:r>
        <w:rPr>
          <w:rFonts w:asciiTheme="minorEastAsia" w:eastAsiaTheme="minorEastAsia" w:hAnsiTheme="minorEastAsia" w:cs="Arial"/>
          <w:sz w:val="22"/>
          <w:szCs w:val="22"/>
        </w:rPr>
        <w:t>6.2</w:t>
      </w:r>
      <w:r>
        <w:rPr>
          <w:rFonts w:asciiTheme="minorEastAsia" w:eastAsiaTheme="minorEastAsia" w:hAnsiTheme="minorEastAsia" w:cs="Arial"/>
          <w:sz w:val="22"/>
          <w:szCs w:val="22"/>
        </w:rPr>
        <w:t>条规定主张解除合同时，必须事前</w:t>
      </w:r>
      <w:ins w:id="66" w:author="S" w:date="2025-10-23T11:09:00Z">
        <w:r w:rsidR="000655CF">
          <w:rPr>
            <w:rFonts w:asciiTheme="minorEastAsia" w:eastAsiaTheme="minorEastAsia" w:hAnsiTheme="minorEastAsia" w:cs="Arial" w:hint="eastAsia"/>
            <w:sz w:val="22"/>
            <w:szCs w:val="22"/>
          </w:rPr>
          <w:t>1</w:t>
        </w:r>
        <w:r w:rsidR="000655CF">
          <w:rPr>
            <w:rFonts w:asciiTheme="minorEastAsia" w:eastAsiaTheme="minorEastAsia" w:hAnsiTheme="minorEastAsia" w:cs="Arial"/>
            <w:sz w:val="22"/>
            <w:szCs w:val="22"/>
          </w:rPr>
          <w:t>0</w:t>
        </w:r>
      </w:ins>
      <w:del w:id="67" w:author="S" w:date="2025-10-23T11:09:00Z">
        <w:r w:rsidDel="000655CF">
          <w:rPr>
            <w:rFonts w:asciiTheme="minorEastAsia" w:eastAsiaTheme="minorEastAsia" w:hAnsiTheme="minorEastAsia" w:cs="Arial" w:hint="eastAsia"/>
            <w:sz w:val="22"/>
            <w:szCs w:val="22"/>
          </w:rPr>
          <w:delText>十</w:delText>
        </w:r>
      </w:del>
      <w:r>
        <w:rPr>
          <w:rFonts w:asciiTheme="minorEastAsia" w:eastAsiaTheme="minorEastAsia" w:hAnsiTheme="minorEastAsia" w:cs="Arial" w:hint="eastAsia"/>
          <w:sz w:val="22"/>
          <w:szCs w:val="22"/>
        </w:rPr>
        <w:t>个工作日</w:t>
      </w:r>
      <w:r>
        <w:rPr>
          <w:rFonts w:asciiTheme="minorEastAsia" w:eastAsiaTheme="minorEastAsia" w:hAnsiTheme="minorEastAsia" w:cs="Arial"/>
          <w:sz w:val="22"/>
          <w:szCs w:val="22"/>
        </w:rPr>
        <w:t>书面通知对方当事人。</w:t>
      </w:r>
    </w:p>
    <w:p w:rsidR="00DE6065" w:rsidRDefault="00936F4D">
      <w:pPr>
        <w:numPr>
          <w:ilvl w:val="1"/>
          <w:numId w:val="7"/>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合同解除后，不影响当事人要求赔偿损失的权利。合同解除后，尚未履行的，终止履行；已经履行的，当事人可以根据本合同规定要求采取补救措施，并有权要求对方按第</w:t>
      </w:r>
      <w:r>
        <w:rPr>
          <w:rFonts w:asciiTheme="minorEastAsia" w:eastAsiaTheme="minorEastAsia" w:hAnsiTheme="minorEastAsia" w:cs="Arial"/>
          <w:sz w:val="22"/>
          <w:szCs w:val="22"/>
        </w:rPr>
        <w:t>9</w:t>
      </w:r>
      <w:r>
        <w:rPr>
          <w:rFonts w:asciiTheme="minorEastAsia" w:eastAsiaTheme="minorEastAsia" w:hAnsiTheme="minorEastAsia" w:cs="Arial"/>
          <w:sz w:val="22"/>
          <w:szCs w:val="22"/>
        </w:rPr>
        <w:t>条规定承担违约责任、赔偿损失。</w:t>
      </w:r>
    </w:p>
    <w:p w:rsidR="00DE6065" w:rsidRDefault="00936F4D">
      <w:pPr>
        <w:numPr>
          <w:ilvl w:val="1"/>
          <w:numId w:val="7"/>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合同的权利义务终止后，甲乙双方均应当遵循诚实信用原则，根据交易习惯及本合同规定，履行通知、协助、保密等义务。</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68" w:name="_Toc90316284"/>
      <w:r>
        <w:rPr>
          <w:rFonts w:asciiTheme="minorEastAsia" w:eastAsiaTheme="minorEastAsia" w:hAnsiTheme="minorEastAsia" w:cs="Arial"/>
          <w:sz w:val="22"/>
          <w:szCs w:val="22"/>
        </w:rPr>
        <w:t>第</w:t>
      </w:r>
      <w:r>
        <w:rPr>
          <w:rFonts w:asciiTheme="minorEastAsia" w:eastAsiaTheme="minorEastAsia" w:hAnsiTheme="minorEastAsia" w:cs="Arial"/>
          <w:sz w:val="22"/>
          <w:szCs w:val="22"/>
        </w:rPr>
        <w:t>7</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不可抗力</w:t>
      </w:r>
      <w:bookmarkEnd w:id="68"/>
    </w:p>
    <w:p w:rsidR="00DE6065" w:rsidRDefault="00936F4D">
      <w:pPr>
        <w:numPr>
          <w:ilvl w:val="1"/>
          <w:numId w:val="9"/>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不可抗力是指地震、台风、水灾、火灾、战争或其它不能预见、不能避免并不能克服的客观情况。如果一方当事人认为不可抗力发生并影响其履行本合同义务，应在第一时间</w:t>
      </w:r>
      <w:ins w:id="69" w:author="安正法务" w:date="2025-10-22T14:28:00Z">
        <w:r>
          <w:rPr>
            <w:rFonts w:asciiTheme="minorEastAsia" w:eastAsiaTheme="minorEastAsia" w:hAnsiTheme="minorEastAsia" w:cs="Arial" w:hint="eastAsia"/>
            <w:sz w:val="22"/>
            <w:szCs w:val="22"/>
          </w:rPr>
          <w:t>以书面形式（包括但不限于邮件、快递）</w:t>
        </w:r>
      </w:ins>
      <w:r>
        <w:rPr>
          <w:rFonts w:asciiTheme="minorEastAsia" w:eastAsiaTheme="minorEastAsia" w:hAnsiTheme="minorEastAsia" w:cs="Arial"/>
          <w:sz w:val="22"/>
          <w:szCs w:val="22"/>
        </w:rPr>
        <w:t>通知另一方当事人，并在不可抗力发生后的</w:t>
      </w:r>
      <w:del w:id="70" w:author="S" w:date="2025-10-23T11:46:00Z">
        <w:r w:rsidDel="001D37E5">
          <w:rPr>
            <w:rFonts w:asciiTheme="minorEastAsia" w:eastAsiaTheme="minorEastAsia" w:hAnsiTheme="minorEastAsia" w:cs="Arial"/>
            <w:sz w:val="22"/>
            <w:szCs w:val="22"/>
          </w:rPr>
          <w:delText>十</w:delText>
        </w:r>
      </w:del>
      <w:ins w:id="71" w:author="S" w:date="2025-10-23T11:46:00Z">
        <w:r w:rsidR="001D37E5">
          <w:rPr>
            <w:rFonts w:asciiTheme="minorEastAsia" w:eastAsiaTheme="minorEastAsia" w:hAnsiTheme="minorEastAsia" w:cs="Arial" w:hint="eastAsia"/>
            <w:sz w:val="22"/>
            <w:szCs w:val="22"/>
          </w:rPr>
          <w:t>1</w:t>
        </w:r>
        <w:r w:rsidR="001D37E5">
          <w:rPr>
            <w:rFonts w:asciiTheme="minorEastAsia" w:eastAsiaTheme="minorEastAsia" w:hAnsiTheme="minorEastAsia" w:cs="Arial"/>
            <w:sz w:val="22"/>
            <w:szCs w:val="22"/>
          </w:rPr>
          <w:t>0</w:t>
        </w:r>
      </w:ins>
      <w:r>
        <w:rPr>
          <w:rFonts w:asciiTheme="minorEastAsia" w:eastAsiaTheme="minorEastAsia" w:hAnsiTheme="minorEastAsia" w:cs="Arial" w:hint="eastAsia"/>
          <w:sz w:val="22"/>
          <w:szCs w:val="22"/>
        </w:rPr>
        <w:t>个工作日</w:t>
      </w:r>
      <w:r>
        <w:rPr>
          <w:rFonts w:asciiTheme="minorEastAsia" w:eastAsiaTheme="minorEastAsia" w:hAnsiTheme="minorEastAsia" w:cs="Arial"/>
          <w:sz w:val="22"/>
          <w:szCs w:val="22"/>
        </w:rPr>
        <w:t>内提交书面证明材料。按照不可抗力对履行合同影响的程度，由双方协商决定是否免除或者部分免除合同义务，或者延期履行合同。</w:t>
      </w:r>
    </w:p>
    <w:p w:rsidR="00DE6065" w:rsidRDefault="00936F4D">
      <w:pPr>
        <w:numPr>
          <w:ilvl w:val="1"/>
          <w:numId w:val="9"/>
        </w:numPr>
        <w:tabs>
          <w:tab w:val="left" w:pos="720"/>
        </w:tabs>
        <w:adjustRightInd/>
        <w:spacing w:beforeAutospacing="1" w:afterAutospacing="1"/>
        <w:contextualSpacing/>
        <w:rPr>
          <w:rFonts w:asciiTheme="minorEastAsia" w:eastAsiaTheme="minorEastAsia" w:hAnsiTheme="minorEastAsia" w:cs="Arial"/>
          <w:sz w:val="22"/>
          <w:szCs w:val="22"/>
        </w:rPr>
      </w:pPr>
      <w:bookmarkStart w:id="72" w:name="OLE_LINK6"/>
      <w:r>
        <w:rPr>
          <w:rFonts w:asciiTheme="minorEastAsia" w:eastAsiaTheme="minorEastAsia" w:hAnsiTheme="minorEastAsia" w:cs="Arial"/>
          <w:sz w:val="22"/>
          <w:szCs w:val="22"/>
        </w:rPr>
        <w:t>不可抗力发生时，任何一方均不能</w:t>
      </w:r>
      <w:r>
        <w:rPr>
          <w:rFonts w:asciiTheme="minorEastAsia" w:eastAsiaTheme="minorEastAsia" w:hAnsiTheme="minorEastAsia" w:cs="Arial"/>
          <w:sz w:val="22"/>
          <w:szCs w:val="22"/>
        </w:rPr>
        <w:t>被视为违约或不履行本合同义务。在合同签订后，乙方尚未开始</w:t>
      </w:r>
      <w:r>
        <w:rPr>
          <w:rFonts w:asciiTheme="minorEastAsia" w:eastAsiaTheme="minorEastAsia" w:hAnsiTheme="minorEastAsia" w:cs="Arial" w:hint="eastAsia"/>
          <w:sz w:val="22"/>
          <w:szCs w:val="22"/>
        </w:rPr>
        <w:t>服务</w:t>
      </w:r>
      <w:r>
        <w:rPr>
          <w:rFonts w:asciiTheme="minorEastAsia" w:eastAsiaTheme="minorEastAsia" w:hAnsiTheme="minorEastAsia" w:cs="Arial"/>
          <w:sz w:val="22"/>
          <w:szCs w:val="22"/>
        </w:rPr>
        <w:t>工作的，乙方</w:t>
      </w:r>
      <w:r>
        <w:rPr>
          <w:rFonts w:asciiTheme="minorEastAsia" w:eastAsiaTheme="minorEastAsia" w:hAnsiTheme="minorEastAsia" w:cs="Arial" w:hint="eastAsia"/>
          <w:sz w:val="22"/>
          <w:szCs w:val="22"/>
        </w:rPr>
        <w:t>应</w:t>
      </w:r>
      <w:r>
        <w:rPr>
          <w:rFonts w:asciiTheme="minorEastAsia" w:eastAsiaTheme="minorEastAsia" w:hAnsiTheme="minorEastAsia" w:cs="Arial"/>
          <w:sz w:val="22"/>
          <w:szCs w:val="22"/>
        </w:rPr>
        <w:t>退还甲方已付的启动费；乙方已开始</w:t>
      </w:r>
      <w:r>
        <w:rPr>
          <w:rFonts w:asciiTheme="minorEastAsia" w:eastAsiaTheme="minorEastAsia" w:hAnsiTheme="minorEastAsia" w:cs="Arial" w:hint="eastAsia"/>
          <w:sz w:val="22"/>
          <w:szCs w:val="22"/>
        </w:rPr>
        <w:t>服务</w:t>
      </w:r>
      <w:r>
        <w:rPr>
          <w:rFonts w:asciiTheme="minorEastAsia" w:eastAsiaTheme="minorEastAsia" w:hAnsiTheme="minorEastAsia" w:cs="Arial"/>
          <w:sz w:val="22"/>
          <w:szCs w:val="22"/>
        </w:rPr>
        <w:t>工作的，甲方应根据乙方已进行的实际工作量，支付</w:t>
      </w:r>
      <w:r>
        <w:rPr>
          <w:rFonts w:asciiTheme="minorEastAsia" w:eastAsiaTheme="minorEastAsia" w:hAnsiTheme="minorEastAsia" w:cs="Arial" w:hint="eastAsia"/>
          <w:sz w:val="22"/>
          <w:szCs w:val="22"/>
        </w:rPr>
        <w:t>服务</w:t>
      </w:r>
      <w:r>
        <w:rPr>
          <w:rFonts w:asciiTheme="minorEastAsia" w:eastAsiaTheme="minorEastAsia" w:hAnsiTheme="minorEastAsia" w:cs="Arial"/>
          <w:sz w:val="22"/>
          <w:szCs w:val="22"/>
        </w:rPr>
        <w:t>费。费用由双方协商后书面确定。</w:t>
      </w:r>
    </w:p>
    <w:bookmarkEnd w:id="72"/>
    <w:p w:rsidR="00DE6065" w:rsidRDefault="00936F4D">
      <w:pPr>
        <w:numPr>
          <w:ilvl w:val="1"/>
          <w:numId w:val="9"/>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如违约行为发生于不可抗力之前的，亦不能免除违约方所需承担违约责任。</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73" w:name="_Toc90316285"/>
      <w:r>
        <w:rPr>
          <w:rFonts w:asciiTheme="minorEastAsia" w:eastAsiaTheme="minorEastAsia" w:hAnsiTheme="minorEastAsia" w:cs="Arial"/>
          <w:sz w:val="22"/>
          <w:szCs w:val="22"/>
        </w:rPr>
        <w:t>第</w:t>
      </w:r>
      <w:r>
        <w:rPr>
          <w:rFonts w:asciiTheme="minorEastAsia" w:eastAsiaTheme="minorEastAsia" w:hAnsiTheme="minorEastAsia" w:cs="Arial"/>
          <w:sz w:val="22"/>
          <w:szCs w:val="22"/>
        </w:rPr>
        <w:t>8</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hint="eastAsia"/>
          <w:sz w:val="22"/>
          <w:szCs w:val="22"/>
        </w:rPr>
        <w:t>知识</w:t>
      </w:r>
      <w:r>
        <w:rPr>
          <w:rFonts w:asciiTheme="minorEastAsia" w:eastAsiaTheme="minorEastAsia" w:hAnsiTheme="minorEastAsia" w:cs="Arial"/>
          <w:sz w:val="22"/>
          <w:szCs w:val="22"/>
        </w:rPr>
        <w:t>产权及保密义务</w:t>
      </w:r>
      <w:bookmarkEnd w:id="73"/>
    </w:p>
    <w:p w:rsidR="00DE6065" w:rsidRDefault="00936F4D">
      <w:pPr>
        <w:numPr>
          <w:ilvl w:val="1"/>
          <w:numId w:val="10"/>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在甲方向乙方付清</w:t>
      </w:r>
      <w:r>
        <w:rPr>
          <w:rFonts w:asciiTheme="minorEastAsia" w:eastAsiaTheme="minorEastAsia" w:hAnsiTheme="minorEastAsia" w:cs="Arial" w:hint="eastAsia"/>
          <w:sz w:val="22"/>
          <w:szCs w:val="22"/>
        </w:rPr>
        <w:t>各阶段</w:t>
      </w:r>
      <w:r>
        <w:rPr>
          <w:rFonts w:asciiTheme="minorEastAsia" w:eastAsiaTheme="minorEastAsia" w:hAnsiTheme="minorEastAsia" w:cs="Arial"/>
          <w:sz w:val="22"/>
          <w:szCs w:val="22"/>
        </w:rPr>
        <w:t>服务费之后，</w:t>
      </w:r>
      <w:r>
        <w:rPr>
          <w:rFonts w:asciiTheme="minorEastAsia" w:eastAsiaTheme="minorEastAsia" w:hAnsiTheme="minorEastAsia" w:cs="Arial" w:hint="eastAsia"/>
          <w:sz w:val="22"/>
          <w:szCs w:val="22"/>
        </w:rPr>
        <w:t>乙方保留该服务成果的署名权、修改权、</w:t>
      </w:r>
      <w:r>
        <w:rPr>
          <w:rFonts w:asciiTheme="minorEastAsia" w:eastAsiaTheme="minorEastAsia" w:hAnsiTheme="minorEastAsia" w:cs="Arial" w:hint="eastAsia"/>
          <w:sz w:val="22"/>
          <w:szCs w:val="22"/>
        </w:rPr>
        <w:lastRenderedPageBreak/>
        <w:t>保护作品完整权，其他涉及该服务成果的相关著作权均归甲方所有。若发生中途解除合同或未结清服务费用的，乙方有权限制直至禁止甲方在项目和项目的宣传、推广中使用乙</w:t>
      </w:r>
      <w:r>
        <w:rPr>
          <w:rFonts w:asciiTheme="minorEastAsia" w:eastAsiaTheme="minorEastAsia" w:hAnsiTheme="minorEastAsia" w:cs="Arial" w:hint="eastAsia"/>
          <w:sz w:val="22"/>
          <w:szCs w:val="22"/>
        </w:rPr>
        <w:t>方的名称或商标</w:t>
      </w:r>
      <w:r>
        <w:rPr>
          <w:rFonts w:asciiTheme="minorEastAsia" w:eastAsiaTheme="minorEastAsia" w:hAnsiTheme="minorEastAsia" w:cs="Arial"/>
          <w:sz w:val="22"/>
          <w:szCs w:val="22"/>
        </w:rPr>
        <w:t>。</w:t>
      </w:r>
    </w:p>
    <w:p w:rsidR="00DE6065" w:rsidRDefault="00936F4D">
      <w:pPr>
        <w:numPr>
          <w:ilvl w:val="1"/>
          <w:numId w:val="10"/>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甲、乙双方在履行本合同过程中及本合同终止后，相互承担保密义务。</w:t>
      </w:r>
    </w:p>
    <w:p w:rsidR="00DE6065" w:rsidRDefault="00936F4D">
      <w:pPr>
        <w:numPr>
          <w:ilvl w:val="1"/>
          <w:numId w:val="10"/>
        </w:numPr>
        <w:tabs>
          <w:tab w:val="left" w:pos="720"/>
        </w:tabs>
        <w:adjustRightInd/>
        <w:spacing w:before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甲、乙双方确认，双方应彼此承担保密义务的商业秘密范围，包括（但不限于）以下内容：</w:t>
      </w:r>
    </w:p>
    <w:p w:rsidR="00DE6065" w:rsidRDefault="00936F4D">
      <w:pPr>
        <w:pStyle w:val="21"/>
        <w:numPr>
          <w:ilvl w:val="2"/>
          <w:numId w:val="11"/>
        </w:numPr>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甲、</w:t>
      </w:r>
      <w:r>
        <w:rPr>
          <w:rFonts w:asciiTheme="minorEastAsia" w:eastAsiaTheme="minorEastAsia" w:hAnsiTheme="minorEastAsia" w:cs="Arial"/>
          <w:sz w:val="22"/>
          <w:szCs w:val="22"/>
        </w:rPr>
        <w:t>乙</w:t>
      </w:r>
      <w:r>
        <w:rPr>
          <w:rFonts w:asciiTheme="minorEastAsia" w:eastAsiaTheme="minorEastAsia" w:hAnsiTheme="minorEastAsia" w:cs="Arial" w:hint="eastAsia"/>
          <w:sz w:val="22"/>
          <w:szCs w:val="22"/>
        </w:rPr>
        <w:t>双</w:t>
      </w:r>
      <w:r>
        <w:rPr>
          <w:rFonts w:asciiTheme="minorEastAsia" w:eastAsiaTheme="minorEastAsia" w:hAnsiTheme="minorEastAsia" w:cs="Arial"/>
          <w:sz w:val="22"/>
          <w:szCs w:val="22"/>
        </w:rPr>
        <w:t>方在</w:t>
      </w:r>
      <w:r>
        <w:rPr>
          <w:rFonts w:asciiTheme="minorEastAsia" w:eastAsiaTheme="minorEastAsia" w:hAnsiTheme="minorEastAsia" w:cs="Arial" w:hint="eastAsia"/>
          <w:sz w:val="22"/>
          <w:szCs w:val="22"/>
        </w:rPr>
        <w:t>从事本</w:t>
      </w:r>
      <w:r>
        <w:rPr>
          <w:rFonts w:asciiTheme="minorEastAsia" w:eastAsiaTheme="minorEastAsia" w:hAnsiTheme="minorEastAsia" w:cs="Arial"/>
          <w:sz w:val="22"/>
          <w:szCs w:val="22"/>
        </w:rPr>
        <w:t>项目期间</w:t>
      </w:r>
      <w:r>
        <w:rPr>
          <w:rFonts w:asciiTheme="minorEastAsia" w:eastAsiaTheme="minorEastAsia" w:hAnsiTheme="minorEastAsia" w:cs="Arial" w:hint="eastAsia"/>
          <w:sz w:val="22"/>
          <w:szCs w:val="22"/>
        </w:rPr>
        <w:t>，彼此</w:t>
      </w:r>
      <w:r>
        <w:rPr>
          <w:rFonts w:asciiTheme="minorEastAsia" w:eastAsiaTheme="minorEastAsia" w:hAnsiTheme="minorEastAsia" w:cs="Arial"/>
          <w:sz w:val="22"/>
          <w:szCs w:val="22"/>
        </w:rPr>
        <w:t>所接触、知悉的所有包括</w:t>
      </w:r>
      <w:r>
        <w:rPr>
          <w:rFonts w:asciiTheme="minorEastAsia" w:eastAsiaTheme="minorEastAsia" w:hAnsiTheme="minorEastAsia" w:cs="Arial" w:hint="eastAsia"/>
          <w:sz w:val="22"/>
          <w:szCs w:val="22"/>
        </w:rPr>
        <w:t>咨询</w:t>
      </w:r>
      <w:r>
        <w:rPr>
          <w:rFonts w:asciiTheme="minorEastAsia" w:eastAsiaTheme="minorEastAsia" w:hAnsiTheme="minorEastAsia" w:cs="Arial"/>
          <w:sz w:val="22"/>
          <w:szCs w:val="22"/>
        </w:rPr>
        <w:t>服务</w:t>
      </w:r>
      <w:r>
        <w:rPr>
          <w:rFonts w:asciiTheme="minorEastAsia" w:eastAsiaTheme="minorEastAsia" w:hAnsiTheme="minorEastAsia" w:cs="Arial" w:hint="eastAsia"/>
          <w:sz w:val="22"/>
          <w:szCs w:val="22"/>
        </w:rPr>
        <w:t>方案、</w:t>
      </w:r>
      <w:r>
        <w:rPr>
          <w:rFonts w:asciiTheme="minorEastAsia" w:eastAsiaTheme="minorEastAsia" w:hAnsiTheme="minorEastAsia" w:cs="Arial"/>
          <w:sz w:val="22"/>
          <w:szCs w:val="22"/>
        </w:rPr>
        <w:t>图纸、文档等在内的</w:t>
      </w:r>
      <w:r>
        <w:rPr>
          <w:rFonts w:asciiTheme="minorEastAsia" w:eastAsiaTheme="minorEastAsia" w:hAnsiTheme="minorEastAsia" w:cs="Arial" w:hint="eastAsia"/>
          <w:sz w:val="22"/>
          <w:szCs w:val="22"/>
        </w:rPr>
        <w:t>双</w:t>
      </w:r>
      <w:r>
        <w:rPr>
          <w:rFonts w:asciiTheme="minorEastAsia" w:eastAsiaTheme="minorEastAsia" w:hAnsiTheme="minorEastAsia" w:cs="Arial"/>
          <w:sz w:val="22"/>
          <w:szCs w:val="22"/>
        </w:rPr>
        <w:t>方的技术上及经营上信息及数据；</w:t>
      </w:r>
      <w:r>
        <w:rPr>
          <w:rFonts w:asciiTheme="minorEastAsia" w:eastAsiaTheme="minorEastAsia" w:hAnsiTheme="minorEastAsia" w:cs="Arial" w:hint="eastAsia"/>
          <w:sz w:val="22"/>
          <w:szCs w:val="22"/>
        </w:rPr>
        <w:t>本合同履行完毕或终止后，双方应将对方提供的全部资料进行返还，无法返还的，需进行销毁。</w:t>
      </w:r>
    </w:p>
    <w:p w:rsidR="00DE6065" w:rsidRDefault="00936F4D">
      <w:pPr>
        <w:pStyle w:val="21"/>
        <w:numPr>
          <w:ilvl w:val="2"/>
          <w:numId w:val="11"/>
        </w:numPr>
        <w:adjustRightInd/>
        <w:spacing w:beforeAutospacing="1" w:afterAutospacing="1"/>
        <w:ind w:firstLineChars="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乙方</w:t>
      </w:r>
      <w:r>
        <w:rPr>
          <w:rFonts w:asciiTheme="minorEastAsia" w:eastAsiaTheme="minorEastAsia" w:hAnsiTheme="minorEastAsia" w:cs="Arial" w:hint="eastAsia"/>
          <w:sz w:val="22"/>
          <w:szCs w:val="22"/>
        </w:rPr>
        <w:t>完成</w:t>
      </w:r>
      <w:r>
        <w:rPr>
          <w:rFonts w:asciiTheme="minorEastAsia" w:eastAsiaTheme="minorEastAsia" w:hAnsiTheme="minorEastAsia" w:cs="Arial"/>
          <w:sz w:val="22"/>
          <w:szCs w:val="22"/>
        </w:rPr>
        <w:t>本项目的</w:t>
      </w:r>
      <w:r>
        <w:rPr>
          <w:rFonts w:asciiTheme="minorEastAsia" w:eastAsiaTheme="minorEastAsia" w:hAnsiTheme="minorEastAsia" w:cs="Arial" w:hint="eastAsia"/>
          <w:sz w:val="22"/>
          <w:szCs w:val="22"/>
        </w:rPr>
        <w:t>服务费用。</w:t>
      </w:r>
    </w:p>
    <w:p w:rsidR="00DE6065" w:rsidRDefault="00936F4D">
      <w:pPr>
        <w:numPr>
          <w:ilvl w:val="1"/>
          <w:numId w:val="10"/>
        </w:numPr>
        <w:tabs>
          <w:tab w:val="left" w:pos="720"/>
        </w:tabs>
        <w:adjustRightInd/>
        <w:spacing w:before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下述保密信息除外：</w:t>
      </w:r>
    </w:p>
    <w:p w:rsidR="00DE6065" w:rsidRDefault="00936F4D">
      <w:pPr>
        <w:numPr>
          <w:ilvl w:val="2"/>
          <w:numId w:val="10"/>
        </w:numPr>
        <w:tabs>
          <w:tab w:val="clear" w:pos="720"/>
        </w:tabs>
        <w:adjustRightInd/>
        <w:spacing w:before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法律要求披露的保密信息；</w:t>
      </w:r>
    </w:p>
    <w:p w:rsidR="00DE6065" w:rsidRDefault="00936F4D">
      <w:pPr>
        <w:numPr>
          <w:ilvl w:val="2"/>
          <w:numId w:val="10"/>
        </w:numPr>
        <w:tabs>
          <w:tab w:val="clear" w:pos="720"/>
        </w:tabs>
        <w:adjustRightInd/>
        <w:spacing w:before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任何监管或政府机构或拥有相关权力负责管制或管辖任意一方的其他机构要求披露的保密信息；</w:t>
      </w:r>
    </w:p>
    <w:p w:rsidR="00DE6065" w:rsidRDefault="00936F4D">
      <w:pPr>
        <w:numPr>
          <w:ilvl w:val="2"/>
          <w:numId w:val="10"/>
        </w:numPr>
        <w:tabs>
          <w:tab w:val="clear" w:pos="720"/>
        </w:tabs>
        <w:adjustRightInd/>
        <w:spacing w:before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成为或将要成为</w:t>
      </w:r>
      <w:r>
        <w:rPr>
          <w:rFonts w:asciiTheme="minorEastAsia" w:eastAsiaTheme="minorEastAsia" w:hAnsiTheme="minorEastAsia" w:cs="Arial" w:hint="eastAsia"/>
          <w:sz w:val="22"/>
          <w:szCs w:val="22"/>
        </w:rPr>
        <w:t>(</w:t>
      </w:r>
      <w:r>
        <w:rPr>
          <w:rFonts w:asciiTheme="minorEastAsia" w:eastAsiaTheme="minorEastAsia" w:hAnsiTheme="minorEastAsia" w:cs="Arial" w:hint="eastAsia"/>
          <w:sz w:val="22"/>
          <w:szCs w:val="22"/>
        </w:rPr>
        <w:t>非因违反本合同</w:t>
      </w:r>
      <w:r>
        <w:rPr>
          <w:rFonts w:asciiTheme="minorEastAsia" w:eastAsiaTheme="minorEastAsia" w:hAnsiTheme="minorEastAsia" w:cs="Arial" w:hint="eastAsia"/>
          <w:sz w:val="22"/>
          <w:szCs w:val="22"/>
        </w:rPr>
        <w:t>)</w:t>
      </w:r>
      <w:r>
        <w:rPr>
          <w:rFonts w:asciiTheme="minorEastAsia" w:eastAsiaTheme="minorEastAsia" w:hAnsiTheme="minorEastAsia" w:cs="Arial" w:hint="eastAsia"/>
          <w:sz w:val="22"/>
          <w:szCs w:val="22"/>
        </w:rPr>
        <w:t>公众所知的保密信息；</w:t>
      </w:r>
    </w:p>
    <w:p w:rsidR="00DE6065" w:rsidRDefault="00936F4D">
      <w:pPr>
        <w:numPr>
          <w:ilvl w:val="2"/>
          <w:numId w:val="10"/>
        </w:numPr>
        <w:tabs>
          <w:tab w:val="clear" w:pos="720"/>
        </w:tabs>
        <w:adjustRightInd/>
        <w:spacing w:beforeAutospacing="1"/>
        <w:ind w:left="1418"/>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非因对方的披露行为而由接收方合法拥有的保密信息。</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74" w:name="_Toc90316286"/>
      <w:r>
        <w:rPr>
          <w:rFonts w:asciiTheme="minorEastAsia" w:eastAsiaTheme="minorEastAsia" w:hAnsiTheme="minorEastAsia" w:cs="Arial"/>
          <w:sz w:val="22"/>
          <w:szCs w:val="22"/>
        </w:rPr>
        <w:t>第</w:t>
      </w:r>
      <w:r>
        <w:rPr>
          <w:rFonts w:asciiTheme="minorEastAsia" w:eastAsiaTheme="minorEastAsia" w:hAnsiTheme="minorEastAsia" w:cs="Arial"/>
          <w:sz w:val="22"/>
          <w:szCs w:val="22"/>
        </w:rPr>
        <w:t>9</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违约责任</w:t>
      </w:r>
      <w:bookmarkEnd w:id="74"/>
    </w:p>
    <w:p w:rsidR="00DE6065" w:rsidRDefault="00936F4D">
      <w:pPr>
        <w:numPr>
          <w:ilvl w:val="1"/>
          <w:numId w:val="12"/>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甲、乙任何一方不履行本合同义务或者履行本合同义务不符合本合同规定的，应当承担继续履行、采取补救措施或者赔偿损失等违约责任。</w:t>
      </w:r>
    </w:p>
    <w:p w:rsidR="00DE6065" w:rsidRDefault="00936F4D">
      <w:pPr>
        <w:numPr>
          <w:ilvl w:val="1"/>
          <w:numId w:val="12"/>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在合同签订后，甲方要求终止或解除合同，乙方未开始</w:t>
      </w:r>
      <w:r>
        <w:rPr>
          <w:rFonts w:asciiTheme="minorEastAsia" w:eastAsiaTheme="minorEastAsia" w:hAnsiTheme="minorEastAsia" w:cs="Arial" w:hint="eastAsia"/>
          <w:sz w:val="22"/>
          <w:szCs w:val="22"/>
        </w:rPr>
        <w:t>服务</w:t>
      </w:r>
      <w:r>
        <w:rPr>
          <w:rFonts w:asciiTheme="minorEastAsia" w:eastAsiaTheme="minorEastAsia" w:hAnsiTheme="minorEastAsia" w:cs="Arial"/>
          <w:sz w:val="22"/>
          <w:szCs w:val="22"/>
        </w:rPr>
        <w:t>工作的，应退还甲方已付的启动费；</w:t>
      </w:r>
      <w:ins w:id="75" w:author="S" w:date="2025-10-23T11:11:00Z">
        <w:r w:rsidR="000655CF">
          <w:rPr>
            <w:rFonts w:asciiTheme="minorEastAsia" w:eastAsiaTheme="minorEastAsia" w:hAnsiTheme="minorEastAsia" w:cs="Arial"/>
            <w:sz w:val="22"/>
            <w:szCs w:val="22"/>
          </w:rPr>
          <w:t>乙方</w:t>
        </w:r>
      </w:ins>
      <w:r>
        <w:rPr>
          <w:rFonts w:asciiTheme="minorEastAsia" w:eastAsiaTheme="minorEastAsia" w:hAnsiTheme="minorEastAsia" w:cs="Arial"/>
          <w:sz w:val="22"/>
          <w:szCs w:val="22"/>
        </w:rPr>
        <w:t>已开始</w:t>
      </w:r>
      <w:r>
        <w:rPr>
          <w:rFonts w:asciiTheme="minorEastAsia" w:eastAsiaTheme="minorEastAsia" w:hAnsiTheme="minorEastAsia" w:cs="Arial" w:hint="eastAsia"/>
          <w:sz w:val="22"/>
          <w:szCs w:val="22"/>
        </w:rPr>
        <w:t>服务</w:t>
      </w:r>
      <w:r>
        <w:rPr>
          <w:rFonts w:asciiTheme="minorEastAsia" w:eastAsiaTheme="minorEastAsia" w:hAnsiTheme="minorEastAsia" w:cs="Arial"/>
          <w:sz w:val="22"/>
          <w:szCs w:val="22"/>
        </w:rPr>
        <w:t>工作的，</w:t>
      </w:r>
      <w:r>
        <w:rPr>
          <w:rFonts w:asciiTheme="minorEastAsia" w:eastAsiaTheme="minorEastAsia" w:hAnsiTheme="minorEastAsia" w:cs="Arial" w:hint="eastAsia"/>
          <w:sz w:val="22"/>
          <w:szCs w:val="22"/>
        </w:rPr>
        <w:t>不予退还甲方已付的启动费。</w:t>
      </w:r>
    </w:p>
    <w:p w:rsidR="00DE6065" w:rsidRDefault="00936F4D">
      <w:pPr>
        <w:numPr>
          <w:ilvl w:val="1"/>
          <w:numId w:val="12"/>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双方应按本合同规定的方式和时间交付</w:t>
      </w:r>
      <w:ins w:id="76" w:author="S" w:date="2025-10-23T11:11:00Z">
        <w:r w:rsidR="000655CF">
          <w:rPr>
            <w:rFonts w:asciiTheme="minorEastAsia" w:eastAsiaTheme="minorEastAsia" w:hAnsiTheme="minorEastAsia" w:cs="Arial"/>
            <w:sz w:val="22"/>
            <w:szCs w:val="22"/>
          </w:rPr>
          <w:t>服务</w:t>
        </w:r>
      </w:ins>
      <w:del w:id="77" w:author="S" w:date="2025-10-23T11:11:00Z">
        <w:r w:rsidDel="000655CF">
          <w:rPr>
            <w:rFonts w:asciiTheme="minorEastAsia" w:eastAsiaTheme="minorEastAsia" w:hAnsiTheme="minorEastAsia" w:cs="Arial"/>
            <w:sz w:val="22"/>
            <w:szCs w:val="22"/>
          </w:rPr>
          <w:delText>产</w:delText>
        </w:r>
        <w:r w:rsidDel="000655CF">
          <w:rPr>
            <w:rFonts w:asciiTheme="minorEastAsia" w:eastAsiaTheme="minorEastAsia" w:hAnsiTheme="minorEastAsia" w:cs="Arial"/>
            <w:sz w:val="22"/>
            <w:szCs w:val="22"/>
          </w:rPr>
          <w:delText>业</w:delText>
        </w:r>
        <w:r w:rsidDel="000655CF">
          <w:rPr>
            <w:rFonts w:asciiTheme="minorEastAsia" w:eastAsiaTheme="minorEastAsia" w:hAnsiTheme="minorEastAsia" w:cs="Arial"/>
            <w:sz w:val="22"/>
            <w:szCs w:val="22"/>
          </w:rPr>
          <w:delText>规</w:delText>
        </w:r>
        <w:r w:rsidDel="000655CF">
          <w:rPr>
            <w:rFonts w:asciiTheme="minorEastAsia" w:eastAsiaTheme="minorEastAsia" w:hAnsiTheme="minorEastAsia" w:cs="Arial"/>
            <w:sz w:val="22"/>
            <w:szCs w:val="22"/>
          </w:rPr>
          <w:delText>划</w:delText>
        </w:r>
      </w:del>
      <w:r>
        <w:rPr>
          <w:rFonts w:asciiTheme="minorEastAsia" w:eastAsiaTheme="minorEastAsia" w:hAnsiTheme="minorEastAsia" w:cs="Arial"/>
          <w:sz w:val="22"/>
          <w:szCs w:val="22"/>
        </w:rPr>
        <w:t>成果和支</w:t>
      </w:r>
      <w:r>
        <w:rPr>
          <w:rFonts w:asciiTheme="minorEastAsia" w:eastAsiaTheme="minorEastAsia" w:hAnsiTheme="minorEastAsia" w:cs="Arial"/>
          <w:sz w:val="22"/>
          <w:szCs w:val="22"/>
        </w:rPr>
        <w:t>付服务费用。</w:t>
      </w:r>
    </w:p>
    <w:p w:rsidR="00DE6065" w:rsidRDefault="00936F4D">
      <w:pPr>
        <w:tabs>
          <w:tab w:val="left" w:pos="600"/>
          <w:tab w:val="left" w:pos="720"/>
        </w:tabs>
        <w:adjustRightInd/>
        <w:spacing w:beforeAutospacing="1" w:afterAutospacing="1"/>
        <w:ind w:left="600"/>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9</w:t>
      </w:r>
      <w:r>
        <w:rPr>
          <w:rFonts w:asciiTheme="minorEastAsia" w:eastAsiaTheme="minorEastAsia" w:hAnsiTheme="minorEastAsia" w:cs="Arial"/>
          <w:sz w:val="22"/>
          <w:szCs w:val="22"/>
        </w:rPr>
        <w:t>.3.1</w:t>
      </w:r>
      <w:r>
        <w:rPr>
          <w:rFonts w:asciiTheme="minorEastAsia" w:eastAsiaTheme="minorEastAsia" w:hAnsiTheme="minorEastAsia" w:cs="Arial" w:hint="eastAsia"/>
          <w:sz w:val="22"/>
          <w:szCs w:val="22"/>
        </w:rPr>
        <w:t>除本合同另有约定外，</w:t>
      </w:r>
      <w:r>
        <w:rPr>
          <w:rFonts w:asciiTheme="minorEastAsia" w:eastAsiaTheme="minorEastAsia" w:hAnsiTheme="minorEastAsia" w:cs="Arial"/>
          <w:sz w:val="22"/>
          <w:szCs w:val="22"/>
        </w:rPr>
        <w:t>甲方每逾期支付服务费用</w:t>
      </w:r>
      <w:del w:id="78" w:author="S" w:date="2025-10-23T11:46:00Z">
        <w:r w:rsidDel="001D37E5">
          <w:rPr>
            <w:rFonts w:asciiTheme="minorEastAsia" w:eastAsiaTheme="minorEastAsia" w:hAnsiTheme="minorEastAsia" w:cs="Arial"/>
            <w:sz w:val="22"/>
            <w:szCs w:val="22"/>
          </w:rPr>
          <w:delText>一</w:delText>
        </w:r>
      </w:del>
      <w:ins w:id="79" w:author="S" w:date="2025-10-23T11:46:00Z">
        <w:r w:rsidR="001D37E5">
          <w:rPr>
            <w:rFonts w:asciiTheme="minorEastAsia" w:eastAsiaTheme="minorEastAsia" w:hAnsiTheme="minorEastAsia" w:cs="Arial" w:hint="eastAsia"/>
            <w:sz w:val="22"/>
            <w:szCs w:val="22"/>
          </w:rPr>
          <w:t>1</w:t>
        </w:r>
      </w:ins>
      <w:ins w:id="80" w:author="S" w:date="2025-10-23T11:12:00Z">
        <w:r w:rsidR="000655CF">
          <w:rPr>
            <w:rFonts w:asciiTheme="minorEastAsia" w:eastAsiaTheme="minorEastAsia" w:hAnsiTheme="minorEastAsia" w:cs="Arial"/>
            <w:sz w:val="22"/>
            <w:szCs w:val="22"/>
          </w:rPr>
          <w:t>自然</w:t>
        </w:r>
      </w:ins>
      <w:r>
        <w:rPr>
          <w:rFonts w:asciiTheme="minorEastAsia" w:eastAsiaTheme="minorEastAsia" w:hAnsiTheme="minorEastAsia" w:cs="Arial"/>
          <w:sz w:val="22"/>
          <w:szCs w:val="22"/>
        </w:rPr>
        <w:t>日，或乙方每逾期交付</w:t>
      </w:r>
      <w:r>
        <w:rPr>
          <w:rFonts w:asciiTheme="minorEastAsia" w:eastAsiaTheme="minorEastAsia" w:hAnsiTheme="minorEastAsia" w:cs="Arial" w:hint="eastAsia"/>
          <w:sz w:val="22"/>
          <w:szCs w:val="22"/>
        </w:rPr>
        <w:t>咨询</w:t>
      </w:r>
      <w:r>
        <w:rPr>
          <w:rFonts w:asciiTheme="minorEastAsia" w:eastAsiaTheme="minorEastAsia" w:hAnsiTheme="minorEastAsia" w:cs="Arial"/>
          <w:sz w:val="22"/>
          <w:szCs w:val="22"/>
        </w:rPr>
        <w:t>服务成果</w:t>
      </w:r>
      <w:del w:id="81" w:author="S" w:date="2025-10-23T11:46:00Z">
        <w:r w:rsidDel="001D37E5">
          <w:rPr>
            <w:rFonts w:asciiTheme="minorEastAsia" w:eastAsiaTheme="minorEastAsia" w:hAnsiTheme="minorEastAsia" w:cs="Arial"/>
            <w:sz w:val="22"/>
            <w:szCs w:val="22"/>
          </w:rPr>
          <w:delText>一</w:delText>
        </w:r>
      </w:del>
      <w:ins w:id="82" w:author="S" w:date="2025-10-23T11:46:00Z">
        <w:r w:rsidR="001D37E5">
          <w:rPr>
            <w:rFonts w:asciiTheme="minorEastAsia" w:eastAsiaTheme="minorEastAsia" w:hAnsiTheme="minorEastAsia" w:cs="Arial" w:hint="eastAsia"/>
            <w:sz w:val="22"/>
            <w:szCs w:val="22"/>
          </w:rPr>
          <w:t>1</w:t>
        </w:r>
      </w:ins>
      <w:ins w:id="83" w:author="S" w:date="2025-10-23T11:12:00Z">
        <w:r w:rsidR="000655CF">
          <w:rPr>
            <w:rFonts w:asciiTheme="minorEastAsia" w:eastAsiaTheme="minorEastAsia" w:hAnsiTheme="minorEastAsia" w:cs="Arial"/>
            <w:sz w:val="22"/>
            <w:szCs w:val="22"/>
          </w:rPr>
          <w:t>自然</w:t>
        </w:r>
      </w:ins>
      <w:r>
        <w:rPr>
          <w:rFonts w:asciiTheme="minorEastAsia" w:eastAsiaTheme="minorEastAsia" w:hAnsiTheme="minorEastAsia" w:cs="Arial"/>
          <w:sz w:val="22"/>
          <w:szCs w:val="22"/>
        </w:rPr>
        <w:t>日，应承担</w:t>
      </w:r>
      <w:r>
        <w:rPr>
          <w:rFonts w:asciiTheme="minorEastAsia" w:eastAsiaTheme="minorEastAsia" w:hAnsiTheme="minorEastAsia" w:cs="Arial" w:hint="eastAsia"/>
          <w:sz w:val="22"/>
          <w:szCs w:val="22"/>
        </w:rPr>
        <w:t>合同</w:t>
      </w:r>
      <w:r>
        <w:rPr>
          <w:rFonts w:asciiTheme="minorEastAsia" w:eastAsiaTheme="minorEastAsia" w:hAnsiTheme="minorEastAsia" w:cs="Arial"/>
          <w:sz w:val="22"/>
          <w:szCs w:val="22"/>
        </w:rPr>
        <w:t>总额的</w:t>
      </w:r>
      <w:r>
        <w:rPr>
          <w:rFonts w:asciiTheme="minorEastAsia" w:eastAsiaTheme="minorEastAsia" w:hAnsiTheme="minorEastAsia" w:cs="Arial" w:hint="eastAsia"/>
          <w:sz w:val="22"/>
          <w:szCs w:val="22"/>
        </w:rPr>
        <w:t>万</w:t>
      </w:r>
      <w:r>
        <w:rPr>
          <w:rFonts w:asciiTheme="minorEastAsia" w:eastAsiaTheme="minorEastAsia" w:hAnsiTheme="minorEastAsia" w:cs="Arial"/>
          <w:sz w:val="22"/>
          <w:szCs w:val="22"/>
        </w:rPr>
        <w:t>分之</w:t>
      </w:r>
      <w:r>
        <w:rPr>
          <w:rFonts w:asciiTheme="minorEastAsia" w:eastAsiaTheme="minorEastAsia" w:hAnsiTheme="minorEastAsia" w:cs="Arial" w:hint="eastAsia"/>
          <w:sz w:val="22"/>
          <w:szCs w:val="22"/>
        </w:rPr>
        <w:t>五</w:t>
      </w:r>
      <w:r>
        <w:rPr>
          <w:rFonts w:asciiTheme="minorEastAsia" w:eastAsiaTheme="minorEastAsia" w:hAnsiTheme="minorEastAsia" w:cs="Arial"/>
          <w:sz w:val="22"/>
          <w:szCs w:val="22"/>
        </w:rPr>
        <w:t>的逾期违约金。</w:t>
      </w:r>
    </w:p>
    <w:p w:rsidR="00DE6065" w:rsidRDefault="00936F4D">
      <w:pPr>
        <w:tabs>
          <w:tab w:val="left" w:pos="600"/>
          <w:tab w:val="left" w:pos="720"/>
        </w:tabs>
        <w:adjustRightInd/>
        <w:spacing w:beforeAutospacing="1" w:afterAutospacing="1"/>
        <w:ind w:left="600"/>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9</w:t>
      </w:r>
      <w:r>
        <w:rPr>
          <w:rFonts w:asciiTheme="minorEastAsia" w:eastAsiaTheme="minorEastAsia" w:hAnsiTheme="minorEastAsia" w:cs="Arial"/>
          <w:sz w:val="22"/>
          <w:szCs w:val="22"/>
        </w:rPr>
        <w:t>.3.2</w:t>
      </w:r>
      <w:r>
        <w:rPr>
          <w:rFonts w:asciiTheme="minorEastAsia" w:eastAsiaTheme="minorEastAsia" w:hAnsiTheme="minorEastAsia" w:cs="Arial"/>
          <w:sz w:val="22"/>
          <w:szCs w:val="22"/>
        </w:rPr>
        <w:t>甲方</w:t>
      </w:r>
      <w:r>
        <w:rPr>
          <w:rFonts w:asciiTheme="minorEastAsia" w:eastAsiaTheme="minorEastAsia" w:hAnsiTheme="minorEastAsia" w:cs="Arial" w:hint="eastAsia"/>
          <w:sz w:val="22"/>
          <w:szCs w:val="22"/>
        </w:rPr>
        <w:t>支付</w:t>
      </w:r>
      <w:r>
        <w:rPr>
          <w:rFonts w:asciiTheme="minorEastAsia" w:eastAsiaTheme="minorEastAsia" w:hAnsiTheme="minorEastAsia" w:cs="Arial"/>
          <w:sz w:val="22"/>
          <w:szCs w:val="22"/>
        </w:rPr>
        <w:t>逾期</w:t>
      </w:r>
      <w:r>
        <w:rPr>
          <w:rFonts w:asciiTheme="minorEastAsia" w:eastAsiaTheme="minorEastAsia" w:hAnsiTheme="minorEastAsia" w:cs="Arial" w:hint="eastAsia"/>
          <w:sz w:val="22"/>
          <w:szCs w:val="22"/>
        </w:rPr>
        <w:t>的情况下，乙方有权延期交付服务成果或暂停服务工作；逾期超过</w:t>
      </w:r>
      <w:del w:id="84" w:author="S" w:date="2025-10-23T11:47:00Z">
        <w:r w:rsidDel="001D37E5">
          <w:rPr>
            <w:rFonts w:asciiTheme="minorEastAsia" w:eastAsiaTheme="minorEastAsia" w:hAnsiTheme="minorEastAsia" w:cs="Arial" w:hint="eastAsia"/>
            <w:sz w:val="22"/>
            <w:szCs w:val="22"/>
          </w:rPr>
          <w:delText>十</w:delText>
        </w:r>
      </w:del>
      <w:ins w:id="85" w:author="S" w:date="2025-10-23T11:47:00Z">
        <w:r w:rsidR="001D37E5">
          <w:rPr>
            <w:rFonts w:asciiTheme="minorEastAsia" w:eastAsiaTheme="minorEastAsia" w:hAnsiTheme="minorEastAsia" w:cs="Arial" w:hint="eastAsia"/>
            <w:sz w:val="22"/>
            <w:szCs w:val="22"/>
          </w:rPr>
          <w:t>1</w:t>
        </w:r>
        <w:r w:rsidR="001D37E5">
          <w:rPr>
            <w:rFonts w:asciiTheme="minorEastAsia" w:eastAsiaTheme="minorEastAsia" w:hAnsiTheme="minorEastAsia" w:cs="Arial"/>
            <w:sz w:val="22"/>
            <w:szCs w:val="22"/>
          </w:rPr>
          <w:t>0</w:t>
        </w:r>
      </w:ins>
      <w:ins w:id="86" w:author="S" w:date="2025-10-23T11:12:00Z">
        <w:r w:rsidR="000655CF">
          <w:rPr>
            <w:rFonts w:asciiTheme="minorEastAsia" w:eastAsiaTheme="minorEastAsia" w:hAnsiTheme="minorEastAsia" w:cs="Arial"/>
            <w:sz w:val="22"/>
            <w:szCs w:val="22"/>
          </w:rPr>
          <w:t>个工作</w:t>
        </w:r>
      </w:ins>
      <w:del w:id="87" w:author="S" w:date="2025-10-23T11:12:00Z">
        <w:r w:rsidDel="000655CF">
          <w:rPr>
            <w:rFonts w:asciiTheme="minorEastAsia" w:eastAsiaTheme="minorEastAsia" w:hAnsiTheme="minorEastAsia" w:cs="Arial" w:hint="eastAsia"/>
            <w:sz w:val="22"/>
            <w:szCs w:val="22"/>
          </w:rPr>
          <w:delText>五</w:delText>
        </w:r>
      </w:del>
      <w:r>
        <w:rPr>
          <w:rFonts w:asciiTheme="minorEastAsia" w:eastAsiaTheme="minorEastAsia" w:hAnsiTheme="minorEastAsia" w:cs="Arial" w:hint="eastAsia"/>
          <w:sz w:val="22"/>
          <w:szCs w:val="22"/>
        </w:rPr>
        <w:t>日，乙方有权单方面解除合同，且已收款项不予退还。如因甲方原因导致甲方的上级或审批部门对咨询方案成果文档不审批或本合同项目暂停缓建，甲方仍应按《附件四》规定支付合同服务费用。</w:t>
      </w:r>
    </w:p>
    <w:p w:rsidR="00DE6065" w:rsidRDefault="00936F4D">
      <w:pPr>
        <w:tabs>
          <w:tab w:val="left" w:pos="600"/>
          <w:tab w:val="left" w:pos="720"/>
        </w:tabs>
        <w:adjustRightInd/>
        <w:spacing w:beforeAutospacing="1" w:afterAutospacing="1"/>
        <w:ind w:left="600"/>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9</w:t>
      </w:r>
      <w:r>
        <w:rPr>
          <w:rFonts w:asciiTheme="minorEastAsia" w:eastAsiaTheme="minorEastAsia" w:hAnsiTheme="minorEastAsia" w:cs="Arial"/>
          <w:sz w:val="22"/>
          <w:szCs w:val="22"/>
        </w:rPr>
        <w:t>.3.4</w:t>
      </w:r>
      <w:r>
        <w:rPr>
          <w:rFonts w:asciiTheme="minorEastAsia" w:eastAsiaTheme="minorEastAsia" w:hAnsiTheme="minorEastAsia" w:cs="Arial" w:hint="eastAsia"/>
          <w:sz w:val="22"/>
          <w:szCs w:val="22"/>
        </w:rPr>
        <w:t>如乙方产业规划成果逾期超过</w:t>
      </w:r>
      <w:del w:id="88" w:author="S" w:date="2025-10-23T11:47:00Z">
        <w:r w:rsidDel="001D37E5">
          <w:rPr>
            <w:rFonts w:asciiTheme="minorEastAsia" w:eastAsiaTheme="minorEastAsia" w:hAnsiTheme="minorEastAsia" w:cs="Arial"/>
            <w:sz w:val="22"/>
            <w:szCs w:val="22"/>
          </w:rPr>
          <w:delText>二十</w:delText>
        </w:r>
      </w:del>
      <w:ins w:id="89" w:author="S" w:date="2025-10-23T11:47:00Z">
        <w:r w:rsidR="001D37E5">
          <w:rPr>
            <w:rFonts w:asciiTheme="minorEastAsia" w:eastAsiaTheme="minorEastAsia" w:hAnsiTheme="minorEastAsia" w:cs="Arial" w:hint="eastAsia"/>
            <w:sz w:val="22"/>
            <w:szCs w:val="22"/>
          </w:rPr>
          <w:t>2</w:t>
        </w:r>
        <w:r w:rsidR="001D37E5">
          <w:rPr>
            <w:rFonts w:asciiTheme="minorEastAsia" w:eastAsiaTheme="minorEastAsia" w:hAnsiTheme="minorEastAsia" w:cs="Arial"/>
            <w:sz w:val="22"/>
            <w:szCs w:val="22"/>
          </w:rPr>
          <w:t>0</w:t>
        </w:r>
      </w:ins>
      <w:r>
        <w:rPr>
          <w:rFonts w:asciiTheme="minorEastAsia" w:eastAsiaTheme="minorEastAsia" w:hAnsiTheme="minorEastAsia" w:cs="Arial"/>
          <w:sz w:val="22"/>
          <w:szCs w:val="22"/>
        </w:rPr>
        <w:t>个工作日</w:t>
      </w:r>
      <w:r>
        <w:rPr>
          <w:rFonts w:asciiTheme="minorEastAsia" w:eastAsiaTheme="minorEastAsia" w:hAnsiTheme="minorEastAsia" w:cs="Arial" w:hint="eastAsia"/>
          <w:sz w:val="22"/>
          <w:szCs w:val="22"/>
        </w:rPr>
        <w:t>及以上，或交付的产业规划成果经两次修改仍无法达到甲方要求的，</w:t>
      </w:r>
      <w:r>
        <w:rPr>
          <w:rFonts w:asciiTheme="minorEastAsia" w:eastAsiaTheme="minorEastAsia" w:hAnsiTheme="minorEastAsia" w:cs="Arial" w:hint="eastAsia"/>
          <w:sz w:val="22"/>
          <w:szCs w:val="22"/>
        </w:rPr>
        <w:t>甲方有权终止或解除合同，扣减未完成部分及不符合要求部分的服务费。</w:t>
      </w:r>
    </w:p>
    <w:p w:rsidR="00DE6065" w:rsidRDefault="00936F4D">
      <w:pPr>
        <w:numPr>
          <w:ilvl w:val="1"/>
          <w:numId w:val="12"/>
        </w:numPr>
        <w:tabs>
          <w:tab w:val="left" w:pos="720"/>
        </w:tabs>
        <w:adjustRightInd/>
        <w:spacing w:beforeAutospacing="1" w:afterAutospacing="1"/>
        <w:ind w:left="550" w:hangingChars="250" w:hanging="550"/>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合同签订生效后，除第</w:t>
      </w:r>
      <w:r>
        <w:rPr>
          <w:rFonts w:asciiTheme="minorEastAsia" w:eastAsiaTheme="minorEastAsia" w:hAnsiTheme="minorEastAsia" w:cs="Arial" w:hint="eastAsia"/>
          <w:sz w:val="22"/>
          <w:szCs w:val="22"/>
        </w:rPr>
        <w:t>9.3</w:t>
      </w:r>
      <w:r>
        <w:rPr>
          <w:rFonts w:asciiTheme="minorEastAsia" w:eastAsiaTheme="minorEastAsia" w:hAnsiTheme="minorEastAsia" w:cs="Arial" w:hint="eastAsia"/>
          <w:sz w:val="22"/>
          <w:szCs w:val="22"/>
        </w:rPr>
        <w:t>条款情形外，甲、乙双方均不能擅自解除合同。</w:t>
      </w:r>
    </w:p>
    <w:p w:rsidR="00DE6065" w:rsidRDefault="00936F4D">
      <w:pPr>
        <w:numPr>
          <w:ilvl w:val="1"/>
          <w:numId w:val="12"/>
        </w:numPr>
        <w:tabs>
          <w:tab w:val="left" w:pos="720"/>
        </w:tabs>
        <w:adjustRightInd/>
        <w:spacing w:beforeAutospacing="1" w:afterAutospacing="1"/>
        <w:ind w:left="550" w:hangingChars="250" w:hanging="55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当事人一方不履行合同义务或者履行合同义务不符合约定，给对方造成损失的，损失赔偿额应相当于因违约所造成的损失，</w:t>
      </w:r>
      <w:r>
        <w:rPr>
          <w:rFonts w:asciiTheme="minorEastAsia" w:eastAsiaTheme="minorEastAsia" w:hAnsiTheme="minorEastAsia" w:cs="Arial" w:hint="eastAsia"/>
          <w:sz w:val="22"/>
          <w:szCs w:val="22"/>
        </w:rPr>
        <w:t>包括但不限于诉讼费用（包括财产保全费用）、律师费用、差旅费等相关费用</w:t>
      </w:r>
      <w:r>
        <w:rPr>
          <w:rFonts w:asciiTheme="minorEastAsia" w:eastAsiaTheme="minorEastAsia" w:hAnsiTheme="minorEastAsia" w:cs="Arial"/>
          <w:sz w:val="22"/>
          <w:szCs w:val="22"/>
        </w:rPr>
        <w:t>。</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90" w:name="_Toc90316287"/>
      <w:r>
        <w:rPr>
          <w:rFonts w:asciiTheme="minorEastAsia" w:eastAsiaTheme="minorEastAsia" w:hAnsiTheme="minorEastAsia" w:cs="Arial"/>
          <w:sz w:val="22"/>
          <w:szCs w:val="22"/>
        </w:rPr>
        <w:t>第</w:t>
      </w:r>
      <w:r>
        <w:rPr>
          <w:rFonts w:asciiTheme="minorEastAsia" w:eastAsiaTheme="minorEastAsia" w:hAnsiTheme="minorEastAsia" w:cs="Arial"/>
          <w:sz w:val="22"/>
          <w:szCs w:val="22"/>
        </w:rPr>
        <w:t>10</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适用法律</w:t>
      </w:r>
      <w:bookmarkEnd w:id="90"/>
    </w:p>
    <w:p w:rsidR="00DE6065" w:rsidRDefault="00936F4D">
      <w:pPr>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lastRenderedPageBreak/>
        <w:t>本合同适用的法律为《中华人民共和国民法典》及相关法律法规</w:t>
      </w:r>
      <w:r>
        <w:rPr>
          <w:rFonts w:asciiTheme="minorEastAsia" w:eastAsiaTheme="minorEastAsia" w:hAnsiTheme="minorEastAsia" w:cs="Arial"/>
          <w:sz w:val="22"/>
          <w:szCs w:val="22"/>
        </w:rPr>
        <w:t>。</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91" w:name="_Toc90316288"/>
      <w:r>
        <w:rPr>
          <w:rFonts w:asciiTheme="minorEastAsia" w:eastAsiaTheme="minorEastAsia" w:hAnsiTheme="minorEastAsia" w:cs="Arial"/>
          <w:sz w:val="22"/>
          <w:szCs w:val="22"/>
        </w:rPr>
        <w:t>第</w:t>
      </w:r>
      <w:r>
        <w:rPr>
          <w:rFonts w:asciiTheme="minorEastAsia" w:eastAsiaTheme="minorEastAsia" w:hAnsiTheme="minorEastAsia" w:cs="Arial"/>
          <w:sz w:val="22"/>
          <w:szCs w:val="22"/>
        </w:rPr>
        <w:t>11</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hint="eastAsia"/>
          <w:sz w:val="22"/>
          <w:szCs w:val="22"/>
        </w:rPr>
        <w:t>争议解决</w:t>
      </w:r>
      <w:bookmarkEnd w:id="91"/>
    </w:p>
    <w:p w:rsidR="00DE6065" w:rsidRDefault="00936F4D">
      <w:pPr>
        <w:numPr>
          <w:ilvl w:val="1"/>
          <w:numId w:val="13"/>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有关本合同的纠纷发生时，甲、乙双方应通过友好协商予以解决。协商不成时，任何一方可以向甲方所在</w:t>
      </w:r>
      <w:r>
        <w:rPr>
          <w:rFonts w:asciiTheme="minorEastAsia" w:eastAsiaTheme="minorEastAsia" w:hAnsiTheme="minorEastAsia" w:cs="Arial" w:hint="eastAsia"/>
          <w:sz w:val="22"/>
          <w:szCs w:val="22"/>
        </w:rPr>
        <w:t>地人民法院提起诉讼</w:t>
      </w:r>
      <w:r>
        <w:rPr>
          <w:rFonts w:asciiTheme="minorEastAsia" w:eastAsiaTheme="minorEastAsia" w:hAnsiTheme="minorEastAsia" w:cs="Arial"/>
          <w:sz w:val="22"/>
          <w:szCs w:val="22"/>
        </w:rPr>
        <w:t>。</w:t>
      </w:r>
    </w:p>
    <w:p w:rsidR="00DE6065" w:rsidRDefault="00936F4D">
      <w:pPr>
        <w:numPr>
          <w:ilvl w:val="1"/>
          <w:numId w:val="13"/>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诉讼</w:t>
      </w:r>
      <w:r>
        <w:rPr>
          <w:rFonts w:asciiTheme="minorEastAsia" w:eastAsiaTheme="minorEastAsia" w:hAnsiTheme="minorEastAsia" w:cs="Arial"/>
          <w:sz w:val="22"/>
          <w:szCs w:val="22"/>
        </w:rPr>
        <w:t>过程中，除进行</w:t>
      </w:r>
      <w:r>
        <w:rPr>
          <w:rFonts w:asciiTheme="minorEastAsia" w:eastAsiaTheme="minorEastAsia" w:hAnsiTheme="minorEastAsia" w:cs="Arial" w:hint="eastAsia"/>
          <w:sz w:val="22"/>
          <w:szCs w:val="22"/>
        </w:rPr>
        <w:t>诉讼</w:t>
      </w:r>
      <w:r>
        <w:rPr>
          <w:rFonts w:asciiTheme="minorEastAsia" w:eastAsiaTheme="minorEastAsia" w:hAnsiTheme="minorEastAsia" w:cs="Arial"/>
          <w:sz w:val="22"/>
          <w:szCs w:val="22"/>
        </w:rPr>
        <w:t>的部分外，甲、乙双方应继续履行本合同规定的义务。</w:t>
      </w:r>
    </w:p>
    <w:p w:rsidR="00DE6065" w:rsidRDefault="00936F4D">
      <w:pPr>
        <w:pStyle w:val="3"/>
        <w:adjustRightInd/>
        <w:spacing w:before="100" w:beforeAutospacing="1" w:after="100" w:afterAutospacing="1" w:line="240" w:lineRule="auto"/>
        <w:contextualSpacing/>
        <w:rPr>
          <w:rFonts w:asciiTheme="minorEastAsia" w:eastAsiaTheme="minorEastAsia" w:hAnsiTheme="minorEastAsia" w:cs="Arial"/>
          <w:sz w:val="22"/>
          <w:szCs w:val="22"/>
        </w:rPr>
      </w:pPr>
      <w:bookmarkStart w:id="92" w:name="_Toc90316289"/>
      <w:r>
        <w:rPr>
          <w:rFonts w:asciiTheme="minorEastAsia" w:eastAsiaTheme="minorEastAsia" w:hAnsiTheme="minorEastAsia" w:cs="Arial"/>
          <w:sz w:val="22"/>
          <w:szCs w:val="22"/>
        </w:rPr>
        <w:t>第</w:t>
      </w:r>
      <w:r>
        <w:rPr>
          <w:rFonts w:asciiTheme="minorEastAsia" w:eastAsiaTheme="minorEastAsia" w:hAnsiTheme="minorEastAsia" w:cs="Arial"/>
          <w:sz w:val="22"/>
          <w:szCs w:val="22"/>
        </w:rPr>
        <w:t>12</w:t>
      </w:r>
      <w:r>
        <w:rPr>
          <w:rFonts w:asciiTheme="minorEastAsia" w:eastAsiaTheme="minorEastAsia" w:hAnsiTheme="minorEastAsia" w:cs="Arial"/>
          <w:sz w:val="22"/>
          <w:szCs w:val="22"/>
        </w:rPr>
        <w:t>条</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其它条款</w:t>
      </w:r>
      <w:bookmarkEnd w:id="92"/>
    </w:p>
    <w:p w:rsidR="00DE6065" w:rsidRDefault="00936F4D">
      <w:pPr>
        <w:numPr>
          <w:ilvl w:val="1"/>
          <w:numId w:val="14"/>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本合同经甲、乙双方的法人代表或委托代表签字及加盖各自公章后生效。甲、乙双方按照本合同规定履行完毕各自义务后失效。本合同签订前，双方口头或书面达成的有关意向书、备忘录等任何形式的双方意向，均由本合同取代。凡与本合同内容不符的，均以本合同规定的内容为准。</w:t>
      </w:r>
    </w:p>
    <w:p w:rsidR="00DE6065" w:rsidRDefault="00936F4D">
      <w:pPr>
        <w:numPr>
          <w:ilvl w:val="1"/>
          <w:numId w:val="14"/>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当事人一方未经过对方当事人事前书面同意，不得将自己在本合同中的权力或义务转让给第三人，</w:t>
      </w:r>
      <w:r>
        <w:rPr>
          <w:rFonts w:asciiTheme="minorEastAsia" w:eastAsiaTheme="minorEastAsia" w:hAnsiTheme="minorEastAsia" w:cs="Arial"/>
          <w:sz w:val="22"/>
          <w:szCs w:val="22"/>
        </w:rPr>
        <w:t>但其中不包括模型制作、</w:t>
      </w:r>
      <w:r>
        <w:rPr>
          <w:rFonts w:asciiTheme="minorEastAsia" w:eastAsiaTheme="minorEastAsia" w:hAnsiTheme="minorEastAsia" w:cs="Arial" w:hint="eastAsia"/>
          <w:sz w:val="22"/>
          <w:szCs w:val="22"/>
        </w:rPr>
        <w:t>效果</w:t>
      </w:r>
      <w:r>
        <w:rPr>
          <w:rFonts w:asciiTheme="minorEastAsia" w:eastAsiaTheme="minorEastAsia" w:hAnsiTheme="minorEastAsia" w:cs="Arial"/>
          <w:sz w:val="22"/>
          <w:szCs w:val="22"/>
        </w:rPr>
        <w:t>图制作和动画制作。</w:t>
      </w:r>
    </w:p>
    <w:p w:rsidR="00DE6065" w:rsidRDefault="00936F4D">
      <w:pPr>
        <w:numPr>
          <w:ilvl w:val="1"/>
          <w:numId w:val="14"/>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本合同所有的附</w:t>
      </w:r>
      <w:r>
        <w:rPr>
          <w:rFonts w:asciiTheme="minorEastAsia" w:eastAsiaTheme="minorEastAsia" w:hAnsiTheme="minorEastAsia" w:cs="Arial"/>
          <w:sz w:val="22"/>
          <w:szCs w:val="22"/>
        </w:rPr>
        <w:t>件为本合同不可分割的一部分，与本合同具有相同的法律效力。本合同的附件包括：</w:t>
      </w:r>
    </w:p>
    <w:p w:rsidR="00DE6065" w:rsidRDefault="00936F4D">
      <w:pPr>
        <w:numPr>
          <w:ilvl w:val="2"/>
          <w:numId w:val="14"/>
        </w:numPr>
        <w:tabs>
          <w:tab w:val="left" w:pos="1560"/>
        </w:tabs>
        <w:adjustRightInd/>
        <w:spacing w:beforeAutospacing="1" w:afterAutospacing="1"/>
        <w:ind w:firstLine="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《附件一：基础资料清单》</w:t>
      </w:r>
    </w:p>
    <w:p w:rsidR="00DE6065" w:rsidRDefault="00936F4D">
      <w:pPr>
        <w:numPr>
          <w:ilvl w:val="2"/>
          <w:numId w:val="14"/>
        </w:numPr>
        <w:tabs>
          <w:tab w:val="left" w:pos="1560"/>
        </w:tabs>
        <w:adjustRightInd/>
        <w:spacing w:beforeAutospacing="1" w:afterAutospacing="1"/>
        <w:ind w:firstLine="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《附件二：工作范围》</w:t>
      </w:r>
    </w:p>
    <w:p w:rsidR="00DE6065" w:rsidRDefault="00936F4D">
      <w:pPr>
        <w:numPr>
          <w:ilvl w:val="2"/>
          <w:numId w:val="14"/>
        </w:numPr>
        <w:tabs>
          <w:tab w:val="left" w:pos="1560"/>
        </w:tabs>
        <w:adjustRightInd/>
        <w:spacing w:beforeAutospacing="1" w:afterAutospacing="1"/>
        <w:ind w:firstLine="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《附件三：乙方</w:t>
      </w:r>
      <w:r>
        <w:rPr>
          <w:rFonts w:asciiTheme="minorEastAsia" w:eastAsiaTheme="minorEastAsia" w:hAnsiTheme="minorEastAsia" w:cs="Arial" w:hint="eastAsia"/>
          <w:sz w:val="22"/>
          <w:szCs w:val="22"/>
        </w:rPr>
        <w:t>服务内容</w:t>
      </w:r>
      <w:r>
        <w:rPr>
          <w:rFonts w:asciiTheme="minorEastAsia" w:eastAsiaTheme="minorEastAsia" w:hAnsiTheme="minorEastAsia" w:cs="Arial"/>
          <w:sz w:val="22"/>
          <w:szCs w:val="22"/>
        </w:rPr>
        <w:t>》</w:t>
      </w:r>
    </w:p>
    <w:p w:rsidR="00DE6065" w:rsidRDefault="00936F4D">
      <w:pPr>
        <w:numPr>
          <w:ilvl w:val="2"/>
          <w:numId w:val="14"/>
        </w:numPr>
        <w:tabs>
          <w:tab w:val="left" w:pos="1560"/>
        </w:tabs>
        <w:adjustRightInd/>
        <w:spacing w:beforeAutospacing="1" w:afterAutospacing="1"/>
        <w:ind w:firstLine="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《附件四：甲方付款进度》</w:t>
      </w:r>
    </w:p>
    <w:p w:rsidR="00DE6065" w:rsidRDefault="00936F4D">
      <w:pPr>
        <w:numPr>
          <w:ilvl w:val="1"/>
          <w:numId w:val="14"/>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本合同的任何条款，根据适用法律被认定为无</w:t>
      </w:r>
      <w:r>
        <w:rPr>
          <w:rFonts w:asciiTheme="minorEastAsia" w:eastAsiaTheme="minorEastAsia" w:hAnsiTheme="minorEastAsia" w:cs="Arial"/>
          <w:sz w:val="22"/>
          <w:szCs w:val="22"/>
        </w:rPr>
        <w:t>效</w:t>
      </w:r>
      <w:r>
        <w:rPr>
          <w:rFonts w:asciiTheme="minorEastAsia" w:eastAsiaTheme="minorEastAsia" w:hAnsiTheme="minorEastAsia" w:cs="Arial"/>
          <w:sz w:val="22"/>
          <w:szCs w:val="22"/>
        </w:rPr>
        <w:t>，并不影响其它条款的法律效力，其它条款继续有效。</w:t>
      </w:r>
    </w:p>
    <w:p w:rsidR="00DE6065" w:rsidRDefault="00936F4D">
      <w:pPr>
        <w:numPr>
          <w:ilvl w:val="1"/>
          <w:numId w:val="14"/>
        </w:numPr>
        <w:tabs>
          <w:tab w:val="left" w:pos="720"/>
        </w:tabs>
        <w:adjustRightInd/>
        <w:spacing w:beforeAutospacing="1" w:afterAutospacing="1"/>
        <w:ind w:left="601" w:hanging="60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本合同中的甲、乙双方认可的通知方式为传真、</w:t>
      </w:r>
      <w:r>
        <w:rPr>
          <w:rFonts w:asciiTheme="minorEastAsia" w:eastAsiaTheme="minorEastAsia" w:hAnsiTheme="minorEastAsia" w:cs="Arial" w:hint="eastAsia"/>
          <w:sz w:val="22"/>
          <w:szCs w:val="22"/>
        </w:rPr>
        <w:t>邮件</w:t>
      </w:r>
      <w:ins w:id="93" w:author="安正法务" w:date="2025-10-22T14:28:00Z">
        <w:r>
          <w:rPr>
            <w:rFonts w:asciiTheme="minorEastAsia" w:eastAsiaTheme="minorEastAsia" w:hAnsiTheme="minorEastAsia" w:cs="Arial" w:hint="eastAsia"/>
            <w:sz w:val="22"/>
            <w:szCs w:val="22"/>
          </w:rPr>
          <w:t>、</w:t>
        </w:r>
      </w:ins>
      <w:r>
        <w:rPr>
          <w:rFonts w:asciiTheme="minorEastAsia" w:eastAsiaTheme="minorEastAsia" w:hAnsiTheme="minorEastAsia" w:cs="Arial" w:hint="eastAsia"/>
          <w:sz w:val="22"/>
          <w:szCs w:val="22"/>
        </w:rPr>
        <w:t>挂号信</w:t>
      </w:r>
      <w:ins w:id="94" w:author="安正法务" w:date="2025-10-22T14:28:00Z">
        <w:r>
          <w:rPr>
            <w:rFonts w:asciiTheme="minorEastAsia" w:eastAsiaTheme="minorEastAsia" w:hAnsiTheme="minorEastAsia" w:cs="Arial" w:hint="eastAsia"/>
            <w:sz w:val="22"/>
            <w:szCs w:val="22"/>
          </w:rPr>
          <w:t>、短信、微信等</w:t>
        </w:r>
      </w:ins>
      <w:r>
        <w:rPr>
          <w:rFonts w:asciiTheme="minorEastAsia" w:eastAsiaTheme="minorEastAsia" w:hAnsiTheme="minorEastAsia" w:cs="Arial"/>
          <w:sz w:val="22"/>
          <w:szCs w:val="22"/>
        </w:rPr>
        <w:t>。</w:t>
      </w:r>
      <w:r>
        <w:rPr>
          <w:rFonts w:asciiTheme="minorEastAsia" w:eastAsiaTheme="minorEastAsia" w:hAnsiTheme="minorEastAsia" w:cs="Arial" w:hint="eastAsia"/>
          <w:sz w:val="22"/>
          <w:szCs w:val="22"/>
        </w:rPr>
        <w:t>双方</w:t>
      </w:r>
      <w:r>
        <w:rPr>
          <w:rFonts w:asciiTheme="minorEastAsia" w:eastAsiaTheme="minorEastAsia" w:hAnsiTheme="minorEastAsia" w:cs="Arial"/>
          <w:sz w:val="22"/>
          <w:szCs w:val="22"/>
        </w:rPr>
        <w:t>联系方式及地址如下：</w:t>
      </w:r>
    </w:p>
    <w:p w:rsidR="00DE6065" w:rsidRDefault="00936F4D">
      <w:pPr>
        <w:tabs>
          <w:tab w:val="left" w:pos="600"/>
          <w:tab w:val="left" w:pos="720"/>
        </w:tabs>
        <w:adjustRightInd/>
        <w:spacing w:beforeAutospacing="1" w:afterAutospacing="1"/>
        <w:ind w:left="60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甲方联系地址：</w:t>
      </w:r>
    </w:p>
    <w:p w:rsidR="00DE6065" w:rsidRDefault="00936F4D">
      <w:pPr>
        <w:tabs>
          <w:tab w:val="left" w:pos="600"/>
          <w:tab w:val="left" w:pos="720"/>
        </w:tabs>
        <w:adjustRightInd/>
        <w:spacing w:beforeAutospacing="1" w:afterAutospacing="1"/>
        <w:ind w:left="601" w:firstLineChars="400" w:firstLine="880"/>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电话：</w:t>
      </w:r>
    </w:p>
    <w:p w:rsidR="00DE6065" w:rsidRDefault="00936F4D">
      <w:pPr>
        <w:tabs>
          <w:tab w:val="left" w:pos="600"/>
          <w:tab w:val="left" w:pos="720"/>
        </w:tabs>
        <w:adjustRightInd/>
        <w:spacing w:beforeAutospacing="1" w:afterAutospacing="1"/>
        <w:ind w:firstLineChars="580" w:firstLine="1276"/>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联系人：</w:t>
      </w:r>
    </w:p>
    <w:p w:rsidR="00DE6065" w:rsidRDefault="00936F4D">
      <w:pPr>
        <w:tabs>
          <w:tab w:val="left" w:pos="600"/>
          <w:tab w:val="left" w:pos="720"/>
        </w:tabs>
        <w:adjustRightInd/>
        <w:spacing w:beforeAutospacing="1" w:afterAutospacing="1"/>
        <w:ind w:firstLineChars="300" w:firstLine="660"/>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联系人仅作为工作对接，无权代表甲方公司进行成果确认等事务。</w:t>
      </w:r>
    </w:p>
    <w:p w:rsidR="00DE6065" w:rsidRDefault="00936F4D">
      <w:pPr>
        <w:tabs>
          <w:tab w:val="left" w:pos="600"/>
          <w:tab w:val="left" w:pos="720"/>
        </w:tabs>
        <w:adjustRightInd/>
        <w:spacing w:beforeAutospacing="1" w:afterAutospacing="1"/>
        <w:ind w:firstLineChars="257" w:firstLine="565"/>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乙方联系地址：</w:t>
      </w:r>
      <w:r>
        <w:rPr>
          <w:rFonts w:asciiTheme="minorEastAsia" w:eastAsiaTheme="minorEastAsia" w:hAnsiTheme="minorEastAsia" w:cs="Arial"/>
          <w:sz w:val="22"/>
          <w:szCs w:val="22"/>
        </w:rPr>
        <w:t xml:space="preserve"> </w:t>
      </w:r>
    </w:p>
    <w:p w:rsidR="00DE6065" w:rsidRDefault="00936F4D">
      <w:pPr>
        <w:tabs>
          <w:tab w:val="left" w:pos="600"/>
          <w:tab w:val="left" w:pos="720"/>
        </w:tabs>
        <w:adjustRightInd/>
        <w:spacing w:beforeAutospacing="1" w:afterAutospacing="1"/>
        <w:ind w:firstLineChars="657" w:firstLine="1445"/>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电话：</w:t>
      </w:r>
      <w:r>
        <w:rPr>
          <w:rFonts w:asciiTheme="minorEastAsia" w:eastAsiaTheme="minorEastAsia" w:hAnsiTheme="minorEastAsia" w:cs="Arial" w:hint="eastAsia"/>
          <w:sz w:val="22"/>
          <w:szCs w:val="22"/>
        </w:rPr>
        <w:t>1</w:t>
      </w:r>
      <w:r>
        <w:rPr>
          <w:rFonts w:asciiTheme="minorEastAsia" w:eastAsiaTheme="minorEastAsia" w:hAnsiTheme="minorEastAsia" w:cs="Arial"/>
          <w:sz w:val="22"/>
          <w:szCs w:val="22"/>
        </w:rPr>
        <w:t>8680352580</w:t>
      </w:r>
    </w:p>
    <w:p w:rsidR="00DE6065" w:rsidRDefault="00936F4D">
      <w:pPr>
        <w:tabs>
          <w:tab w:val="left" w:pos="600"/>
          <w:tab w:val="left" w:pos="720"/>
        </w:tabs>
        <w:adjustRightInd/>
        <w:spacing w:beforeAutospacing="1" w:afterAutospacing="1"/>
        <w:ind w:firstLineChars="580" w:firstLine="1276"/>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联系人：韩啸</w:t>
      </w:r>
    </w:p>
    <w:p w:rsidR="00DE6065" w:rsidRDefault="00DE6065">
      <w:pPr>
        <w:tabs>
          <w:tab w:val="left" w:pos="1560"/>
          <w:tab w:val="left" w:pos="3060"/>
        </w:tabs>
        <w:adjustRightInd/>
        <w:spacing w:beforeAutospacing="1" w:afterAutospacing="1"/>
        <w:ind w:left="720" w:firstLineChars="800" w:firstLine="1760"/>
        <w:contextualSpacing/>
        <w:rPr>
          <w:rFonts w:asciiTheme="minorEastAsia" w:eastAsiaTheme="minorEastAsia" w:hAnsiTheme="minorEastAsia" w:cs="Arial"/>
          <w:sz w:val="22"/>
          <w:szCs w:val="22"/>
        </w:rPr>
      </w:pPr>
    </w:p>
    <w:p w:rsidR="00DE6065" w:rsidRDefault="00936F4D">
      <w:pPr>
        <w:pStyle w:val="af0"/>
        <w:numPr>
          <w:ilvl w:val="1"/>
          <w:numId w:val="14"/>
        </w:numPr>
        <w:ind w:firstLineChars="0"/>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合同履行期间双方按上述联系地址邮寄送达方式通知、函件等相关文件的，自签收后视为送达，如任何一方拒绝签收的，则仍视为有效送达。一方变更上述联系地址的，应及时通知对方，否则，按原联系地址寄出</w:t>
      </w:r>
      <w:del w:id="95" w:author="S" w:date="2025-10-23T11:47:00Z">
        <w:r w:rsidDel="001D37E5">
          <w:rPr>
            <w:rFonts w:asciiTheme="minorEastAsia" w:eastAsiaTheme="minorEastAsia" w:hAnsiTheme="minorEastAsia" w:cs="Arial" w:hint="eastAsia"/>
            <w:sz w:val="22"/>
            <w:szCs w:val="22"/>
          </w:rPr>
          <w:delText>三</w:delText>
        </w:r>
      </w:del>
      <w:ins w:id="96" w:author="S" w:date="2025-10-23T11:47:00Z">
        <w:r w:rsidR="001D37E5">
          <w:rPr>
            <w:rFonts w:asciiTheme="minorEastAsia" w:eastAsiaTheme="minorEastAsia" w:hAnsiTheme="minorEastAsia" w:cs="Arial" w:hint="eastAsia"/>
            <w:sz w:val="22"/>
            <w:szCs w:val="22"/>
          </w:rPr>
          <w:t>3</w:t>
        </w:r>
      </w:ins>
      <w:ins w:id="97" w:author="S" w:date="2025-10-23T11:16:00Z">
        <w:r w:rsidR="00FE71C4">
          <w:rPr>
            <w:rFonts w:asciiTheme="minorEastAsia" w:eastAsiaTheme="minorEastAsia" w:hAnsiTheme="minorEastAsia" w:cs="Arial" w:hint="eastAsia"/>
            <w:sz w:val="22"/>
            <w:szCs w:val="22"/>
          </w:rPr>
          <w:t>个自然</w:t>
        </w:r>
      </w:ins>
      <w:r>
        <w:rPr>
          <w:rFonts w:asciiTheme="minorEastAsia" w:eastAsiaTheme="minorEastAsia" w:hAnsiTheme="minorEastAsia" w:cs="Arial" w:hint="eastAsia"/>
          <w:sz w:val="22"/>
          <w:szCs w:val="22"/>
        </w:rPr>
        <w:t>日后即视为送达（无论是否签收），因此产生不利法律后果，由未履行通知一方承担。</w:t>
      </w:r>
    </w:p>
    <w:p w:rsidR="00DE6065" w:rsidRDefault="00936F4D">
      <w:pPr>
        <w:numPr>
          <w:ilvl w:val="1"/>
          <w:numId w:val="14"/>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sz w:val="22"/>
          <w:szCs w:val="22"/>
        </w:rPr>
        <w:t>本合同一式</w:t>
      </w:r>
      <w:r>
        <w:rPr>
          <w:rFonts w:asciiTheme="minorEastAsia" w:eastAsiaTheme="minorEastAsia" w:hAnsiTheme="minorEastAsia" w:cs="Arial" w:hint="eastAsia"/>
          <w:sz w:val="22"/>
          <w:szCs w:val="22"/>
        </w:rPr>
        <w:t>肆</w:t>
      </w:r>
      <w:r>
        <w:rPr>
          <w:rFonts w:asciiTheme="minorEastAsia" w:eastAsiaTheme="minorEastAsia" w:hAnsiTheme="minorEastAsia" w:cs="Arial"/>
          <w:sz w:val="22"/>
          <w:szCs w:val="22"/>
        </w:rPr>
        <w:t>份，甲、乙</w:t>
      </w:r>
      <w:r>
        <w:rPr>
          <w:rFonts w:asciiTheme="minorEastAsia" w:eastAsiaTheme="minorEastAsia" w:hAnsiTheme="minorEastAsia" w:cs="Arial" w:hint="eastAsia"/>
          <w:sz w:val="22"/>
          <w:szCs w:val="22"/>
        </w:rPr>
        <w:t>双</w:t>
      </w:r>
      <w:r>
        <w:rPr>
          <w:rFonts w:asciiTheme="minorEastAsia" w:eastAsiaTheme="minorEastAsia" w:hAnsiTheme="minorEastAsia" w:cs="Arial"/>
          <w:sz w:val="22"/>
          <w:szCs w:val="22"/>
        </w:rPr>
        <w:t>方各执</w:t>
      </w:r>
      <w:r>
        <w:rPr>
          <w:rFonts w:asciiTheme="minorEastAsia" w:eastAsiaTheme="minorEastAsia" w:hAnsiTheme="minorEastAsia" w:cs="Arial" w:hint="eastAsia"/>
          <w:sz w:val="22"/>
          <w:szCs w:val="22"/>
        </w:rPr>
        <w:t>贰</w:t>
      </w:r>
      <w:r>
        <w:rPr>
          <w:rFonts w:asciiTheme="minorEastAsia" w:eastAsiaTheme="minorEastAsia" w:hAnsiTheme="minorEastAsia" w:cs="Arial"/>
          <w:sz w:val="22"/>
          <w:szCs w:val="22"/>
        </w:rPr>
        <w:t>份，具有相同法律效力。</w:t>
      </w:r>
    </w:p>
    <w:p w:rsidR="00DE6065" w:rsidRDefault="00936F4D">
      <w:pPr>
        <w:numPr>
          <w:ilvl w:val="1"/>
          <w:numId w:val="14"/>
        </w:numPr>
        <w:tabs>
          <w:tab w:val="left" w:pos="720"/>
        </w:tabs>
        <w:adjustRightInd/>
        <w:spacing w:beforeAutospacing="1" w:afterAutospacing="1"/>
        <w:contextualSpacing/>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本合同未尽事宜，由双方协商并签订补充协议，补充协议与本合同的内容条款如有不同，以补充协议为准</w:t>
      </w:r>
      <w:r>
        <w:rPr>
          <w:rFonts w:asciiTheme="minorEastAsia" w:eastAsiaTheme="minorEastAsia" w:hAnsiTheme="minorEastAsia" w:cs="Arial"/>
          <w:sz w:val="22"/>
          <w:szCs w:val="22"/>
        </w:rPr>
        <w:t>。</w:t>
      </w:r>
    </w:p>
    <w:p w:rsidR="00DE6065" w:rsidRDefault="00936F4D">
      <w:pPr>
        <w:pStyle w:val="21"/>
        <w:widowControl/>
        <w:autoSpaceDE/>
        <w:autoSpaceDN/>
        <w:adjustRightInd/>
        <w:spacing w:beforeAutospacing="1" w:afterAutospacing="1"/>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lastRenderedPageBreak/>
        <w:t>（以下无正文）</w:t>
      </w: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highlight w:val="yellow"/>
        </w:rPr>
      </w:pP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highlight w:val="yellow"/>
        </w:rPr>
      </w:pP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highlight w:val="yellow"/>
        </w:rPr>
      </w:pPr>
    </w:p>
    <w:p w:rsidR="00DE6065" w:rsidRDefault="00936F4D">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sz w:val="22"/>
          <w:szCs w:val="22"/>
        </w:rPr>
        <w:t>委托方（甲方）：</w:t>
      </w: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936F4D">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sz w:val="22"/>
          <w:szCs w:val="22"/>
        </w:rPr>
        <w:t>公司盖章：</w:t>
      </w: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936F4D">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sz w:val="22"/>
          <w:szCs w:val="22"/>
        </w:rPr>
        <w:t>授权代表签字：</w:t>
      </w: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highlight w:val="yellow"/>
        </w:rPr>
      </w:pPr>
    </w:p>
    <w:p w:rsidR="00DE6065" w:rsidRDefault="00936F4D">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sz w:val="22"/>
          <w:szCs w:val="22"/>
        </w:rPr>
        <w:t>受托方（乙方）：</w:t>
      </w: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936F4D">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sz w:val="22"/>
          <w:szCs w:val="22"/>
        </w:rPr>
        <w:t>公司盖章：</w:t>
      </w: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936F4D">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sz w:val="22"/>
          <w:szCs w:val="22"/>
        </w:rPr>
        <w:t>授权代表签字：</w:t>
      </w: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DE6065">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p>
    <w:p w:rsidR="00DE6065" w:rsidRDefault="00936F4D">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签约日期：</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 xml:space="preserve">     </w:t>
      </w:r>
      <w:r>
        <w:rPr>
          <w:rFonts w:asciiTheme="minorEastAsia" w:eastAsiaTheme="minorEastAsia" w:hAnsiTheme="minorEastAsia" w:cs="Arial" w:hint="eastAsia"/>
          <w:sz w:val="22"/>
          <w:szCs w:val="22"/>
        </w:rPr>
        <w:t>年</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 xml:space="preserve">   </w:t>
      </w:r>
      <w:r>
        <w:rPr>
          <w:rFonts w:asciiTheme="minorEastAsia" w:eastAsiaTheme="minorEastAsia" w:hAnsiTheme="minorEastAsia" w:cs="Arial" w:hint="eastAsia"/>
          <w:sz w:val="22"/>
          <w:szCs w:val="22"/>
        </w:rPr>
        <w:t>月</w:t>
      </w:r>
      <w:r>
        <w:rPr>
          <w:rFonts w:asciiTheme="minorEastAsia" w:eastAsiaTheme="minorEastAsia" w:hAnsiTheme="minorEastAsia" w:cs="Arial" w:hint="eastAsia"/>
          <w:sz w:val="22"/>
          <w:szCs w:val="22"/>
        </w:rPr>
        <w:t xml:space="preserve"> </w:t>
      </w:r>
      <w:r>
        <w:rPr>
          <w:rFonts w:asciiTheme="minorEastAsia" w:eastAsiaTheme="minorEastAsia" w:hAnsiTheme="minorEastAsia" w:cs="Arial"/>
          <w:sz w:val="22"/>
          <w:szCs w:val="22"/>
        </w:rPr>
        <w:t xml:space="preserve">   </w:t>
      </w:r>
      <w:r>
        <w:rPr>
          <w:rFonts w:asciiTheme="minorEastAsia" w:eastAsiaTheme="minorEastAsia" w:hAnsiTheme="minorEastAsia" w:cs="Arial" w:hint="eastAsia"/>
          <w:sz w:val="22"/>
          <w:szCs w:val="22"/>
        </w:rPr>
        <w:t>日</w:t>
      </w:r>
    </w:p>
    <w:p w:rsidR="00DE6065" w:rsidRDefault="00936F4D">
      <w:pPr>
        <w:pStyle w:val="21"/>
        <w:widowControl/>
        <w:autoSpaceDE/>
        <w:autoSpaceDN/>
        <w:adjustRightInd/>
        <w:spacing w:before="0" w:after="0"/>
        <w:ind w:left="600" w:firstLineChars="0" w:firstLine="0"/>
        <w:rPr>
          <w:rFonts w:asciiTheme="minorEastAsia" w:eastAsiaTheme="minorEastAsia" w:hAnsiTheme="minorEastAsia" w:cs="Arial"/>
          <w:sz w:val="22"/>
          <w:szCs w:val="22"/>
        </w:rPr>
      </w:pPr>
      <w:r>
        <w:rPr>
          <w:rFonts w:asciiTheme="minorEastAsia" w:eastAsiaTheme="minorEastAsia" w:hAnsiTheme="minorEastAsia" w:cs="Arial"/>
          <w:sz w:val="22"/>
          <w:szCs w:val="22"/>
        </w:rPr>
        <w:br w:type="page"/>
      </w:r>
    </w:p>
    <w:p w:rsidR="00DE6065" w:rsidRDefault="00936F4D">
      <w:pPr>
        <w:pStyle w:val="3"/>
        <w:spacing w:line="360" w:lineRule="auto"/>
        <w:rPr>
          <w:rFonts w:asciiTheme="minorEastAsia" w:eastAsiaTheme="minorEastAsia" w:hAnsiTheme="minorEastAsia" w:cs="Arial"/>
          <w:sz w:val="24"/>
          <w:szCs w:val="24"/>
        </w:rPr>
      </w:pPr>
      <w:bookmarkStart w:id="98" w:name="_Toc90316290"/>
      <w:r>
        <w:rPr>
          <w:rFonts w:asciiTheme="minorEastAsia" w:eastAsiaTheme="minorEastAsia" w:hAnsiTheme="minorEastAsia" w:cs="Arial"/>
          <w:sz w:val="24"/>
          <w:szCs w:val="24"/>
        </w:rPr>
        <w:lastRenderedPageBreak/>
        <w:t>附件一：基础资料清单</w:t>
      </w:r>
      <w:bookmarkEnd w:id="98"/>
    </w:p>
    <w:p w:rsidR="00DE6065" w:rsidRDefault="00936F4D">
      <w:pPr>
        <w:rPr>
          <w:rFonts w:asciiTheme="minorEastAsia" w:eastAsiaTheme="minorEastAsia" w:hAnsiTheme="minorEastAsia"/>
        </w:rPr>
      </w:pPr>
      <w:r>
        <w:rPr>
          <w:rFonts w:asciiTheme="minorEastAsia" w:eastAsiaTheme="minorEastAsia" w:hAnsiTheme="minorEastAsia" w:hint="eastAsia"/>
        </w:rPr>
        <w:t>1</w:t>
      </w:r>
      <w:r>
        <w:rPr>
          <w:rFonts w:asciiTheme="minorEastAsia" w:eastAsiaTheme="minorEastAsia" w:hAnsiTheme="minorEastAsia" w:hint="eastAsia"/>
        </w:rPr>
        <w:t>、项目研究及规划范围红线</w:t>
      </w:r>
    </w:p>
    <w:p w:rsidR="00DE6065" w:rsidRDefault="00936F4D">
      <w:pPr>
        <w:rPr>
          <w:rFonts w:asciiTheme="minorEastAsia" w:eastAsiaTheme="minorEastAsia" w:hAnsiTheme="minorEastAsia"/>
        </w:rPr>
      </w:pPr>
      <w:r>
        <w:rPr>
          <w:rFonts w:asciiTheme="minorEastAsia" w:eastAsiaTheme="minorEastAsia" w:hAnsiTheme="minorEastAsia" w:hint="eastAsia"/>
        </w:rPr>
        <w:t>2</w:t>
      </w:r>
      <w:r>
        <w:rPr>
          <w:rFonts w:asciiTheme="minorEastAsia" w:eastAsiaTheme="minorEastAsia" w:hAnsiTheme="minorEastAsia" w:hint="eastAsia"/>
        </w:rPr>
        <w:t>、项目所在地镇级国土空间规划、村级片区国土空间规划和其他必要的规划材料</w:t>
      </w:r>
    </w:p>
    <w:p w:rsidR="00DE6065" w:rsidRDefault="00936F4D">
      <w:pPr>
        <w:rPr>
          <w:rFonts w:asciiTheme="minorEastAsia" w:eastAsiaTheme="minorEastAsia" w:hAnsiTheme="minorEastAsia"/>
        </w:rPr>
      </w:pPr>
      <w:r>
        <w:rPr>
          <w:rFonts w:asciiTheme="minorEastAsia" w:eastAsiaTheme="minorEastAsia" w:hAnsiTheme="minorEastAsia" w:hint="eastAsia"/>
        </w:rPr>
        <w:t>3</w:t>
      </w:r>
      <w:r>
        <w:rPr>
          <w:rFonts w:asciiTheme="minorEastAsia" w:eastAsiaTheme="minorEastAsia" w:hAnsiTheme="minorEastAsia" w:hint="eastAsia"/>
        </w:rPr>
        <w:t>、项目研究及核心红线范围内国土三调变更调查数据（</w:t>
      </w:r>
      <w:r>
        <w:rPr>
          <w:rFonts w:asciiTheme="minorEastAsia" w:eastAsiaTheme="minorEastAsia" w:hAnsiTheme="minorEastAsia" w:hint="eastAsia"/>
        </w:rPr>
        <w:t>shp</w:t>
      </w:r>
      <w:r>
        <w:rPr>
          <w:rFonts w:asciiTheme="minorEastAsia" w:eastAsiaTheme="minorEastAsia" w:hAnsiTheme="minorEastAsia" w:hint="eastAsia"/>
        </w:rPr>
        <w:t>格式文件）</w:t>
      </w:r>
    </w:p>
    <w:p w:rsidR="00DE6065" w:rsidRDefault="00936F4D">
      <w:pPr>
        <w:rPr>
          <w:rFonts w:asciiTheme="minorEastAsia" w:eastAsiaTheme="minorEastAsia" w:hAnsiTheme="minorEastAsia"/>
        </w:rPr>
      </w:pPr>
      <w:r>
        <w:rPr>
          <w:rFonts w:asciiTheme="minorEastAsia" w:eastAsiaTheme="minorEastAsia" w:hAnsiTheme="minorEastAsia" w:hint="eastAsia"/>
        </w:rPr>
        <w:t>4</w:t>
      </w:r>
      <w:r>
        <w:rPr>
          <w:rFonts w:asciiTheme="minorEastAsia" w:eastAsiaTheme="minorEastAsia" w:hAnsiTheme="minorEastAsia" w:hint="eastAsia"/>
        </w:rPr>
        <w:t>、项目研究及核心红线范围内三区三线数据（</w:t>
      </w:r>
      <w:r>
        <w:rPr>
          <w:rFonts w:asciiTheme="minorEastAsia" w:eastAsiaTheme="minorEastAsia" w:hAnsiTheme="minorEastAsia" w:hint="eastAsia"/>
        </w:rPr>
        <w:t>shp</w:t>
      </w:r>
      <w:r>
        <w:rPr>
          <w:rFonts w:asciiTheme="minorEastAsia" w:eastAsiaTheme="minorEastAsia" w:hAnsiTheme="minorEastAsia" w:hint="eastAsia"/>
        </w:rPr>
        <w:t>格式文件）</w:t>
      </w:r>
    </w:p>
    <w:p w:rsidR="00DE6065" w:rsidRDefault="00936F4D">
      <w:pPr>
        <w:rPr>
          <w:rFonts w:asciiTheme="minorEastAsia" w:eastAsiaTheme="minorEastAsia" w:hAnsiTheme="minorEastAsia"/>
        </w:rPr>
      </w:pPr>
      <w:r>
        <w:rPr>
          <w:rFonts w:asciiTheme="minorEastAsia" w:eastAsiaTheme="minorEastAsia" w:hAnsiTheme="minorEastAsia" w:hint="eastAsia"/>
        </w:rPr>
        <w:t>5</w:t>
      </w:r>
      <w:r>
        <w:rPr>
          <w:rFonts w:asciiTheme="minorEastAsia" w:eastAsiaTheme="minorEastAsia" w:hAnsiTheme="minorEastAsia" w:hint="eastAsia"/>
        </w:rPr>
        <w:t>、项目研究及核心红线范围内国有及集体</w:t>
      </w:r>
      <w:bookmarkStart w:id="99" w:name="OLE_LINK8"/>
      <w:bookmarkStart w:id="100" w:name="OLE_LINK7"/>
      <w:r>
        <w:rPr>
          <w:rFonts w:asciiTheme="minorEastAsia" w:eastAsiaTheme="minorEastAsia" w:hAnsiTheme="minorEastAsia" w:hint="eastAsia"/>
        </w:rPr>
        <w:t>土地及地上附着物资产基础信息</w:t>
      </w:r>
      <w:bookmarkEnd w:id="99"/>
      <w:bookmarkEnd w:id="100"/>
      <w:r>
        <w:rPr>
          <w:rFonts w:asciiTheme="minorEastAsia" w:eastAsiaTheme="minorEastAsia" w:hAnsiTheme="minorEastAsia" w:hint="eastAsia"/>
        </w:rPr>
        <w:t>（包含但不限于产权、经营情况、租赁成本、租赁时间、业主意向等）</w:t>
      </w:r>
    </w:p>
    <w:p w:rsidR="00DE6065" w:rsidRDefault="00936F4D">
      <w:pPr>
        <w:rPr>
          <w:rFonts w:asciiTheme="minorEastAsia" w:eastAsiaTheme="minorEastAsia" w:hAnsiTheme="minorEastAsia"/>
        </w:rPr>
      </w:pPr>
      <w:r>
        <w:rPr>
          <w:rFonts w:asciiTheme="minorEastAsia" w:eastAsiaTheme="minorEastAsia" w:hAnsiTheme="minorEastAsia" w:hint="eastAsia"/>
        </w:rPr>
        <w:t>6</w:t>
      </w:r>
      <w:r>
        <w:rPr>
          <w:rFonts w:asciiTheme="minorEastAsia" w:eastAsiaTheme="minorEastAsia" w:hAnsiTheme="minorEastAsia" w:hint="eastAsia"/>
        </w:rPr>
        <w:t>、项目研究及核心红线范围内私人已流转或经其他法律手段已正常持有的土地及地上附着物资产基础信息（包含但不限于产权、经营情况、租赁成本、租赁时间等）</w:t>
      </w:r>
    </w:p>
    <w:p w:rsidR="00DE6065" w:rsidRDefault="00DE6065">
      <w:pPr>
        <w:rPr>
          <w:rFonts w:asciiTheme="minorEastAsia" w:eastAsiaTheme="minorEastAsia" w:hAnsiTheme="minorEastAsia"/>
        </w:rPr>
      </w:pPr>
    </w:p>
    <w:p w:rsidR="00DE6065" w:rsidRDefault="00DE6065">
      <w:pPr>
        <w:rPr>
          <w:rFonts w:asciiTheme="minorEastAsia" w:eastAsiaTheme="minorEastAsia" w:hAnsiTheme="minorEastAsia"/>
        </w:rPr>
      </w:pPr>
    </w:p>
    <w:p w:rsidR="00DE6065" w:rsidRDefault="00DE6065">
      <w:pPr>
        <w:rPr>
          <w:rFonts w:asciiTheme="minorEastAsia" w:eastAsiaTheme="minorEastAsia" w:hAnsiTheme="minorEastAsia"/>
        </w:rPr>
      </w:pPr>
    </w:p>
    <w:p w:rsidR="00DE6065" w:rsidRDefault="00936F4D">
      <w:r>
        <w:br w:type="page"/>
      </w:r>
    </w:p>
    <w:p w:rsidR="00DE6065" w:rsidRDefault="00936F4D">
      <w:pPr>
        <w:pStyle w:val="3"/>
        <w:spacing w:line="360" w:lineRule="auto"/>
        <w:rPr>
          <w:rFonts w:asciiTheme="minorEastAsia" w:eastAsiaTheme="minorEastAsia" w:hAnsiTheme="minorEastAsia" w:cs="Arial"/>
          <w:sz w:val="24"/>
          <w:szCs w:val="24"/>
        </w:rPr>
      </w:pPr>
      <w:bookmarkStart w:id="101" w:name="_Toc90316291"/>
      <w:r>
        <w:rPr>
          <w:rFonts w:asciiTheme="minorEastAsia" w:eastAsiaTheme="minorEastAsia" w:hAnsiTheme="minorEastAsia" w:cs="Arial"/>
          <w:sz w:val="24"/>
          <w:szCs w:val="24"/>
        </w:rPr>
        <w:lastRenderedPageBreak/>
        <w:t>附件二：工作范围</w:t>
      </w:r>
      <w:bookmarkStart w:id="102" w:name="_Toc280113048"/>
      <w:bookmarkEnd w:id="101"/>
    </w:p>
    <w:p w:rsidR="00DE6065" w:rsidRDefault="00936F4D">
      <w:pPr>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1</w:t>
      </w:r>
      <w:r>
        <w:rPr>
          <w:rFonts w:asciiTheme="minorEastAsia" w:eastAsiaTheme="minorEastAsia" w:hAnsiTheme="minorEastAsia" w:cs="Arial" w:hint="eastAsia"/>
          <w:sz w:val="22"/>
          <w:szCs w:val="22"/>
        </w:rPr>
        <w:t>、</w:t>
      </w:r>
      <w:r>
        <w:rPr>
          <w:rFonts w:asciiTheme="minorEastAsia" w:eastAsiaTheme="minorEastAsia" w:hAnsiTheme="minorEastAsia" w:cs="Arial"/>
          <w:sz w:val="22"/>
          <w:szCs w:val="22"/>
        </w:rPr>
        <w:t>本项目研究范围</w:t>
      </w:r>
      <w:r>
        <w:rPr>
          <w:rFonts w:asciiTheme="minorEastAsia" w:eastAsiaTheme="minorEastAsia" w:hAnsiTheme="minorEastAsia" w:cs="Arial" w:hint="eastAsia"/>
          <w:sz w:val="22"/>
          <w:szCs w:val="22"/>
        </w:rPr>
        <w:t>：</w:t>
      </w:r>
      <w:r>
        <w:rPr>
          <w:rFonts w:asciiTheme="minorEastAsia" w:eastAsiaTheme="minorEastAsia" w:hAnsiTheme="minorEastAsia" w:cs="Arial"/>
          <w:sz w:val="22"/>
          <w:szCs w:val="22"/>
        </w:rPr>
        <w:t>大邑县全域</w:t>
      </w:r>
    </w:p>
    <w:p w:rsidR="00DE6065" w:rsidRDefault="00936F4D">
      <w:pPr>
        <w:rPr>
          <w:ins w:id="103" w:author="S" w:date="2025-10-22T11:21:00Z"/>
          <w:rFonts w:asciiTheme="minorEastAsia" w:eastAsiaTheme="minorEastAsia" w:hAnsiTheme="minorEastAsia" w:cs="Arial"/>
          <w:sz w:val="22"/>
          <w:szCs w:val="22"/>
        </w:rPr>
      </w:pPr>
      <w:r>
        <w:rPr>
          <w:rFonts w:asciiTheme="minorEastAsia" w:eastAsiaTheme="minorEastAsia" w:hAnsiTheme="minorEastAsia" w:cs="Arial"/>
          <w:noProof/>
          <w:sz w:val="22"/>
          <w:szCs w:val="22"/>
        </w:rPr>
        <w:drawing>
          <wp:inline distT="0" distB="0" distL="0" distR="0">
            <wp:extent cx="3685540" cy="1600200"/>
            <wp:effectExtent l="0" t="0" r="0" b="0"/>
            <wp:docPr id="1" name="图片 1" descr="C:\Users\ljadmin\AppData\Roaming\LarkShell\sdk_storage\5a93f8948d68049952ad49fec2ea19bc\resources\images\img_v3_02ra_687ee91e-bcac-4307-a3e6-8d739260aad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jadmin\AppData\Roaming\LarkShell\sdk_storage\5a93f8948d68049952ad49fec2ea19bc\resources\images\img_v3_02ra_687ee91e-bcac-4307-a3e6-8d739260aad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99229" cy="1606409"/>
                    </a:xfrm>
                    <a:prstGeom prst="rect">
                      <a:avLst/>
                    </a:prstGeom>
                    <a:noFill/>
                    <a:ln>
                      <a:noFill/>
                    </a:ln>
                  </pic:spPr>
                </pic:pic>
              </a:graphicData>
            </a:graphic>
          </wp:inline>
        </w:drawing>
      </w:r>
    </w:p>
    <w:p w:rsidR="00DE6065" w:rsidRDefault="00936F4D">
      <w:pPr>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2</w:t>
      </w:r>
      <w:r>
        <w:rPr>
          <w:rFonts w:asciiTheme="minorEastAsia" w:eastAsiaTheme="minorEastAsia" w:hAnsiTheme="minorEastAsia" w:cs="Arial" w:hint="eastAsia"/>
          <w:sz w:val="22"/>
          <w:szCs w:val="22"/>
        </w:rPr>
        <w:t>、本项目产业规划方案编制核心红线范围如下图所示：</w:t>
      </w:r>
    </w:p>
    <w:p w:rsidR="00DE6065" w:rsidRDefault="00936F4D">
      <w:pPr>
        <w:ind w:firstLineChars="200" w:firstLine="440"/>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总体规模约</w:t>
      </w:r>
      <w:r>
        <w:rPr>
          <w:rFonts w:asciiTheme="minorEastAsia" w:eastAsiaTheme="minorEastAsia" w:hAnsiTheme="minorEastAsia" w:cs="Arial"/>
          <w:sz w:val="22"/>
          <w:szCs w:val="22"/>
        </w:rPr>
        <w:t>2.1</w:t>
      </w:r>
      <w:r>
        <w:rPr>
          <w:rFonts w:asciiTheme="minorEastAsia" w:eastAsiaTheme="minorEastAsia" w:hAnsiTheme="minorEastAsia" w:cs="Arial"/>
          <w:sz w:val="22"/>
          <w:szCs w:val="22"/>
        </w:rPr>
        <w:t>万亩，大邑</w:t>
      </w:r>
      <w:r>
        <w:rPr>
          <w:rFonts w:asciiTheme="minorEastAsia" w:eastAsiaTheme="minorEastAsia" w:hAnsiTheme="minorEastAsia" w:cs="Arial" w:hint="eastAsia"/>
          <w:sz w:val="22"/>
          <w:szCs w:val="22"/>
        </w:rPr>
        <w:t>县沙渠街道北侧，主要涉及龙冠、祥龙</w:t>
      </w:r>
      <w:r>
        <w:rPr>
          <w:rFonts w:asciiTheme="minorEastAsia" w:eastAsiaTheme="minorEastAsia" w:hAnsiTheme="minorEastAsia" w:cs="Arial"/>
          <w:sz w:val="22"/>
          <w:szCs w:val="22"/>
        </w:rPr>
        <w:t>2</w:t>
      </w:r>
      <w:r>
        <w:rPr>
          <w:rFonts w:asciiTheme="minorEastAsia" w:eastAsiaTheme="minorEastAsia" w:hAnsiTheme="minorEastAsia" w:cs="Arial"/>
          <w:sz w:val="22"/>
          <w:szCs w:val="22"/>
        </w:rPr>
        <w:t>个社区</w:t>
      </w:r>
      <w:r>
        <w:rPr>
          <w:rFonts w:asciiTheme="minorEastAsia" w:eastAsiaTheme="minorEastAsia" w:hAnsiTheme="minorEastAsia" w:cs="Arial" w:hint="eastAsia"/>
          <w:sz w:val="22"/>
          <w:szCs w:val="22"/>
        </w:rPr>
        <w:t>。</w:t>
      </w:r>
    </w:p>
    <w:p w:rsidR="00DE6065" w:rsidRDefault="00936F4D">
      <w:pPr>
        <w:ind w:firstLineChars="200" w:firstLine="440"/>
        <w:rPr>
          <w:ins w:id="104" w:author="S" w:date="2025-10-22T11:21:00Z"/>
          <w:rFonts w:asciiTheme="minorEastAsia" w:eastAsiaTheme="minorEastAsia" w:hAnsiTheme="minorEastAsia" w:cs="Arial"/>
          <w:sz w:val="22"/>
          <w:szCs w:val="22"/>
        </w:rPr>
      </w:pPr>
      <w:r>
        <w:rPr>
          <w:rFonts w:asciiTheme="minorEastAsia" w:eastAsiaTheme="minorEastAsia" w:hAnsiTheme="minorEastAsia" w:cs="Arial"/>
          <w:noProof/>
          <w:sz w:val="22"/>
          <w:szCs w:val="22"/>
        </w:rPr>
        <w:drawing>
          <wp:inline distT="0" distB="0" distL="0" distR="0">
            <wp:extent cx="4142740" cy="2672080"/>
            <wp:effectExtent l="0" t="0" r="0" b="0"/>
            <wp:docPr id="2" name="图片 2" descr="C:\Users\ljadmin\AppData\Roaming\LarkShell\sdk_storage\5a93f8948d68049952ad49fec2ea19bc\resources\images\img_v3_02r8_6d0007c4-4268-41b0-8747-645c93ca0b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jadmin\AppData\Roaming\LarkShell\sdk_storage\5a93f8948d68049952ad49fec2ea19bc\resources\images\img_v3_02r8_6d0007c4-4268-41b0-8747-645c93ca0ba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46572" cy="2674567"/>
                    </a:xfrm>
                    <a:prstGeom prst="rect">
                      <a:avLst/>
                    </a:prstGeom>
                    <a:noFill/>
                    <a:ln>
                      <a:noFill/>
                    </a:ln>
                  </pic:spPr>
                </pic:pic>
              </a:graphicData>
            </a:graphic>
          </wp:inline>
        </w:drawing>
      </w:r>
    </w:p>
    <w:p w:rsidR="00DE6065" w:rsidRDefault="00DE6065">
      <w:pPr>
        <w:pStyle w:val="a5"/>
        <w:tabs>
          <w:tab w:val="left" w:pos="883"/>
          <w:tab w:val="left" w:pos="884"/>
        </w:tabs>
        <w:spacing w:before="156" w:after="0" w:line="268" w:lineRule="auto"/>
        <w:ind w:right="478"/>
        <w:rPr>
          <w:rFonts w:asciiTheme="minorEastAsia" w:hAnsiTheme="minorEastAsia" w:cs="Arial"/>
          <w:szCs w:val="22"/>
          <w:lang w:val="en-US" w:eastAsia="zh-CN"/>
        </w:rPr>
      </w:pPr>
    </w:p>
    <w:p w:rsidR="00DE6065" w:rsidRDefault="00936F4D">
      <w:pPr>
        <w:pStyle w:val="3"/>
        <w:spacing w:line="360" w:lineRule="auto"/>
        <w:rPr>
          <w:rFonts w:asciiTheme="minorEastAsia" w:eastAsiaTheme="minorEastAsia" w:hAnsiTheme="minorEastAsia" w:cs="Arial"/>
          <w:sz w:val="24"/>
          <w:szCs w:val="24"/>
        </w:rPr>
      </w:pPr>
      <w:bookmarkStart w:id="105" w:name="_Toc90316292"/>
      <w:r>
        <w:rPr>
          <w:rFonts w:asciiTheme="minorEastAsia" w:eastAsiaTheme="minorEastAsia" w:hAnsiTheme="minorEastAsia" w:cs="Arial"/>
          <w:sz w:val="24"/>
          <w:szCs w:val="24"/>
        </w:rPr>
        <w:t>附件三：乙方服务内容</w:t>
      </w:r>
    </w:p>
    <w:p w:rsidR="00DE6065" w:rsidRDefault="00936F4D">
      <w:pPr>
        <w:spacing w:beforeAutospacing="1" w:afterAutospacing="1"/>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成都市大邑县稻乡渔歌</w:t>
      </w:r>
      <w:bookmarkStart w:id="106" w:name="OLE_LINK10"/>
      <w:bookmarkStart w:id="107" w:name="OLE_LINK11"/>
      <w:bookmarkStart w:id="108" w:name="OLE_LINK12"/>
      <w:r>
        <w:rPr>
          <w:rFonts w:asciiTheme="minorEastAsia" w:eastAsiaTheme="minorEastAsia" w:hAnsiTheme="minorEastAsia" w:cs="Arial" w:hint="eastAsia"/>
          <w:bCs/>
          <w:sz w:val="22"/>
          <w:szCs w:val="22"/>
        </w:rPr>
        <w:t>新型产业投资项目</w:t>
      </w:r>
      <w:bookmarkEnd w:id="106"/>
      <w:r>
        <w:rPr>
          <w:rFonts w:asciiTheme="minorEastAsia" w:eastAsiaTheme="minorEastAsia" w:hAnsiTheme="minorEastAsia" w:cs="Arial" w:hint="eastAsia"/>
          <w:bCs/>
          <w:sz w:val="22"/>
          <w:szCs w:val="22"/>
        </w:rPr>
        <w:t>咨询服务</w:t>
      </w:r>
      <w:bookmarkEnd w:id="107"/>
      <w:bookmarkEnd w:id="108"/>
      <w:r>
        <w:rPr>
          <w:rFonts w:asciiTheme="minorEastAsia" w:eastAsiaTheme="minorEastAsia" w:hAnsiTheme="minorEastAsia" w:cs="Arial" w:hint="eastAsia"/>
          <w:bCs/>
          <w:sz w:val="22"/>
          <w:szCs w:val="22"/>
        </w:rPr>
        <w:t>，核心围绕稻乡渔歌现代农业产业园新型产业招商及投资落地，对其域内现状产业发展情况、土地资源条件等提出未来产业升级方向，对产业体系、落位布局和操盘思路进行总体性规划，并招引主导产业资源方，促成主导产业项目投资落地。</w:t>
      </w:r>
    </w:p>
    <w:p w:rsidR="00DE6065" w:rsidRDefault="00936F4D">
      <w:pPr>
        <w:spacing w:beforeAutospacing="1" w:afterAutospacing="1"/>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本次咨询服务将立足落地性思维的谋划与安排，编制项目具备较强可实施性的产业规划方案和落地性的招商服务。针对项目需求，</w:t>
      </w:r>
      <w:r>
        <w:rPr>
          <w:rFonts w:asciiTheme="minorEastAsia" w:eastAsiaTheme="minorEastAsia" w:hAnsiTheme="minorEastAsia" w:cs="Arial"/>
          <w:bCs/>
          <w:sz w:val="22"/>
          <w:szCs w:val="22"/>
        </w:rPr>
        <w:t>乙方将提供以下</w:t>
      </w:r>
      <w:r>
        <w:rPr>
          <w:rFonts w:asciiTheme="minorEastAsia" w:eastAsiaTheme="minorEastAsia" w:hAnsiTheme="minorEastAsia" w:cs="Arial" w:hint="eastAsia"/>
          <w:bCs/>
          <w:sz w:val="22"/>
          <w:szCs w:val="22"/>
        </w:rPr>
        <w:t>核心</w:t>
      </w:r>
      <w:r>
        <w:rPr>
          <w:rFonts w:asciiTheme="minorEastAsia" w:eastAsiaTheme="minorEastAsia" w:hAnsiTheme="minorEastAsia" w:cs="Arial"/>
          <w:bCs/>
          <w:sz w:val="22"/>
          <w:szCs w:val="22"/>
        </w:rPr>
        <w:t>服务内容及阶段性工作安排：</w:t>
      </w:r>
      <w:r>
        <w:rPr>
          <w:rFonts w:asciiTheme="minorEastAsia" w:eastAsiaTheme="minorEastAsia" w:hAnsiTheme="minorEastAsia" w:cs="Arial"/>
          <w:bCs/>
          <w:sz w:val="22"/>
          <w:szCs w:val="22"/>
        </w:rPr>
        <w:t xml:space="preserve"> </w:t>
      </w:r>
    </w:p>
    <w:p w:rsidR="00DE6065" w:rsidRDefault="00936F4D">
      <w:pPr>
        <w:pStyle w:val="3"/>
        <w:spacing w:before="100" w:beforeAutospacing="1" w:after="100" w:afterAutospacing="1" w:line="240" w:lineRule="auto"/>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阶段一：园区产业规划编制（</w:t>
      </w:r>
      <w:r>
        <w:rPr>
          <w:rFonts w:asciiTheme="minorEastAsia" w:eastAsiaTheme="minorEastAsia" w:hAnsiTheme="minorEastAsia" w:cs="Arial"/>
          <w:sz w:val="22"/>
          <w:szCs w:val="22"/>
        </w:rPr>
        <w:t>2</w:t>
      </w:r>
      <w:r>
        <w:rPr>
          <w:rFonts w:asciiTheme="minorEastAsia" w:eastAsiaTheme="minorEastAsia" w:hAnsiTheme="minorEastAsia" w:cs="Arial"/>
          <w:sz w:val="22"/>
          <w:szCs w:val="22"/>
        </w:rPr>
        <w:t>个月</w:t>
      </w:r>
      <w:r>
        <w:rPr>
          <w:rFonts w:asciiTheme="minorEastAsia" w:eastAsiaTheme="minorEastAsia" w:hAnsiTheme="minorEastAsia" w:cs="Arial" w:hint="eastAsia"/>
          <w:sz w:val="22"/>
          <w:szCs w:val="22"/>
        </w:rPr>
        <w:t>）</w:t>
      </w:r>
    </w:p>
    <w:p w:rsidR="00DE6065" w:rsidRDefault="00936F4D">
      <w:pPr>
        <w:pStyle w:val="3"/>
        <w:spacing w:before="100" w:beforeAutospacing="1" w:after="100" w:afterAutospacing="1" w:line="240" w:lineRule="auto"/>
        <w:ind w:firstLineChars="200" w:firstLine="442"/>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任务</w:t>
      </w:r>
      <w:r>
        <w:rPr>
          <w:rFonts w:asciiTheme="minorEastAsia" w:eastAsiaTheme="minorEastAsia" w:hAnsiTheme="minorEastAsia" w:cs="Arial" w:hint="eastAsia"/>
          <w:sz w:val="22"/>
          <w:szCs w:val="22"/>
        </w:rPr>
        <w:t>1</w:t>
      </w:r>
      <w:r>
        <w:rPr>
          <w:rFonts w:asciiTheme="minorEastAsia" w:eastAsiaTheme="minorEastAsia" w:hAnsiTheme="minorEastAsia" w:cs="Arial" w:hint="eastAsia"/>
          <w:sz w:val="22"/>
          <w:szCs w:val="22"/>
        </w:rPr>
        <w:t>：</w:t>
      </w:r>
      <w:r>
        <w:rPr>
          <w:rFonts w:asciiTheme="minorEastAsia" w:eastAsiaTheme="minorEastAsia" w:hAnsiTheme="minorEastAsia" w:cs="Arial" w:hint="eastAsia"/>
          <w:bCs w:val="0"/>
          <w:sz w:val="22"/>
          <w:szCs w:val="22"/>
        </w:rPr>
        <w:t>产业现状分析与土地资源</w:t>
      </w:r>
      <w:r>
        <w:rPr>
          <w:rFonts w:asciiTheme="minorEastAsia" w:eastAsiaTheme="minorEastAsia" w:hAnsiTheme="minorEastAsia" w:cs="Arial" w:hint="eastAsia"/>
          <w:sz w:val="22"/>
          <w:szCs w:val="22"/>
        </w:rPr>
        <w:t>梳理</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lastRenderedPageBreak/>
        <w:t>根据甲方提供的项目基础资料结合实地踏勘调研，分析本项目目标区域内产业发展现状及问题，梳理项目范围内土地资源分布及使用条件，为后续产业发展方向和产业体系构建及产业资源方匹配提供详实可靠的基础信息及支撑条件。</w:t>
      </w:r>
    </w:p>
    <w:p w:rsidR="00DE6065" w:rsidRDefault="00936F4D">
      <w:pPr>
        <w:ind w:firstLineChars="200" w:firstLine="442"/>
        <w:rPr>
          <w:rFonts w:asciiTheme="minorEastAsia" w:eastAsiaTheme="minorEastAsia" w:hAnsiTheme="minorEastAsia" w:cs="Arial"/>
          <w:b/>
          <w:bCs/>
          <w:sz w:val="22"/>
          <w:szCs w:val="22"/>
        </w:rPr>
      </w:pPr>
      <w:r>
        <w:rPr>
          <w:rFonts w:asciiTheme="minorEastAsia" w:eastAsiaTheme="minorEastAsia" w:hAnsiTheme="minorEastAsia" w:cs="Arial"/>
          <w:b/>
          <w:bCs/>
          <w:sz w:val="22"/>
          <w:szCs w:val="22"/>
        </w:rPr>
        <w:t>任务</w:t>
      </w:r>
      <w:r>
        <w:rPr>
          <w:rFonts w:asciiTheme="minorEastAsia" w:eastAsiaTheme="minorEastAsia" w:hAnsiTheme="minorEastAsia" w:cs="Arial"/>
          <w:b/>
          <w:bCs/>
          <w:sz w:val="22"/>
          <w:szCs w:val="22"/>
        </w:rPr>
        <w:t>2</w:t>
      </w:r>
      <w:r>
        <w:rPr>
          <w:rFonts w:asciiTheme="minorEastAsia" w:eastAsiaTheme="minorEastAsia" w:hAnsiTheme="minorEastAsia" w:cs="Arial" w:hint="eastAsia"/>
          <w:b/>
          <w:bCs/>
          <w:sz w:val="22"/>
          <w:szCs w:val="22"/>
        </w:rPr>
        <w:t>：参考案例对标研究</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结合稻乡渔歌项目的资源条件与产业发展问题，筛选可参考的对标案例，分析其主导产业、关联产业内容与投资规模、实施主体运作模式、与落地实施进展等内容，探讨本项目后续实施落地的可借鉴经验。</w:t>
      </w:r>
    </w:p>
    <w:p w:rsidR="00DE6065" w:rsidRDefault="00936F4D">
      <w:pPr>
        <w:ind w:firstLineChars="200" w:firstLine="442"/>
        <w:rPr>
          <w:rFonts w:asciiTheme="minorEastAsia" w:eastAsiaTheme="minorEastAsia" w:hAnsiTheme="minorEastAsia" w:cs="Arial"/>
          <w:b/>
          <w:bCs/>
          <w:sz w:val="22"/>
          <w:szCs w:val="22"/>
        </w:rPr>
      </w:pPr>
      <w:r>
        <w:rPr>
          <w:rFonts w:asciiTheme="minorEastAsia" w:eastAsiaTheme="minorEastAsia" w:hAnsiTheme="minorEastAsia" w:cs="Arial"/>
          <w:b/>
          <w:bCs/>
          <w:sz w:val="22"/>
          <w:szCs w:val="22"/>
        </w:rPr>
        <w:t>任务</w:t>
      </w:r>
      <w:r>
        <w:rPr>
          <w:rFonts w:asciiTheme="minorEastAsia" w:eastAsiaTheme="minorEastAsia" w:hAnsiTheme="minorEastAsia" w:cs="Arial"/>
          <w:b/>
          <w:bCs/>
          <w:sz w:val="22"/>
          <w:szCs w:val="22"/>
        </w:rPr>
        <w:t>3</w:t>
      </w:r>
      <w:r>
        <w:rPr>
          <w:rFonts w:asciiTheme="minorEastAsia" w:eastAsiaTheme="minorEastAsia" w:hAnsiTheme="minorEastAsia" w:cs="Arial" w:hint="eastAsia"/>
          <w:b/>
          <w:bCs/>
          <w:sz w:val="22"/>
          <w:szCs w:val="22"/>
        </w:rPr>
        <w:t>：产业体系构建与规划布局</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针对本项目基础情况分析与对标案例研究，结合产业发展政策和市场情况提</w:t>
      </w:r>
      <w:r>
        <w:rPr>
          <w:rFonts w:asciiTheme="minorEastAsia" w:eastAsiaTheme="minorEastAsia" w:hAnsiTheme="minorEastAsia" w:cs="Arial" w:hint="eastAsia"/>
          <w:bCs/>
          <w:sz w:val="22"/>
          <w:szCs w:val="22"/>
        </w:rPr>
        <w:t>出项目产业发展方向和定位。基于一二三产业融合发展，围绕主导产业和其强关联性产业构建清晰明确的业态产品体系内容，并根据土地资源分布和使用条件以及产业规模体量要求在空间进行合理落位布局。</w:t>
      </w:r>
      <w:r>
        <w:rPr>
          <w:rFonts w:asciiTheme="minorEastAsia" w:eastAsiaTheme="minorEastAsia" w:hAnsiTheme="minorEastAsia" w:cs="Arial"/>
          <w:bCs/>
          <w:sz w:val="22"/>
          <w:szCs w:val="22"/>
        </w:rPr>
        <w:t>促使项目</w:t>
      </w:r>
      <w:r>
        <w:rPr>
          <w:rFonts w:asciiTheme="minorEastAsia" w:eastAsiaTheme="minorEastAsia" w:hAnsiTheme="minorEastAsia" w:cs="Arial" w:hint="eastAsia"/>
          <w:bCs/>
          <w:sz w:val="22"/>
          <w:szCs w:val="22"/>
        </w:rPr>
        <w:t>产业规划</w:t>
      </w:r>
      <w:r>
        <w:rPr>
          <w:rFonts w:asciiTheme="minorEastAsia" w:eastAsiaTheme="minorEastAsia" w:hAnsiTheme="minorEastAsia" w:cs="Arial"/>
          <w:bCs/>
          <w:sz w:val="22"/>
          <w:szCs w:val="22"/>
        </w:rPr>
        <w:t>开发思路和内容得到地方政府和实施主体认可并达成合力推进项目落地共识</w:t>
      </w:r>
      <w:r>
        <w:rPr>
          <w:rFonts w:asciiTheme="minorEastAsia" w:eastAsiaTheme="minorEastAsia" w:hAnsiTheme="minorEastAsia" w:cs="Arial" w:hint="eastAsia"/>
          <w:bCs/>
          <w:sz w:val="22"/>
          <w:szCs w:val="22"/>
        </w:rPr>
        <w:t>。</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产业体系构建需充分考虑关联产业符合市场准入、地方政策要求，关联产业应契合当地社会经济发展实际，对地方经济合作组织的带动发展作用。为项目匹配发展空间大、项目收益佳、反哺能力强、市场预期好的优势产业或特色产业，重点谋划边界清晰、融合度佳、布局集中、</w:t>
      </w:r>
      <w:r>
        <w:rPr>
          <w:rFonts w:asciiTheme="minorEastAsia" w:eastAsiaTheme="minorEastAsia" w:hAnsiTheme="minorEastAsia" w:cs="Arial" w:hint="eastAsia"/>
          <w:bCs/>
          <w:sz w:val="22"/>
          <w:szCs w:val="22"/>
        </w:rPr>
        <w:t>发展前景好、对当地对生态环境友好的项目。</w:t>
      </w:r>
    </w:p>
    <w:p w:rsidR="00DE6065" w:rsidRDefault="00936F4D">
      <w:pPr>
        <w:ind w:firstLineChars="200" w:firstLine="442"/>
        <w:rPr>
          <w:rFonts w:asciiTheme="minorEastAsia" w:eastAsiaTheme="minorEastAsia" w:hAnsiTheme="minorEastAsia" w:cs="Arial"/>
          <w:b/>
          <w:bCs/>
          <w:sz w:val="22"/>
          <w:szCs w:val="22"/>
        </w:rPr>
      </w:pPr>
      <w:r>
        <w:rPr>
          <w:rFonts w:asciiTheme="minorEastAsia" w:eastAsiaTheme="minorEastAsia" w:hAnsiTheme="minorEastAsia" w:cs="Arial"/>
          <w:b/>
          <w:bCs/>
          <w:sz w:val="22"/>
          <w:szCs w:val="22"/>
        </w:rPr>
        <w:t>任务</w:t>
      </w:r>
      <w:r>
        <w:rPr>
          <w:rFonts w:asciiTheme="minorEastAsia" w:eastAsiaTheme="minorEastAsia" w:hAnsiTheme="minorEastAsia" w:cs="Arial"/>
          <w:b/>
          <w:bCs/>
          <w:sz w:val="22"/>
          <w:szCs w:val="22"/>
        </w:rPr>
        <w:t>4</w:t>
      </w:r>
      <w:r>
        <w:rPr>
          <w:rFonts w:asciiTheme="minorEastAsia" w:eastAsiaTheme="minorEastAsia" w:hAnsiTheme="minorEastAsia" w:cs="Arial" w:hint="eastAsia"/>
          <w:b/>
          <w:bCs/>
          <w:sz w:val="22"/>
          <w:szCs w:val="22"/>
        </w:rPr>
        <w:t>：实施主体合作模式建议</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评估稻乡渔歌现有资产，</w:t>
      </w:r>
      <w:del w:id="109" w:author="S" w:date="2025-10-23T11:19:00Z">
        <w:r w:rsidDel="00FE71C4">
          <w:rPr>
            <w:rFonts w:asciiTheme="minorEastAsia" w:eastAsiaTheme="minorEastAsia" w:hAnsiTheme="minorEastAsia" w:cs="Arial" w:hint="eastAsia"/>
            <w:bCs/>
            <w:sz w:val="22"/>
            <w:szCs w:val="22"/>
          </w:rPr>
          <w:delText>考虑拟设立的项目公司（实施主体），</w:delText>
        </w:r>
      </w:del>
      <w:r>
        <w:rPr>
          <w:rFonts w:asciiTheme="minorEastAsia" w:eastAsiaTheme="minorEastAsia" w:hAnsiTheme="minorEastAsia" w:cs="Arial" w:hint="eastAsia"/>
          <w:bCs/>
          <w:sz w:val="22"/>
          <w:szCs w:val="22"/>
        </w:rPr>
        <w:t>结合产业资源方的洽谈与合作意向，</w:t>
      </w:r>
      <w:ins w:id="110" w:author="S" w:date="2025-10-23T11:20:00Z">
        <w:r w:rsidR="00FE71C4">
          <w:rPr>
            <w:rFonts w:asciiTheme="minorEastAsia" w:eastAsiaTheme="minorEastAsia" w:hAnsiTheme="minorEastAsia" w:cs="Arial" w:hint="eastAsia"/>
            <w:bCs/>
            <w:sz w:val="22"/>
            <w:szCs w:val="22"/>
          </w:rPr>
          <w:t>拟</w:t>
        </w:r>
      </w:ins>
      <w:r>
        <w:rPr>
          <w:rFonts w:asciiTheme="minorEastAsia" w:eastAsiaTheme="minorEastAsia" w:hAnsiTheme="minorEastAsia" w:cs="Arial" w:hint="eastAsia"/>
          <w:bCs/>
          <w:sz w:val="22"/>
          <w:szCs w:val="22"/>
        </w:rPr>
        <w:t>初步设立</w:t>
      </w:r>
      <w:del w:id="111" w:author="S" w:date="2025-10-23T11:19:00Z">
        <w:r w:rsidDel="00FE71C4">
          <w:rPr>
            <w:rFonts w:asciiTheme="minorEastAsia" w:eastAsiaTheme="minorEastAsia" w:hAnsiTheme="minorEastAsia" w:cs="Arial" w:hint="eastAsia"/>
            <w:bCs/>
            <w:sz w:val="22"/>
            <w:szCs w:val="22"/>
          </w:rPr>
          <w:delText>SPV</w:delText>
        </w:r>
      </w:del>
      <w:ins w:id="112" w:author="S" w:date="2025-10-23T11:19:00Z">
        <w:r w:rsidR="00FE71C4">
          <w:rPr>
            <w:rFonts w:asciiTheme="minorEastAsia" w:eastAsiaTheme="minorEastAsia" w:hAnsiTheme="minorEastAsia" w:cs="Arial" w:hint="eastAsia"/>
            <w:bCs/>
            <w:sz w:val="22"/>
            <w:szCs w:val="22"/>
          </w:rPr>
          <w:t>项目</w:t>
        </w:r>
      </w:ins>
      <w:r>
        <w:rPr>
          <w:rFonts w:asciiTheme="minorEastAsia" w:eastAsiaTheme="minorEastAsia" w:hAnsiTheme="minorEastAsia" w:cs="Arial" w:hint="eastAsia"/>
          <w:bCs/>
          <w:sz w:val="22"/>
          <w:szCs w:val="22"/>
        </w:rPr>
        <w:t>公司</w:t>
      </w:r>
      <w:ins w:id="113" w:author="S" w:date="2025-10-23T11:19:00Z">
        <w:r w:rsidR="00FE71C4">
          <w:rPr>
            <w:rFonts w:asciiTheme="minorEastAsia" w:eastAsiaTheme="minorEastAsia" w:hAnsiTheme="minorEastAsia" w:cs="Arial" w:hint="eastAsia"/>
            <w:bCs/>
            <w:sz w:val="22"/>
            <w:szCs w:val="22"/>
          </w:rPr>
          <w:t>（实施主体）</w:t>
        </w:r>
      </w:ins>
      <w:r>
        <w:rPr>
          <w:rFonts w:asciiTheme="minorEastAsia" w:eastAsiaTheme="minorEastAsia" w:hAnsiTheme="minorEastAsia" w:cs="Arial" w:hint="eastAsia"/>
          <w:bCs/>
          <w:sz w:val="22"/>
          <w:szCs w:val="22"/>
        </w:rPr>
        <w:t>的</w:t>
      </w:r>
      <w:r>
        <w:rPr>
          <w:rFonts w:asciiTheme="minorEastAsia" w:eastAsiaTheme="minorEastAsia" w:hAnsiTheme="minorEastAsia" w:cs="Arial" w:hint="eastAsia"/>
          <w:bCs/>
          <w:sz w:val="22"/>
          <w:szCs w:val="22"/>
        </w:rPr>
        <w:t>股</w:t>
      </w:r>
      <w:r>
        <w:rPr>
          <w:rFonts w:asciiTheme="minorEastAsia" w:eastAsiaTheme="minorEastAsia" w:hAnsiTheme="minorEastAsia" w:cs="Arial" w:hint="eastAsia"/>
          <w:bCs/>
          <w:sz w:val="22"/>
          <w:szCs w:val="22"/>
        </w:rPr>
        <w:t>权</w:t>
      </w:r>
      <w:r>
        <w:rPr>
          <w:rFonts w:asciiTheme="minorEastAsia" w:eastAsiaTheme="minorEastAsia" w:hAnsiTheme="minorEastAsia" w:cs="Arial" w:hint="eastAsia"/>
          <w:bCs/>
          <w:sz w:val="22"/>
          <w:szCs w:val="22"/>
        </w:rPr>
        <w:t>架</w:t>
      </w:r>
      <w:r>
        <w:rPr>
          <w:rFonts w:asciiTheme="minorEastAsia" w:eastAsiaTheme="minorEastAsia" w:hAnsiTheme="minorEastAsia" w:cs="Arial" w:hint="eastAsia"/>
          <w:bCs/>
          <w:sz w:val="22"/>
          <w:szCs w:val="22"/>
        </w:rPr>
        <w:t>构，并提出实施主体与产业资源的合作模式建议。</w:t>
      </w:r>
    </w:p>
    <w:p w:rsidR="00DE6065" w:rsidRDefault="00936F4D">
      <w:pPr>
        <w:ind w:firstLineChars="200" w:firstLine="442"/>
        <w:rPr>
          <w:rFonts w:asciiTheme="minorEastAsia" w:eastAsiaTheme="minorEastAsia" w:hAnsiTheme="minorEastAsia" w:cs="Arial"/>
          <w:b/>
          <w:bCs/>
          <w:sz w:val="22"/>
          <w:szCs w:val="22"/>
        </w:rPr>
      </w:pPr>
      <w:r>
        <w:rPr>
          <w:rFonts w:asciiTheme="minorEastAsia" w:eastAsiaTheme="minorEastAsia" w:hAnsiTheme="minorEastAsia" w:cs="Arial"/>
          <w:b/>
          <w:bCs/>
          <w:sz w:val="22"/>
          <w:szCs w:val="22"/>
        </w:rPr>
        <w:t>任务</w:t>
      </w:r>
      <w:r>
        <w:rPr>
          <w:rFonts w:asciiTheme="minorEastAsia" w:eastAsiaTheme="minorEastAsia" w:hAnsiTheme="minorEastAsia" w:cs="Arial"/>
          <w:b/>
          <w:bCs/>
          <w:sz w:val="22"/>
          <w:szCs w:val="22"/>
        </w:rPr>
        <w:t>5</w:t>
      </w:r>
      <w:r>
        <w:rPr>
          <w:rFonts w:asciiTheme="minorEastAsia" w:eastAsiaTheme="minorEastAsia" w:hAnsiTheme="minorEastAsia" w:cs="Arial" w:hint="eastAsia"/>
          <w:b/>
          <w:bCs/>
          <w:sz w:val="22"/>
          <w:szCs w:val="22"/>
        </w:rPr>
        <w:t>：项目初步投资估算</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针对本项目的关联产业内容、拟导入的产业资源方，匡算关联产业的投入成本，包括土地成本、建安成本、设施设备成本、景观及其他市政基础设施费用、融资成本等，评估产业项目建成后的预期收益，确保规划项目具备自平衡的条件，为后续落地实施推进提供基础。</w:t>
      </w:r>
    </w:p>
    <w:p w:rsidR="00DE6065" w:rsidRDefault="00936F4D">
      <w:pPr>
        <w:pStyle w:val="3"/>
        <w:spacing w:before="100" w:beforeAutospacing="1" w:after="100" w:afterAutospacing="1" w:line="240" w:lineRule="auto"/>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t>阶段二：主导产业</w:t>
      </w:r>
      <w:r>
        <w:rPr>
          <w:rFonts w:asciiTheme="minorEastAsia" w:eastAsiaTheme="minorEastAsia" w:hAnsiTheme="minorEastAsia" w:cs="Arial" w:hint="eastAsia"/>
          <w:bCs w:val="0"/>
          <w:sz w:val="22"/>
          <w:szCs w:val="22"/>
        </w:rPr>
        <w:t>招商</w:t>
      </w:r>
      <w:r>
        <w:rPr>
          <w:rFonts w:asciiTheme="minorEastAsia" w:eastAsiaTheme="minorEastAsia" w:hAnsiTheme="minorEastAsia" w:cs="Arial" w:hint="eastAsia"/>
          <w:sz w:val="22"/>
          <w:szCs w:val="22"/>
        </w:rPr>
        <w:t>资源引介咨询服务及重大资产关联交易落地咨询服务（</w:t>
      </w:r>
      <w:r>
        <w:rPr>
          <w:rFonts w:asciiTheme="minorEastAsia" w:eastAsiaTheme="minorEastAsia" w:hAnsiTheme="minorEastAsia" w:cs="Arial"/>
          <w:sz w:val="22"/>
          <w:szCs w:val="22"/>
        </w:rPr>
        <w:t>22</w:t>
      </w:r>
      <w:r>
        <w:rPr>
          <w:rFonts w:asciiTheme="minorEastAsia" w:eastAsiaTheme="minorEastAsia" w:hAnsiTheme="minorEastAsia" w:cs="Arial"/>
          <w:sz w:val="22"/>
          <w:szCs w:val="22"/>
        </w:rPr>
        <w:t>个月</w:t>
      </w:r>
      <w:r>
        <w:rPr>
          <w:rFonts w:asciiTheme="minorEastAsia" w:eastAsiaTheme="minorEastAsia" w:hAnsiTheme="minorEastAsia" w:cs="Arial" w:hint="eastAsia"/>
          <w:sz w:val="22"/>
          <w:szCs w:val="22"/>
        </w:rPr>
        <w:t>）</w:t>
      </w:r>
    </w:p>
    <w:p w:rsidR="00DE6065" w:rsidRDefault="00936F4D">
      <w:pPr>
        <w:ind w:firstLineChars="200" w:firstLine="442"/>
        <w:rPr>
          <w:rFonts w:asciiTheme="minorEastAsia" w:eastAsiaTheme="minorEastAsia" w:hAnsiTheme="minorEastAsia" w:cs="Arial"/>
          <w:b/>
          <w:bCs/>
          <w:sz w:val="22"/>
          <w:szCs w:val="22"/>
        </w:rPr>
      </w:pPr>
      <w:r>
        <w:rPr>
          <w:rFonts w:asciiTheme="minorEastAsia" w:eastAsiaTheme="minorEastAsia" w:hAnsiTheme="minorEastAsia" w:cs="Arial" w:hint="eastAsia"/>
          <w:b/>
          <w:bCs/>
          <w:sz w:val="22"/>
          <w:szCs w:val="22"/>
        </w:rPr>
        <w:t>任务</w:t>
      </w:r>
      <w:r>
        <w:rPr>
          <w:rFonts w:asciiTheme="minorEastAsia" w:eastAsiaTheme="minorEastAsia" w:hAnsiTheme="minorEastAsia" w:cs="Arial" w:hint="eastAsia"/>
          <w:b/>
          <w:bCs/>
          <w:sz w:val="22"/>
          <w:szCs w:val="22"/>
        </w:rPr>
        <w:t>1</w:t>
      </w:r>
      <w:r>
        <w:rPr>
          <w:rFonts w:asciiTheme="minorEastAsia" w:eastAsiaTheme="minorEastAsia" w:hAnsiTheme="minorEastAsia" w:cs="Arial" w:hint="eastAsia"/>
          <w:b/>
          <w:bCs/>
          <w:sz w:val="22"/>
          <w:szCs w:val="22"/>
        </w:rPr>
        <w:t>：主导产业招商资源引介咨询服务及重大资产关联交易落地咨询服务</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深度分析本项目关联产业所属行业发展现状、产业供应链、市场环境和容量、发展前景等，引介合适的产业资源方。</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对项目内容中涉及的规划政策、用地条件、资源能源、环境要求、人才技术等要素开展可获得性分析，协助资源方对投资项目开展全面、准确的分析研判，夯实产业资源方投资信心。结合引介产业资源方的项目实施具体条件按需</w:t>
      </w:r>
      <w:ins w:id="114" w:author="S" w:date="2025-10-23T11:21:00Z">
        <w:r w:rsidR="00FE71C4">
          <w:rPr>
            <w:rFonts w:asciiTheme="minorEastAsia" w:eastAsiaTheme="minorEastAsia" w:hAnsiTheme="minorEastAsia" w:cs="Arial" w:hint="eastAsia"/>
            <w:bCs/>
            <w:sz w:val="22"/>
            <w:szCs w:val="22"/>
          </w:rPr>
          <w:t>、按必要性地</w:t>
        </w:r>
      </w:ins>
      <w:r>
        <w:rPr>
          <w:rFonts w:asciiTheme="minorEastAsia" w:eastAsiaTheme="minorEastAsia" w:hAnsiTheme="minorEastAsia" w:cs="Arial" w:hint="eastAsia"/>
          <w:bCs/>
          <w:sz w:val="22"/>
          <w:szCs w:val="22"/>
        </w:rPr>
        <w:t>优化完善</w:t>
      </w:r>
      <w:bookmarkStart w:id="115" w:name="OLE_LINK18"/>
      <w:bookmarkStart w:id="116" w:name="OLE_LINK17"/>
      <w:r>
        <w:rPr>
          <w:rFonts w:asciiTheme="minorEastAsia" w:eastAsiaTheme="minorEastAsia" w:hAnsiTheme="minorEastAsia" w:cs="Arial" w:hint="eastAsia"/>
          <w:bCs/>
          <w:sz w:val="22"/>
          <w:szCs w:val="22"/>
        </w:rPr>
        <w:t>产业规划方案</w:t>
      </w:r>
      <w:bookmarkEnd w:id="115"/>
      <w:bookmarkEnd w:id="116"/>
      <w:r>
        <w:rPr>
          <w:rFonts w:asciiTheme="minorEastAsia" w:eastAsiaTheme="minorEastAsia" w:hAnsiTheme="minorEastAsia" w:cs="Arial" w:hint="eastAsia"/>
          <w:bCs/>
          <w:sz w:val="22"/>
          <w:szCs w:val="22"/>
        </w:rPr>
        <w:t>，协助甲方、产业资源方与政府相关部门沟通汇报，保障项目可落地实施。</w:t>
      </w:r>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最终促成</w:t>
      </w:r>
      <w:bookmarkStart w:id="117" w:name="OLE_LINK22"/>
      <w:r>
        <w:rPr>
          <w:rFonts w:asciiTheme="minorEastAsia" w:eastAsiaTheme="minorEastAsia" w:hAnsiTheme="minorEastAsia" w:cs="Arial" w:hint="eastAsia"/>
          <w:bCs/>
          <w:sz w:val="22"/>
          <w:szCs w:val="22"/>
        </w:rPr>
        <w:t>产业资源方与甲方或项目</w:t>
      </w:r>
      <w:r>
        <w:rPr>
          <w:rFonts w:asciiTheme="minorEastAsia" w:eastAsiaTheme="minorEastAsia" w:hAnsiTheme="minorEastAsia" w:cs="Arial" w:hint="eastAsia"/>
          <w:bCs/>
          <w:sz w:val="22"/>
          <w:szCs w:val="22"/>
        </w:rPr>
        <w:t>S</w:t>
      </w:r>
      <w:r>
        <w:rPr>
          <w:rFonts w:asciiTheme="minorEastAsia" w:eastAsiaTheme="minorEastAsia" w:hAnsiTheme="minorEastAsia" w:cs="Arial"/>
          <w:bCs/>
          <w:sz w:val="22"/>
          <w:szCs w:val="22"/>
        </w:rPr>
        <w:t>PV</w:t>
      </w:r>
      <w:r>
        <w:rPr>
          <w:rFonts w:asciiTheme="minorEastAsia" w:eastAsiaTheme="minorEastAsia" w:hAnsiTheme="minorEastAsia" w:cs="Arial"/>
          <w:bCs/>
          <w:sz w:val="22"/>
          <w:szCs w:val="22"/>
        </w:rPr>
        <w:t>公司签订项目正式</w:t>
      </w:r>
      <w:r>
        <w:rPr>
          <w:rFonts w:asciiTheme="minorEastAsia" w:eastAsiaTheme="minorEastAsia" w:hAnsiTheme="minorEastAsia" w:cs="Arial" w:hint="eastAsia"/>
          <w:bCs/>
          <w:sz w:val="22"/>
          <w:szCs w:val="22"/>
        </w:rPr>
        <w:t>投资协议</w:t>
      </w:r>
      <w:bookmarkEnd w:id="117"/>
      <w:r>
        <w:rPr>
          <w:rFonts w:asciiTheme="minorEastAsia" w:eastAsiaTheme="minorEastAsia" w:hAnsiTheme="minorEastAsia" w:cs="Arial" w:hint="eastAsia"/>
          <w:bCs/>
          <w:sz w:val="22"/>
          <w:szCs w:val="22"/>
        </w:rPr>
        <w:t>。</w:t>
      </w:r>
    </w:p>
    <w:p w:rsidR="00DE6065" w:rsidRDefault="00936F4D">
      <w:pPr>
        <w:pStyle w:val="3"/>
        <w:spacing w:before="100" w:beforeAutospacing="1" w:after="100" w:afterAutospacing="1" w:line="240" w:lineRule="auto"/>
        <w:ind w:firstLineChars="200" w:firstLine="442"/>
        <w:rPr>
          <w:rFonts w:asciiTheme="minorEastAsia" w:eastAsiaTheme="minorEastAsia" w:hAnsiTheme="minorEastAsia" w:cs="Arial"/>
          <w:sz w:val="22"/>
          <w:szCs w:val="22"/>
        </w:rPr>
      </w:pPr>
      <w:r>
        <w:rPr>
          <w:rFonts w:asciiTheme="minorEastAsia" w:eastAsiaTheme="minorEastAsia" w:hAnsiTheme="minorEastAsia" w:cs="Arial" w:hint="eastAsia"/>
          <w:sz w:val="22"/>
          <w:szCs w:val="22"/>
        </w:rPr>
        <w:lastRenderedPageBreak/>
        <w:t>任务</w:t>
      </w:r>
      <w:r>
        <w:rPr>
          <w:rFonts w:asciiTheme="minorEastAsia" w:eastAsiaTheme="minorEastAsia" w:hAnsiTheme="minorEastAsia" w:cs="Arial"/>
          <w:sz w:val="22"/>
          <w:szCs w:val="22"/>
        </w:rPr>
        <w:t>2</w:t>
      </w:r>
      <w:r>
        <w:rPr>
          <w:rFonts w:asciiTheme="minorEastAsia" w:eastAsiaTheme="minorEastAsia" w:hAnsiTheme="minorEastAsia" w:cs="Arial" w:hint="eastAsia"/>
          <w:sz w:val="22"/>
          <w:szCs w:val="22"/>
        </w:rPr>
        <w:t>：</w:t>
      </w:r>
      <w:r>
        <w:rPr>
          <w:rFonts w:asciiTheme="minorEastAsia" w:eastAsiaTheme="minorEastAsia" w:hAnsiTheme="minorEastAsia" w:cs="Arial" w:hint="eastAsia"/>
          <w:bCs w:val="0"/>
          <w:sz w:val="22"/>
          <w:szCs w:val="22"/>
        </w:rPr>
        <w:t>项目</w:t>
      </w:r>
      <w:bookmarkStart w:id="118" w:name="OLE_LINK21"/>
      <w:r>
        <w:rPr>
          <w:rFonts w:asciiTheme="minorEastAsia" w:eastAsiaTheme="minorEastAsia" w:hAnsiTheme="minorEastAsia" w:cs="Arial" w:hint="eastAsia"/>
          <w:bCs w:val="0"/>
          <w:sz w:val="22"/>
          <w:szCs w:val="22"/>
        </w:rPr>
        <w:t>落地实施建设及投产</w:t>
      </w:r>
      <w:bookmarkEnd w:id="118"/>
    </w:p>
    <w:p w:rsidR="00DE6065" w:rsidRDefault="00936F4D">
      <w:pPr>
        <w:ind w:firstLineChars="200" w:firstLine="440"/>
        <w:rPr>
          <w:rFonts w:asciiTheme="minorEastAsia" w:eastAsiaTheme="minorEastAsia" w:hAnsiTheme="minorEastAsia" w:cs="Arial"/>
          <w:bCs/>
          <w:sz w:val="22"/>
          <w:szCs w:val="22"/>
        </w:rPr>
      </w:pPr>
      <w:r>
        <w:rPr>
          <w:rFonts w:asciiTheme="minorEastAsia" w:eastAsiaTheme="minorEastAsia" w:hAnsiTheme="minorEastAsia" w:cs="Arial" w:hint="eastAsia"/>
          <w:bCs/>
          <w:sz w:val="22"/>
          <w:szCs w:val="22"/>
        </w:rPr>
        <w:t>根据产业规划方案最终成果协助指导项目可研、方案设计、施工图设计等技术工作，促成产业项目顺利落地实施建设及投产。</w:t>
      </w:r>
    </w:p>
    <w:p w:rsidR="00DE6065" w:rsidRDefault="00DE6065">
      <w:pPr>
        <w:ind w:firstLineChars="200" w:firstLine="440"/>
        <w:rPr>
          <w:rFonts w:asciiTheme="minorEastAsia" w:eastAsiaTheme="minorEastAsia" w:hAnsiTheme="minorEastAsia" w:cs="Arial"/>
          <w:bCs/>
          <w:sz w:val="22"/>
          <w:szCs w:val="22"/>
        </w:rPr>
      </w:pPr>
    </w:p>
    <w:p w:rsidR="00DE6065" w:rsidRDefault="00DE6065"/>
    <w:p w:rsidR="00DE6065" w:rsidRDefault="00DE6065"/>
    <w:p w:rsidR="00DE6065" w:rsidRDefault="00DE6065"/>
    <w:p w:rsidR="00DE6065" w:rsidRDefault="00DE6065"/>
    <w:p w:rsidR="00DE6065" w:rsidRDefault="00DE6065"/>
    <w:p w:rsidR="00DE6065" w:rsidRDefault="00DE6065"/>
    <w:p w:rsidR="00DE6065" w:rsidRDefault="00DE6065"/>
    <w:p w:rsidR="00DE6065" w:rsidRDefault="00DE6065"/>
    <w:p w:rsidR="00DE6065" w:rsidRDefault="00DE6065"/>
    <w:p w:rsidR="00DE6065" w:rsidRDefault="00DE6065"/>
    <w:p w:rsidR="00DE6065" w:rsidRDefault="00DE6065"/>
    <w:p w:rsidR="00DE6065" w:rsidRDefault="00936F4D">
      <w:pPr>
        <w:pStyle w:val="3"/>
        <w:spacing w:line="360" w:lineRule="auto"/>
        <w:rPr>
          <w:rFonts w:asciiTheme="minorEastAsia" w:eastAsiaTheme="minorEastAsia" w:hAnsiTheme="minorEastAsia" w:cs="Arial"/>
          <w:sz w:val="24"/>
          <w:szCs w:val="24"/>
        </w:rPr>
      </w:pPr>
      <w:r>
        <w:rPr>
          <w:rFonts w:asciiTheme="minorEastAsia" w:eastAsiaTheme="minorEastAsia" w:hAnsiTheme="minorEastAsia" w:cs="Arial"/>
          <w:sz w:val="24"/>
          <w:szCs w:val="24"/>
        </w:rPr>
        <w:t>附件四：甲方付款进度</w:t>
      </w:r>
      <w:bookmarkEnd w:id="105"/>
    </w:p>
    <w:p w:rsidR="00DE6065" w:rsidRDefault="00936F4D">
      <w:pPr>
        <w:rPr>
          <w:rFonts w:ascii="宋体" w:eastAsia="宋体" w:hAnsi="宋体" w:cs="Arial"/>
          <w:sz w:val="22"/>
        </w:rPr>
      </w:pPr>
      <w:r>
        <w:rPr>
          <w:rFonts w:ascii="宋体" w:eastAsia="宋体" w:hAnsi="宋体" w:cs="Arial" w:hint="eastAsia"/>
          <w:sz w:val="22"/>
        </w:rPr>
        <w:t>咨询服务费由产业规划基础服务费</w:t>
      </w:r>
      <w:r>
        <w:rPr>
          <w:rFonts w:ascii="宋体" w:eastAsia="宋体" w:hAnsi="宋体" w:cs="Arial" w:hint="eastAsia"/>
          <w:sz w:val="22"/>
        </w:rPr>
        <w:t>+</w:t>
      </w:r>
      <w:r>
        <w:rPr>
          <w:rFonts w:ascii="宋体" w:eastAsia="宋体" w:hAnsi="宋体" w:cs="Arial" w:hint="eastAsia"/>
          <w:sz w:val="22"/>
        </w:rPr>
        <w:t>招商引资业绩服务费组成。其中产业规划基础服务费为人民币</w:t>
      </w:r>
      <w:r>
        <w:rPr>
          <w:rFonts w:ascii="宋体" w:eastAsia="宋体" w:hAnsi="宋体" w:cs="Arial"/>
          <w:sz w:val="22"/>
        </w:rPr>
        <w:t>6</w:t>
      </w:r>
      <w:r>
        <w:rPr>
          <w:rFonts w:ascii="宋体" w:eastAsia="宋体" w:hAnsi="宋体" w:cs="Arial" w:hint="eastAsia"/>
          <w:sz w:val="22"/>
        </w:rPr>
        <w:t>0</w:t>
      </w:r>
      <w:r>
        <w:rPr>
          <w:rFonts w:ascii="宋体" w:eastAsia="宋体" w:hAnsi="宋体" w:cs="Arial" w:hint="eastAsia"/>
          <w:sz w:val="22"/>
        </w:rPr>
        <w:t>万元（大写：陆拾万元），招商引资业绩服务费按照乙方所引介的社会资本方或关联产业资源运营方实际签约合作的新增投资额开展计费。</w:t>
      </w:r>
    </w:p>
    <w:p w:rsidR="00DE6065" w:rsidRDefault="00DE6065">
      <w:pPr>
        <w:spacing w:line="276" w:lineRule="auto"/>
        <w:rPr>
          <w:rFonts w:ascii="宋体" w:eastAsia="宋体" w:hAnsi="宋体"/>
        </w:rPr>
      </w:pPr>
    </w:p>
    <w:p w:rsidR="00DE6065" w:rsidRDefault="00936F4D">
      <w:pPr>
        <w:spacing w:line="276" w:lineRule="auto"/>
        <w:rPr>
          <w:rFonts w:ascii="宋体" w:eastAsia="宋体" w:hAnsi="宋体"/>
          <w:b/>
          <w:bCs/>
        </w:rPr>
      </w:pPr>
      <w:r>
        <w:rPr>
          <w:rFonts w:ascii="宋体" w:eastAsia="宋体" w:hAnsi="宋体" w:hint="eastAsia"/>
          <w:b/>
          <w:bCs/>
        </w:rPr>
        <w:t>计费</w:t>
      </w:r>
      <w:r>
        <w:rPr>
          <w:rFonts w:ascii="宋体" w:eastAsia="宋体" w:hAnsi="宋体"/>
          <w:b/>
          <w:bCs/>
        </w:rPr>
        <w:t>说明：</w:t>
      </w:r>
    </w:p>
    <w:p w:rsidR="00DE6065" w:rsidRDefault="00936F4D">
      <w:pPr>
        <w:numPr>
          <w:ilvl w:val="0"/>
          <w:numId w:val="15"/>
        </w:numPr>
        <w:spacing w:line="276" w:lineRule="auto"/>
        <w:rPr>
          <w:rFonts w:ascii="宋体" w:eastAsia="宋体" w:hAnsi="宋体"/>
          <w:b/>
          <w:bCs/>
        </w:rPr>
      </w:pPr>
      <w:r>
        <w:rPr>
          <w:rFonts w:ascii="宋体" w:eastAsia="宋体" w:hAnsi="宋体" w:hint="eastAsia"/>
          <w:b/>
          <w:bCs/>
        </w:rPr>
        <w:t>产业规划基础服务费</w:t>
      </w:r>
      <w:r>
        <w:rPr>
          <w:rFonts w:ascii="宋体" w:eastAsia="宋体" w:hAnsi="宋体"/>
          <w:b/>
          <w:bCs/>
        </w:rPr>
        <w:t>6</w:t>
      </w:r>
      <w:r>
        <w:rPr>
          <w:rFonts w:ascii="宋体" w:eastAsia="宋体" w:hAnsi="宋体" w:hint="eastAsia"/>
          <w:b/>
          <w:bCs/>
        </w:rPr>
        <w:t>0</w:t>
      </w:r>
      <w:r>
        <w:rPr>
          <w:rFonts w:ascii="宋体" w:eastAsia="宋体" w:hAnsi="宋体"/>
          <w:b/>
          <w:bCs/>
        </w:rPr>
        <w:t>万元</w:t>
      </w:r>
      <w:r>
        <w:rPr>
          <w:rFonts w:ascii="宋体" w:eastAsia="宋体" w:hAnsi="宋体" w:hint="eastAsia"/>
          <w:b/>
          <w:bCs/>
        </w:rPr>
        <w:t>。</w:t>
      </w:r>
    </w:p>
    <w:p w:rsidR="00DE6065" w:rsidRDefault="00936F4D">
      <w:pPr>
        <w:spacing w:line="276" w:lineRule="auto"/>
        <w:ind w:firstLineChars="200" w:firstLine="480"/>
        <w:rPr>
          <w:rFonts w:ascii="宋体" w:eastAsia="宋体" w:hAnsi="宋体"/>
        </w:rPr>
      </w:pPr>
      <w:r>
        <w:rPr>
          <w:rFonts w:ascii="宋体" w:eastAsia="宋体" w:hAnsi="宋体" w:hint="eastAsia"/>
        </w:rPr>
        <w:t>参考《城市规划设计计费指导意见》中</w:t>
      </w:r>
      <w:r>
        <w:rPr>
          <w:rFonts w:ascii="宋体" w:eastAsia="宋体" w:hAnsi="宋体"/>
        </w:rPr>
        <w:t>17.2</w:t>
      </w:r>
      <w:r>
        <w:rPr>
          <w:rFonts w:ascii="宋体" w:eastAsia="宋体" w:hAnsi="宋体" w:hint="eastAsia"/>
        </w:rPr>
        <w:t>条开发策划相关计费标准。乙方为推进项目具体落地，给予极大的优惠价格。</w:t>
      </w:r>
    </w:p>
    <w:p w:rsidR="00DE6065" w:rsidRDefault="00936F4D">
      <w:pPr>
        <w:spacing w:line="276" w:lineRule="auto"/>
        <w:ind w:leftChars="-118" w:left="-283"/>
        <w:rPr>
          <w:rFonts w:ascii="宋体" w:eastAsia="宋体" w:hAnsi="宋体"/>
        </w:rPr>
      </w:pPr>
      <w:r>
        <w:rPr>
          <w:rFonts w:ascii="宋体" w:eastAsia="宋体" w:hAnsi="宋体"/>
          <w:noProof/>
        </w:rPr>
        <w:drawing>
          <wp:inline distT="0" distB="0" distL="0" distR="0">
            <wp:extent cx="5687695" cy="955675"/>
            <wp:effectExtent l="0" t="0" r="0" b="0"/>
            <wp:docPr id="5" name="图片 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表格&#10;&#10;AI 生成的内容可能不正确。"/>
                    <pic:cNvPicPr>
                      <a:picLocks noChangeAspect="1"/>
                    </pic:cNvPicPr>
                  </pic:nvPicPr>
                  <pic:blipFill>
                    <a:blip r:embed="rId11">
                      <a:extLst>
                        <a:ext uri="{28A0092B-C50C-407E-A947-70E740481C1C}">
                          <a14:useLocalDpi xmlns:a14="http://schemas.microsoft.com/office/drawing/2010/main" val="0"/>
                        </a:ext>
                      </a:extLst>
                    </a:blip>
                    <a:srcRect t="15291" b="1871"/>
                    <a:stretch>
                      <a:fillRect/>
                    </a:stretch>
                  </pic:blipFill>
                  <pic:spPr>
                    <a:xfrm>
                      <a:off x="0" y="0"/>
                      <a:ext cx="5688000" cy="956201"/>
                    </a:xfrm>
                    <a:prstGeom prst="rect">
                      <a:avLst/>
                    </a:prstGeom>
                    <a:ln>
                      <a:noFill/>
                    </a:ln>
                  </pic:spPr>
                </pic:pic>
              </a:graphicData>
            </a:graphic>
          </wp:inline>
        </w:drawing>
      </w:r>
    </w:p>
    <w:p w:rsidR="00DE6065" w:rsidRDefault="00DE6065">
      <w:pPr>
        <w:spacing w:line="276" w:lineRule="auto"/>
        <w:rPr>
          <w:rFonts w:ascii="宋体" w:eastAsia="宋体" w:hAnsi="宋体"/>
        </w:rPr>
      </w:pPr>
    </w:p>
    <w:p w:rsidR="00DE6065" w:rsidRDefault="00936F4D">
      <w:pPr>
        <w:spacing w:line="276" w:lineRule="auto"/>
        <w:rPr>
          <w:rFonts w:ascii="宋体" w:eastAsia="宋体" w:hAnsi="宋体"/>
        </w:rPr>
      </w:pPr>
      <w:r>
        <w:rPr>
          <w:rFonts w:ascii="宋体" w:eastAsia="宋体" w:hAnsi="宋体"/>
        </w:rPr>
        <w:t>下表为付款进度</w:t>
      </w:r>
      <w:r>
        <w:rPr>
          <w:rFonts w:ascii="宋体" w:eastAsia="宋体" w:hAnsi="宋体" w:hint="eastAsia"/>
        </w:rPr>
        <w:t>：</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1452"/>
        <w:gridCol w:w="4218"/>
      </w:tblGrid>
      <w:tr w:rsidR="00DE6065">
        <w:trPr>
          <w:trHeight w:val="407"/>
          <w:jc w:val="center"/>
        </w:trPr>
        <w:tc>
          <w:tcPr>
            <w:tcW w:w="1980" w:type="dxa"/>
            <w:vAlign w:val="center"/>
          </w:tcPr>
          <w:p w:rsidR="00DE6065" w:rsidRDefault="00936F4D">
            <w:pPr>
              <w:spacing w:line="276" w:lineRule="auto"/>
              <w:jc w:val="center"/>
              <w:rPr>
                <w:rFonts w:ascii="宋体" w:eastAsia="宋体" w:hAnsi="宋体"/>
                <w:b/>
                <w:bCs/>
                <w:sz w:val="21"/>
                <w:szCs w:val="16"/>
              </w:rPr>
            </w:pPr>
            <w:r>
              <w:rPr>
                <w:rFonts w:ascii="宋体" w:eastAsia="宋体" w:hAnsi="宋体" w:hint="eastAsia"/>
                <w:b/>
                <w:bCs/>
                <w:sz w:val="21"/>
                <w:szCs w:val="16"/>
              </w:rPr>
              <w:t>付款进度</w:t>
            </w:r>
          </w:p>
        </w:tc>
        <w:tc>
          <w:tcPr>
            <w:tcW w:w="1134" w:type="dxa"/>
            <w:vAlign w:val="center"/>
          </w:tcPr>
          <w:p w:rsidR="00DE6065" w:rsidRDefault="00936F4D">
            <w:pPr>
              <w:spacing w:line="276" w:lineRule="auto"/>
              <w:jc w:val="center"/>
              <w:rPr>
                <w:rFonts w:ascii="宋体" w:eastAsia="宋体" w:hAnsi="宋体"/>
                <w:b/>
                <w:bCs/>
                <w:sz w:val="21"/>
                <w:szCs w:val="16"/>
              </w:rPr>
            </w:pPr>
            <w:r>
              <w:rPr>
                <w:rFonts w:ascii="宋体" w:eastAsia="宋体" w:hAnsi="宋体" w:hint="eastAsia"/>
                <w:b/>
                <w:bCs/>
                <w:sz w:val="21"/>
                <w:szCs w:val="16"/>
              </w:rPr>
              <w:t>付费</w:t>
            </w:r>
          </w:p>
          <w:p w:rsidR="00DE6065" w:rsidRDefault="00936F4D">
            <w:pPr>
              <w:spacing w:line="276" w:lineRule="auto"/>
              <w:jc w:val="center"/>
              <w:rPr>
                <w:rFonts w:ascii="宋体" w:eastAsia="宋体" w:hAnsi="宋体"/>
                <w:b/>
                <w:bCs/>
                <w:sz w:val="21"/>
                <w:szCs w:val="16"/>
              </w:rPr>
            </w:pPr>
            <w:r>
              <w:rPr>
                <w:rFonts w:ascii="宋体" w:eastAsia="宋体" w:hAnsi="宋体" w:hint="eastAsia"/>
                <w:b/>
                <w:bCs/>
                <w:sz w:val="21"/>
                <w:szCs w:val="16"/>
              </w:rPr>
              <w:lastRenderedPageBreak/>
              <w:t>比例</w:t>
            </w:r>
          </w:p>
        </w:tc>
        <w:tc>
          <w:tcPr>
            <w:tcW w:w="1452" w:type="dxa"/>
            <w:vAlign w:val="center"/>
          </w:tcPr>
          <w:p w:rsidR="00DE6065" w:rsidRDefault="00936F4D">
            <w:pPr>
              <w:spacing w:line="276" w:lineRule="auto"/>
              <w:jc w:val="center"/>
              <w:rPr>
                <w:rFonts w:ascii="宋体" w:eastAsia="宋体" w:hAnsi="宋体"/>
                <w:b/>
                <w:bCs/>
                <w:sz w:val="21"/>
                <w:szCs w:val="16"/>
              </w:rPr>
            </w:pPr>
            <w:r>
              <w:rPr>
                <w:rFonts w:ascii="宋体" w:eastAsia="宋体" w:hAnsi="宋体" w:hint="eastAsia"/>
                <w:b/>
                <w:bCs/>
                <w:sz w:val="21"/>
                <w:szCs w:val="16"/>
              </w:rPr>
              <w:lastRenderedPageBreak/>
              <w:t>付费额</w:t>
            </w:r>
          </w:p>
          <w:p w:rsidR="00DE6065" w:rsidRDefault="00936F4D">
            <w:pPr>
              <w:spacing w:line="276" w:lineRule="auto"/>
              <w:jc w:val="center"/>
              <w:rPr>
                <w:rFonts w:ascii="宋体" w:eastAsia="宋体" w:hAnsi="宋体"/>
                <w:b/>
                <w:bCs/>
                <w:sz w:val="21"/>
                <w:szCs w:val="16"/>
              </w:rPr>
            </w:pPr>
            <w:r>
              <w:rPr>
                <w:rFonts w:ascii="宋体" w:eastAsia="宋体" w:hAnsi="宋体" w:hint="eastAsia"/>
                <w:b/>
                <w:bCs/>
                <w:sz w:val="21"/>
                <w:szCs w:val="16"/>
              </w:rPr>
              <w:lastRenderedPageBreak/>
              <w:t>（人民币）</w:t>
            </w:r>
          </w:p>
        </w:tc>
        <w:tc>
          <w:tcPr>
            <w:tcW w:w="4218" w:type="dxa"/>
            <w:vAlign w:val="center"/>
          </w:tcPr>
          <w:p w:rsidR="00DE6065" w:rsidRDefault="00936F4D">
            <w:pPr>
              <w:spacing w:line="276" w:lineRule="auto"/>
              <w:jc w:val="center"/>
              <w:rPr>
                <w:rFonts w:ascii="宋体" w:eastAsia="宋体" w:hAnsi="宋体"/>
                <w:b/>
                <w:bCs/>
                <w:sz w:val="21"/>
                <w:szCs w:val="16"/>
              </w:rPr>
            </w:pPr>
            <w:r>
              <w:rPr>
                <w:rFonts w:ascii="宋体" w:eastAsia="宋体" w:hAnsi="宋体" w:hint="eastAsia"/>
                <w:b/>
                <w:bCs/>
                <w:sz w:val="21"/>
                <w:szCs w:val="16"/>
              </w:rPr>
              <w:lastRenderedPageBreak/>
              <w:t>付费依据</w:t>
            </w:r>
          </w:p>
        </w:tc>
      </w:tr>
      <w:tr w:rsidR="00DE6065">
        <w:trPr>
          <w:trHeight w:val="840"/>
          <w:jc w:val="center"/>
        </w:trPr>
        <w:tc>
          <w:tcPr>
            <w:tcW w:w="1980" w:type="dxa"/>
            <w:vAlign w:val="center"/>
          </w:tcPr>
          <w:p w:rsidR="00DE6065" w:rsidRDefault="00936F4D">
            <w:pPr>
              <w:spacing w:line="276" w:lineRule="auto"/>
              <w:jc w:val="center"/>
              <w:rPr>
                <w:rFonts w:ascii="宋体" w:eastAsia="宋体" w:hAnsi="宋体"/>
                <w:sz w:val="21"/>
                <w:szCs w:val="16"/>
              </w:rPr>
            </w:pPr>
            <w:r>
              <w:rPr>
                <w:rFonts w:ascii="宋体" w:eastAsia="宋体" w:hAnsi="宋体" w:hint="eastAsia"/>
                <w:sz w:val="21"/>
                <w:szCs w:val="16"/>
              </w:rPr>
              <w:lastRenderedPageBreak/>
              <w:t>启动</w:t>
            </w:r>
            <w:r>
              <w:rPr>
                <w:rFonts w:ascii="宋体" w:eastAsia="宋体" w:hAnsi="宋体"/>
                <w:sz w:val="21"/>
                <w:szCs w:val="16"/>
              </w:rPr>
              <w:t>费</w:t>
            </w:r>
          </w:p>
        </w:tc>
        <w:tc>
          <w:tcPr>
            <w:tcW w:w="1134" w:type="dxa"/>
            <w:vAlign w:val="center"/>
          </w:tcPr>
          <w:p w:rsidR="00DE6065" w:rsidRDefault="00FE71C4">
            <w:pPr>
              <w:spacing w:line="276" w:lineRule="auto"/>
              <w:jc w:val="center"/>
              <w:rPr>
                <w:rFonts w:ascii="宋体" w:eastAsia="宋体" w:hAnsi="宋体"/>
                <w:sz w:val="21"/>
                <w:szCs w:val="16"/>
              </w:rPr>
            </w:pPr>
            <w:ins w:id="119" w:author="S" w:date="2025-10-23T11:22:00Z">
              <w:r>
                <w:rPr>
                  <w:rFonts w:ascii="宋体" w:eastAsia="宋体" w:hAnsi="宋体"/>
                  <w:sz w:val="21"/>
                  <w:szCs w:val="16"/>
                </w:rPr>
                <w:t>4</w:t>
              </w:r>
            </w:ins>
            <w:del w:id="120" w:author="S" w:date="2025-10-23T11:22:00Z">
              <w:r w:rsidR="00936F4D" w:rsidDel="00FE71C4">
                <w:rPr>
                  <w:rFonts w:ascii="宋体" w:eastAsia="宋体" w:hAnsi="宋体"/>
                  <w:sz w:val="21"/>
                  <w:szCs w:val="16"/>
                </w:rPr>
                <w:delText>3</w:delText>
              </w:r>
            </w:del>
            <w:r w:rsidR="00936F4D">
              <w:rPr>
                <w:rFonts w:ascii="宋体" w:eastAsia="宋体" w:hAnsi="宋体" w:hint="eastAsia"/>
                <w:sz w:val="21"/>
                <w:szCs w:val="16"/>
              </w:rPr>
              <w:t>0%</w:t>
            </w:r>
          </w:p>
        </w:tc>
        <w:tc>
          <w:tcPr>
            <w:tcW w:w="1452" w:type="dxa"/>
            <w:vAlign w:val="center"/>
          </w:tcPr>
          <w:p w:rsidR="00DE6065" w:rsidRDefault="00FE71C4">
            <w:pPr>
              <w:spacing w:line="276" w:lineRule="auto"/>
              <w:jc w:val="center"/>
              <w:rPr>
                <w:rFonts w:ascii="宋体" w:eastAsia="宋体" w:hAnsi="宋体"/>
                <w:sz w:val="21"/>
                <w:szCs w:val="16"/>
              </w:rPr>
            </w:pPr>
            <w:ins w:id="121" w:author="S" w:date="2025-10-23T11:22:00Z">
              <w:r>
                <w:rPr>
                  <w:rFonts w:ascii="宋体" w:eastAsia="宋体" w:hAnsi="宋体"/>
                  <w:sz w:val="21"/>
                  <w:szCs w:val="16"/>
                </w:rPr>
                <w:t>24</w:t>
              </w:r>
            </w:ins>
            <w:del w:id="122" w:author="S" w:date="2025-10-23T11:22:00Z">
              <w:r w:rsidR="00936F4D" w:rsidDel="00FE71C4">
                <w:rPr>
                  <w:rFonts w:ascii="宋体" w:eastAsia="宋体" w:hAnsi="宋体"/>
                  <w:sz w:val="21"/>
                  <w:szCs w:val="16"/>
                </w:rPr>
                <w:delText>1</w:delText>
              </w:r>
              <w:r w:rsidR="00936F4D" w:rsidDel="00FE71C4">
                <w:rPr>
                  <w:rFonts w:ascii="宋体" w:eastAsia="宋体" w:hAnsi="宋体"/>
                  <w:sz w:val="21"/>
                  <w:szCs w:val="16"/>
                </w:rPr>
                <w:delText>8</w:delText>
              </w:r>
            </w:del>
            <w:r w:rsidR="00936F4D">
              <w:rPr>
                <w:rFonts w:ascii="宋体" w:eastAsia="宋体" w:hAnsi="宋体" w:hint="eastAsia"/>
                <w:sz w:val="21"/>
                <w:szCs w:val="16"/>
              </w:rPr>
              <w:t>万元</w:t>
            </w:r>
          </w:p>
        </w:tc>
        <w:tc>
          <w:tcPr>
            <w:tcW w:w="4218" w:type="dxa"/>
            <w:vAlign w:val="center"/>
          </w:tcPr>
          <w:p w:rsidR="00DE6065" w:rsidRDefault="00936F4D">
            <w:pPr>
              <w:spacing w:line="276" w:lineRule="auto"/>
              <w:rPr>
                <w:rFonts w:ascii="宋体" w:eastAsia="宋体" w:hAnsi="宋体"/>
                <w:sz w:val="21"/>
                <w:szCs w:val="16"/>
              </w:rPr>
            </w:pPr>
            <w:r>
              <w:rPr>
                <w:rFonts w:ascii="宋体" w:eastAsia="宋体" w:hAnsi="宋体" w:hint="eastAsia"/>
                <w:sz w:val="21"/>
                <w:szCs w:val="16"/>
              </w:rPr>
              <w:t>甲方收到乙方提供的增值税发票后</w:t>
            </w:r>
            <w:r>
              <w:rPr>
                <w:rFonts w:ascii="宋体" w:eastAsia="宋体" w:hAnsi="宋体"/>
                <w:sz w:val="21"/>
                <w:szCs w:val="16"/>
              </w:rPr>
              <w:t>5</w:t>
            </w:r>
            <w:r>
              <w:rPr>
                <w:rFonts w:ascii="宋体" w:eastAsia="宋体" w:hAnsi="宋体" w:hint="eastAsia"/>
                <w:sz w:val="21"/>
                <w:szCs w:val="16"/>
              </w:rPr>
              <w:t>个工作日内，向乙方支付服务费。</w:t>
            </w:r>
          </w:p>
        </w:tc>
      </w:tr>
      <w:tr w:rsidR="00DE6065">
        <w:trPr>
          <w:trHeight w:val="840"/>
          <w:jc w:val="center"/>
        </w:trPr>
        <w:tc>
          <w:tcPr>
            <w:tcW w:w="1980" w:type="dxa"/>
            <w:vAlign w:val="center"/>
          </w:tcPr>
          <w:p w:rsidR="00DE6065" w:rsidRDefault="00936F4D">
            <w:pPr>
              <w:spacing w:line="276" w:lineRule="auto"/>
              <w:jc w:val="center"/>
              <w:rPr>
                <w:rFonts w:ascii="宋体" w:eastAsia="宋体" w:hAnsi="宋体"/>
                <w:sz w:val="21"/>
                <w:szCs w:val="16"/>
              </w:rPr>
            </w:pPr>
            <w:r>
              <w:rPr>
                <w:rFonts w:ascii="宋体" w:eastAsia="宋体" w:hAnsi="宋体" w:hint="eastAsia"/>
                <w:sz w:val="21"/>
                <w:szCs w:val="16"/>
              </w:rPr>
              <w:t>第二笔付费</w:t>
            </w:r>
          </w:p>
          <w:p w:rsidR="00DE6065" w:rsidRDefault="00936F4D">
            <w:pPr>
              <w:spacing w:line="276" w:lineRule="auto"/>
              <w:jc w:val="center"/>
              <w:rPr>
                <w:rFonts w:ascii="宋体" w:eastAsia="宋体" w:hAnsi="宋体"/>
                <w:sz w:val="21"/>
                <w:szCs w:val="16"/>
              </w:rPr>
            </w:pPr>
            <w:r>
              <w:rPr>
                <w:rFonts w:ascii="宋体" w:eastAsia="宋体" w:hAnsi="宋体" w:hint="eastAsia"/>
                <w:sz w:val="21"/>
                <w:szCs w:val="16"/>
              </w:rPr>
              <w:t>（产业规划方案初步成果</w:t>
            </w:r>
            <w:r>
              <w:rPr>
                <w:rFonts w:ascii="宋体" w:eastAsia="宋体" w:hAnsi="宋体"/>
                <w:sz w:val="21"/>
                <w:szCs w:val="16"/>
              </w:rPr>
              <w:t>得到</w:t>
            </w:r>
            <w:r>
              <w:rPr>
                <w:rFonts w:ascii="宋体" w:eastAsia="宋体" w:hAnsi="宋体" w:hint="eastAsia"/>
                <w:sz w:val="21"/>
                <w:szCs w:val="16"/>
              </w:rPr>
              <w:t>甲方</w:t>
            </w:r>
            <w:r>
              <w:rPr>
                <w:rFonts w:ascii="宋体" w:eastAsia="宋体" w:hAnsi="宋体"/>
                <w:sz w:val="21"/>
                <w:szCs w:val="16"/>
              </w:rPr>
              <w:t>认可</w:t>
            </w:r>
            <w:r>
              <w:rPr>
                <w:rFonts w:ascii="宋体" w:eastAsia="宋体" w:hAnsi="宋体" w:hint="eastAsia"/>
                <w:sz w:val="21"/>
                <w:szCs w:val="16"/>
              </w:rPr>
              <w:t>）</w:t>
            </w:r>
          </w:p>
        </w:tc>
        <w:tc>
          <w:tcPr>
            <w:tcW w:w="1134" w:type="dxa"/>
            <w:vAlign w:val="center"/>
          </w:tcPr>
          <w:p w:rsidR="00DE6065" w:rsidRDefault="00FE71C4">
            <w:pPr>
              <w:spacing w:line="276" w:lineRule="auto"/>
              <w:jc w:val="center"/>
              <w:rPr>
                <w:rFonts w:ascii="宋体" w:eastAsia="宋体" w:hAnsi="宋体"/>
                <w:sz w:val="21"/>
                <w:szCs w:val="16"/>
              </w:rPr>
            </w:pPr>
            <w:ins w:id="123" w:author="S" w:date="2025-10-23T11:22:00Z">
              <w:r>
                <w:rPr>
                  <w:rFonts w:ascii="宋体" w:eastAsia="宋体" w:hAnsi="宋体"/>
                  <w:sz w:val="21"/>
                  <w:szCs w:val="16"/>
                </w:rPr>
                <w:t>4</w:t>
              </w:r>
            </w:ins>
            <w:del w:id="124" w:author="S" w:date="2025-10-23T11:22:00Z">
              <w:r w:rsidR="00936F4D" w:rsidDel="00FE71C4">
                <w:rPr>
                  <w:rFonts w:ascii="宋体" w:eastAsia="宋体" w:hAnsi="宋体"/>
                  <w:sz w:val="21"/>
                  <w:szCs w:val="16"/>
                </w:rPr>
                <w:delText>5</w:delText>
              </w:r>
            </w:del>
            <w:r w:rsidR="00936F4D">
              <w:rPr>
                <w:rFonts w:ascii="宋体" w:eastAsia="宋体" w:hAnsi="宋体" w:hint="eastAsia"/>
                <w:sz w:val="21"/>
                <w:szCs w:val="16"/>
              </w:rPr>
              <w:t>0%</w:t>
            </w:r>
          </w:p>
        </w:tc>
        <w:tc>
          <w:tcPr>
            <w:tcW w:w="1452" w:type="dxa"/>
            <w:vAlign w:val="center"/>
          </w:tcPr>
          <w:p w:rsidR="00DE6065" w:rsidRDefault="00FE71C4">
            <w:pPr>
              <w:spacing w:line="276" w:lineRule="auto"/>
              <w:jc w:val="center"/>
              <w:rPr>
                <w:rFonts w:ascii="宋体" w:eastAsia="宋体" w:hAnsi="宋体"/>
                <w:sz w:val="21"/>
                <w:szCs w:val="16"/>
              </w:rPr>
            </w:pPr>
            <w:ins w:id="125" w:author="S" w:date="2025-10-23T11:22:00Z">
              <w:r>
                <w:rPr>
                  <w:rFonts w:ascii="宋体" w:eastAsia="宋体" w:hAnsi="宋体"/>
                  <w:sz w:val="21"/>
                  <w:szCs w:val="16"/>
                </w:rPr>
                <w:t>24</w:t>
              </w:r>
            </w:ins>
            <w:del w:id="126" w:author="S" w:date="2025-10-23T11:22:00Z">
              <w:r w:rsidR="00936F4D" w:rsidDel="00FE71C4">
                <w:rPr>
                  <w:rFonts w:ascii="宋体" w:eastAsia="宋体" w:hAnsi="宋体"/>
                  <w:sz w:val="21"/>
                  <w:szCs w:val="16"/>
                </w:rPr>
                <w:delText>3</w:delText>
              </w:r>
              <w:r w:rsidR="00936F4D" w:rsidDel="00FE71C4">
                <w:rPr>
                  <w:rFonts w:ascii="宋体" w:eastAsia="宋体" w:hAnsi="宋体"/>
                  <w:sz w:val="21"/>
                  <w:szCs w:val="16"/>
                </w:rPr>
                <w:delText>0</w:delText>
              </w:r>
            </w:del>
            <w:r w:rsidR="00936F4D">
              <w:rPr>
                <w:rFonts w:ascii="宋体" w:eastAsia="宋体" w:hAnsi="宋体" w:hint="eastAsia"/>
                <w:sz w:val="21"/>
                <w:szCs w:val="16"/>
              </w:rPr>
              <w:t>万元</w:t>
            </w:r>
          </w:p>
        </w:tc>
        <w:tc>
          <w:tcPr>
            <w:tcW w:w="4218" w:type="dxa"/>
            <w:vAlign w:val="center"/>
          </w:tcPr>
          <w:p w:rsidR="00DE6065" w:rsidRDefault="00936F4D">
            <w:pPr>
              <w:spacing w:line="276" w:lineRule="auto"/>
              <w:rPr>
                <w:rFonts w:ascii="宋体" w:eastAsia="宋体" w:hAnsi="宋体"/>
                <w:sz w:val="21"/>
                <w:szCs w:val="16"/>
              </w:rPr>
            </w:pPr>
            <w:r>
              <w:rPr>
                <w:rFonts w:ascii="宋体" w:eastAsia="宋体" w:hAnsi="宋体" w:hint="eastAsia"/>
                <w:sz w:val="21"/>
                <w:szCs w:val="16"/>
              </w:rPr>
              <w:t>完成向甲方或协助甲方向相关主管部门</w:t>
            </w:r>
            <w:bookmarkStart w:id="127" w:name="OLE_LINK9"/>
            <w:bookmarkStart w:id="128" w:name="OLE_LINK13"/>
            <w:r>
              <w:rPr>
                <w:rFonts w:ascii="宋体" w:eastAsia="宋体" w:hAnsi="宋体" w:hint="eastAsia"/>
                <w:sz w:val="21"/>
                <w:szCs w:val="16"/>
              </w:rPr>
              <w:t>正式汇报</w:t>
            </w:r>
            <w:bookmarkEnd w:id="127"/>
            <w:bookmarkEnd w:id="128"/>
            <w:r>
              <w:rPr>
                <w:rFonts w:ascii="宋体" w:eastAsia="宋体" w:hAnsi="宋体" w:hint="eastAsia"/>
                <w:sz w:val="21"/>
                <w:szCs w:val="16"/>
              </w:rPr>
              <w:t>后。【以甲方向乙方出具书面修改意见为准】</w:t>
            </w:r>
          </w:p>
          <w:p w:rsidR="00DE6065" w:rsidRDefault="00936F4D">
            <w:pPr>
              <w:spacing w:line="276" w:lineRule="auto"/>
              <w:rPr>
                <w:rFonts w:ascii="宋体" w:eastAsia="宋体" w:hAnsi="宋体"/>
                <w:sz w:val="21"/>
                <w:szCs w:val="16"/>
              </w:rPr>
            </w:pPr>
            <w:r>
              <w:rPr>
                <w:rFonts w:ascii="宋体" w:eastAsia="宋体" w:hAnsi="宋体" w:hint="eastAsia"/>
                <w:sz w:val="21"/>
                <w:szCs w:val="16"/>
              </w:rPr>
              <w:t>甲方收到乙方提供的增值税发票后</w:t>
            </w:r>
            <w:r>
              <w:rPr>
                <w:rFonts w:ascii="宋体" w:eastAsia="宋体" w:hAnsi="宋体"/>
                <w:sz w:val="21"/>
                <w:szCs w:val="16"/>
              </w:rPr>
              <w:t>5</w:t>
            </w:r>
            <w:r>
              <w:rPr>
                <w:rFonts w:ascii="宋体" w:eastAsia="宋体" w:hAnsi="宋体" w:hint="eastAsia"/>
                <w:sz w:val="21"/>
                <w:szCs w:val="16"/>
              </w:rPr>
              <w:t>个工作日内，向乙方支付服务费。</w:t>
            </w:r>
          </w:p>
        </w:tc>
      </w:tr>
      <w:tr w:rsidR="00DE6065">
        <w:trPr>
          <w:trHeight w:val="840"/>
          <w:jc w:val="center"/>
        </w:trPr>
        <w:tc>
          <w:tcPr>
            <w:tcW w:w="1980" w:type="dxa"/>
            <w:vAlign w:val="center"/>
          </w:tcPr>
          <w:p w:rsidR="00DE6065" w:rsidRDefault="00936F4D">
            <w:pPr>
              <w:spacing w:line="276" w:lineRule="auto"/>
              <w:jc w:val="center"/>
              <w:rPr>
                <w:rFonts w:ascii="宋体" w:eastAsia="宋体" w:hAnsi="宋体"/>
                <w:sz w:val="21"/>
                <w:szCs w:val="16"/>
              </w:rPr>
            </w:pPr>
            <w:r>
              <w:rPr>
                <w:rFonts w:ascii="宋体" w:eastAsia="宋体" w:hAnsi="宋体" w:hint="eastAsia"/>
                <w:sz w:val="21"/>
                <w:szCs w:val="16"/>
              </w:rPr>
              <w:t>第三笔付费</w:t>
            </w:r>
          </w:p>
          <w:p w:rsidR="00DE6065" w:rsidRDefault="00936F4D">
            <w:pPr>
              <w:spacing w:line="276" w:lineRule="auto"/>
              <w:jc w:val="center"/>
              <w:rPr>
                <w:rFonts w:ascii="宋体" w:eastAsia="宋体" w:hAnsi="宋体"/>
                <w:sz w:val="21"/>
                <w:szCs w:val="16"/>
              </w:rPr>
            </w:pPr>
            <w:r>
              <w:rPr>
                <w:rFonts w:ascii="宋体" w:eastAsia="宋体" w:hAnsi="宋体" w:hint="eastAsia"/>
                <w:sz w:val="21"/>
                <w:szCs w:val="16"/>
              </w:rPr>
              <w:t>（产业规划方案最终成果得到甲方认可）</w:t>
            </w:r>
          </w:p>
        </w:tc>
        <w:tc>
          <w:tcPr>
            <w:tcW w:w="1134" w:type="dxa"/>
            <w:vAlign w:val="center"/>
          </w:tcPr>
          <w:p w:rsidR="00DE6065" w:rsidRDefault="00936F4D">
            <w:pPr>
              <w:spacing w:line="276" w:lineRule="auto"/>
              <w:jc w:val="center"/>
              <w:rPr>
                <w:rFonts w:ascii="宋体" w:eastAsia="宋体" w:hAnsi="宋体"/>
                <w:sz w:val="21"/>
                <w:szCs w:val="16"/>
              </w:rPr>
            </w:pPr>
            <w:r>
              <w:rPr>
                <w:rFonts w:ascii="宋体" w:eastAsia="宋体" w:hAnsi="宋体"/>
                <w:sz w:val="21"/>
                <w:szCs w:val="16"/>
              </w:rPr>
              <w:t>2</w:t>
            </w:r>
            <w:r>
              <w:rPr>
                <w:rFonts w:ascii="宋体" w:eastAsia="宋体" w:hAnsi="宋体" w:hint="eastAsia"/>
                <w:sz w:val="21"/>
                <w:szCs w:val="16"/>
              </w:rPr>
              <w:t>0%</w:t>
            </w:r>
          </w:p>
        </w:tc>
        <w:tc>
          <w:tcPr>
            <w:tcW w:w="1452" w:type="dxa"/>
            <w:vAlign w:val="center"/>
          </w:tcPr>
          <w:p w:rsidR="00DE6065" w:rsidRDefault="00936F4D">
            <w:pPr>
              <w:spacing w:line="276" w:lineRule="auto"/>
              <w:jc w:val="center"/>
              <w:rPr>
                <w:rFonts w:ascii="宋体" w:eastAsia="宋体" w:hAnsi="宋体"/>
                <w:sz w:val="21"/>
                <w:szCs w:val="16"/>
              </w:rPr>
            </w:pPr>
            <w:r>
              <w:rPr>
                <w:rFonts w:ascii="宋体" w:eastAsia="宋体" w:hAnsi="宋体" w:hint="eastAsia"/>
                <w:sz w:val="21"/>
                <w:szCs w:val="16"/>
              </w:rPr>
              <w:t>1</w:t>
            </w:r>
            <w:r>
              <w:rPr>
                <w:rFonts w:ascii="宋体" w:eastAsia="宋体" w:hAnsi="宋体"/>
                <w:sz w:val="21"/>
                <w:szCs w:val="16"/>
              </w:rPr>
              <w:t>2</w:t>
            </w:r>
            <w:r>
              <w:rPr>
                <w:rFonts w:ascii="宋体" w:eastAsia="宋体" w:hAnsi="宋体" w:hint="eastAsia"/>
                <w:sz w:val="21"/>
                <w:szCs w:val="16"/>
              </w:rPr>
              <w:t>万元</w:t>
            </w:r>
          </w:p>
        </w:tc>
        <w:tc>
          <w:tcPr>
            <w:tcW w:w="4218" w:type="dxa"/>
            <w:vAlign w:val="center"/>
          </w:tcPr>
          <w:p w:rsidR="00DE6065" w:rsidRDefault="00936F4D">
            <w:pPr>
              <w:spacing w:line="276" w:lineRule="auto"/>
              <w:rPr>
                <w:rFonts w:ascii="宋体" w:eastAsia="宋体" w:hAnsi="宋体"/>
                <w:sz w:val="21"/>
                <w:szCs w:val="16"/>
              </w:rPr>
            </w:pPr>
            <w:r>
              <w:rPr>
                <w:rFonts w:ascii="宋体" w:eastAsia="宋体" w:hAnsi="宋体" w:hint="eastAsia"/>
                <w:sz w:val="21"/>
                <w:szCs w:val="16"/>
              </w:rPr>
              <w:t>完成向甲方或协助甲方向相关主管部门提交正式报告后。【以甲方向乙方出具成果确认书为准】</w:t>
            </w:r>
          </w:p>
          <w:p w:rsidR="00DE6065" w:rsidRDefault="00936F4D">
            <w:pPr>
              <w:spacing w:line="276" w:lineRule="auto"/>
              <w:rPr>
                <w:rFonts w:ascii="宋体" w:eastAsia="宋体" w:hAnsi="宋体"/>
                <w:sz w:val="21"/>
                <w:szCs w:val="16"/>
              </w:rPr>
            </w:pPr>
            <w:r>
              <w:rPr>
                <w:rFonts w:ascii="宋体" w:eastAsia="宋体" w:hAnsi="宋体" w:hint="eastAsia"/>
                <w:sz w:val="21"/>
                <w:szCs w:val="16"/>
              </w:rPr>
              <w:t>甲方收到乙方提供的增值税发票后</w:t>
            </w:r>
            <w:r>
              <w:rPr>
                <w:rFonts w:ascii="宋体" w:eastAsia="宋体" w:hAnsi="宋体"/>
                <w:sz w:val="21"/>
                <w:szCs w:val="16"/>
              </w:rPr>
              <w:t>5</w:t>
            </w:r>
            <w:r>
              <w:rPr>
                <w:rFonts w:ascii="宋体" w:eastAsia="宋体" w:hAnsi="宋体" w:hint="eastAsia"/>
                <w:sz w:val="21"/>
                <w:szCs w:val="16"/>
              </w:rPr>
              <w:t>个工作日内，向乙方支付服务费。</w:t>
            </w:r>
          </w:p>
        </w:tc>
      </w:tr>
      <w:tr w:rsidR="00DE6065">
        <w:trPr>
          <w:trHeight w:val="604"/>
          <w:jc w:val="center"/>
        </w:trPr>
        <w:tc>
          <w:tcPr>
            <w:tcW w:w="1980" w:type="dxa"/>
            <w:vAlign w:val="center"/>
          </w:tcPr>
          <w:p w:rsidR="00DE6065" w:rsidRDefault="00936F4D">
            <w:pPr>
              <w:spacing w:line="276" w:lineRule="auto"/>
              <w:jc w:val="center"/>
              <w:rPr>
                <w:rFonts w:ascii="宋体" w:eastAsia="宋体" w:hAnsi="宋体"/>
                <w:b/>
                <w:bCs/>
                <w:sz w:val="21"/>
                <w:szCs w:val="16"/>
              </w:rPr>
            </w:pPr>
            <w:r>
              <w:rPr>
                <w:rFonts w:ascii="宋体" w:eastAsia="宋体" w:hAnsi="宋体" w:hint="eastAsia"/>
                <w:b/>
                <w:bCs/>
                <w:sz w:val="21"/>
                <w:szCs w:val="16"/>
              </w:rPr>
              <w:t>总价</w:t>
            </w:r>
          </w:p>
        </w:tc>
        <w:tc>
          <w:tcPr>
            <w:tcW w:w="1134" w:type="dxa"/>
            <w:vAlign w:val="center"/>
          </w:tcPr>
          <w:p w:rsidR="00DE6065" w:rsidRDefault="00936F4D">
            <w:pPr>
              <w:spacing w:line="276" w:lineRule="auto"/>
              <w:jc w:val="center"/>
              <w:rPr>
                <w:rFonts w:ascii="宋体" w:eastAsia="宋体" w:hAnsi="宋体"/>
                <w:b/>
                <w:bCs/>
                <w:sz w:val="21"/>
                <w:szCs w:val="16"/>
              </w:rPr>
            </w:pPr>
            <w:r>
              <w:rPr>
                <w:rFonts w:ascii="宋体" w:eastAsia="宋体" w:hAnsi="宋体" w:hint="eastAsia"/>
                <w:b/>
                <w:bCs/>
                <w:sz w:val="21"/>
                <w:szCs w:val="16"/>
              </w:rPr>
              <w:t>100%</w:t>
            </w:r>
          </w:p>
        </w:tc>
        <w:tc>
          <w:tcPr>
            <w:tcW w:w="1452" w:type="dxa"/>
            <w:vAlign w:val="center"/>
          </w:tcPr>
          <w:p w:rsidR="00DE6065" w:rsidRDefault="00936F4D">
            <w:pPr>
              <w:spacing w:line="276" w:lineRule="auto"/>
              <w:jc w:val="center"/>
              <w:rPr>
                <w:rFonts w:ascii="宋体" w:eastAsia="宋体" w:hAnsi="宋体"/>
                <w:b/>
                <w:bCs/>
                <w:sz w:val="21"/>
                <w:szCs w:val="16"/>
              </w:rPr>
            </w:pPr>
            <w:r>
              <w:rPr>
                <w:rFonts w:ascii="宋体" w:eastAsia="宋体" w:hAnsi="宋体"/>
                <w:b/>
                <w:bCs/>
                <w:sz w:val="21"/>
                <w:szCs w:val="16"/>
              </w:rPr>
              <w:t>6</w:t>
            </w:r>
            <w:r>
              <w:rPr>
                <w:rFonts w:ascii="宋体" w:eastAsia="宋体" w:hAnsi="宋体" w:hint="eastAsia"/>
                <w:b/>
                <w:bCs/>
                <w:sz w:val="21"/>
                <w:szCs w:val="16"/>
              </w:rPr>
              <w:t>0</w:t>
            </w:r>
            <w:r>
              <w:rPr>
                <w:rFonts w:ascii="宋体" w:eastAsia="宋体" w:hAnsi="宋体" w:hint="eastAsia"/>
                <w:b/>
                <w:bCs/>
                <w:sz w:val="21"/>
                <w:szCs w:val="16"/>
              </w:rPr>
              <w:t>万元</w:t>
            </w:r>
          </w:p>
        </w:tc>
        <w:tc>
          <w:tcPr>
            <w:tcW w:w="4218" w:type="dxa"/>
            <w:vAlign w:val="center"/>
          </w:tcPr>
          <w:p w:rsidR="00DE6065" w:rsidRDefault="00936F4D">
            <w:pPr>
              <w:spacing w:line="276" w:lineRule="auto"/>
              <w:jc w:val="center"/>
              <w:rPr>
                <w:rFonts w:ascii="宋体" w:eastAsia="宋体" w:hAnsi="宋体"/>
                <w:sz w:val="21"/>
                <w:szCs w:val="16"/>
              </w:rPr>
            </w:pPr>
            <w:r>
              <w:rPr>
                <w:rFonts w:ascii="宋体" w:eastAsia="宋体" w:hAnsi="宋体" w:hint="eastAsia"/>
                <w:sz w:val="21"/>
                <w:szCs w:val="16"/>
              </w:rPr>
              <w:t>——</w:t>
            </w:r>
          </w:p>
        </w:tc>
      </w:tr>
    </w:tbl>
    <w:p w:rsidR="00DE6065" w:rsidRDefault="00DE6065">
      <w:pPr>
        <w:spacing w:line="276" w:lineRule="auto"/>
        <w:ind w:left="720"/>
        <w:rPr>
          <w:rFonts w:ascii="宋体" w:eastAsia="宋体" w:hAnsi="宋体"/>
          <w:b/>
          <w:bCs/>
        </w:rPr>
      </w:pPr>
    </w:p>
    <w:p w:rsidR="00DE6065" w:rsidRDefault="00936F4D">
      <w:pPr>
        <w:numPr>
          <w:ilvl w:val="0"/>
          <w:numId w:val="15"/>
        </w:numPr>
        <w:spacing w:line="276" w:lineRule="auto"/>
        <w:rPr>
          <w:rFonts w:ascii="宋体" w:eastAsia="宋体" w:hAnsi="宋体"/>
          <w:b/>
          <w:bCs/>
        </w:rPr>
      </w:pPr>
      <w:r>
        <w:rPr>
          <w:rFonts w:ascii="宋体" w:eastAsia="宋体" w:hAnsi="宋体" w:hint="eastAsia"/>
          <w:b/>
          <w:bCs/>
        </w:rPr>
        <w:t>业绩服务费：</w:t>
      </w:r>
    </w:p>
    <w:p w:rsidR="00DE6065" w:rsidRDefault="00936F4D">
      <w:pPr>
        <w:spacing w:line="276" w:lineRule="auto"/>
        <w:ind w:leftChars="118" w:left="283"/>
        <w:rPr>
          <w:rFonts w:ascii="宋体" w:eastAsia="宋体" w:hAnsi="宋体"/>
          <w:b/>
          <w:bCs/>
        </w:rPr>
      </w:pPr>
      <w:r>
        <w:rPr>
          <w:rFonts w:ascii="宋体" w:eastAsia="宋体" w:hAnsi="宋体"/>
          <w:b/>
          <w:bCs/>
        </w:rPr>
        <w:t>（一）奖励条件</w:t>
      </w:r>
    </w:p>
    <w:p w:rsidR="00377C8D" w:rsidRDefault="00936F4D">
      <w:pPr>
        <w:spacing w:line="276" w:lineRule="auto"/>
        <w:ind w:leftChars="118" w:left="283"/>
        <w:rPr>
          <w:ins w:id="129" w:author="S" w:date="2025-10-23T11:25:00Z"/>
          <w:rFonts w:ascii="宋体" w:eastAsia="宋体" w:hAnsi="宋体"/>
        </w:rPr>
      </w:pPr>
      <w:r>
        <w:rPr>
          <w:rFonts w:ascii="宋体" w:eastAsia="宋体" w:hAnsi="宋体" w:hint="eastAsia"/>
        </w:rPr>
        <w:t>包括</w:t>
      </w:r>
      <w:ins w:id="130" w:author="S" w:date="2025-10-23T11:25:00Z">
        <w:r w:rsidR="00377C8D">
          <w:rPr>
            <w:rFonts w:ascii="宋体" w:eastAsia="宋体" w:hAnsi="宋体" w:hint="eastAsia"/>
          </w:rPr>
          <w:t>但不限于：</w:t>
        </w:r>
      </w:ins>
    </w:p>
    <w:p w:rsidR="00377C8D" w:rsidRDefault="00936F4D">
      <w:pPr>
        <w:spacing w:line="276" w:lineRule="auto"/>
        <w:ind w:leftChars="118" w:left="283"/>
        <w:rPr>
          <w:ins w:id="131" w:author="S" w:date="2025-10-23T11:25:00Z"/>
          <w:rFonts w:ascii="宋体" w:eastAsia="宋体" w:hAnsi="宋体"/>
        </w:rPr>
      </w:pPr>
      <w:r>
        <w:rPr>
          <w:rFonts w:ascii="宋体" w:eastAsia="宋体" w:hAnsi="宋体" w:hint="eastAsia"/>
        </w:rPr>
        <w:t>引入社会资本方</w:t>
      </w:r>
      <w:ins w:id="132" w:author="S" w:date="2025-10-23T11:26:00Z">
        <w:r w:rsidR="00377C8D">
          <w:rPr>
            <w:rFonts w:ascii="宋体" w:eastAsia="宋体" w:hAnsi="宋体" w:hint="eastAsia"/>
          </w:rPr>
          <w:t>全方位</w:t>
        </w:r>
      </w:ins>
      <w:r>
        <w:rPr>
          <w:rFonts w:ascii="宋体" w:eastAsia="宋体" w:hAnsi="宋体" w:hint="eastAsia"/>
        </w:rPr>
        <w:t>参与</w:t>
      </w:r>
      <w:ins w:id="133" w:author="S" w:date="2025-10-23T11:24:00Z">
        <w:r w:rsidR="00377C8D">
          <w:rPr>
            <w:rFonts w:ascii="宋体" w:eastAsia="宋体" w:hAnsi="宋体" w:hint="eastAsia"/>
          </w:rPr>
          <w:t>新型产业投资</w:t>
        </w:r>
      </w:ins>
      <w:del w:id="134" w:author="S" w:date="2025-10-23T11:24:00Z">
        <w:r w:rsidDel="00377C8D">
          <w:rPr>
            <w:rFonts w:ascii="宋体" w:eastAsia="宋体" w:hAnsi="宋体" w:hint="eastAsia"/>
          </w:rPr>
          <w:delText>全域土地综合整治</w:delText>
        </w:r>
      </w:del>
      <w:r>
        <w:rPr>
          <w:rFonts w:ascii="宋体" w:eastAsia="宋体" w:hAnsi="宋体" w:hint="eastAsia"/>
        </w:rPr>
        <w:t>项目公司投资</w:t>
      </w:r>
      <w:ins w:id="135" w:author="S" w:date="2025-10-23T11:25:00Z">
        <w:r w:rsidR="00377C8D">
          <w:rPr>
            <w:rFonts w:ascii="宋体" w:eastAsia="宋体" w:hAnsi="宋体" w:hint="eastAsia"/>
          </w:rPr>
          <w:t>；</w:t>
        </w:r>
      </w:ins>
    </w:p>
    <w:p w:rsidR="00377C8D" w:rsidRDefault="00936F4D">
      <w:pPr>
        <w:spacing w:line="276" w:lineRule="auto"/>
        <w:ind w:leftChars="118" w:left="283"/>
        <w:rPr>
          <w:ins w:id="136" w:author="S" w:date="2025-10-23T11:26:00Z"/>
          <w:rFonts w:ascii="宋体" w:eastAsia="宋体" w:hAnsi="宋体"/>
        </w:rPr>
      </w:pPr>
      <w:del w:id="137" w:author="S" w:date="2025-10-23T11:25:00Z">
        <w:r w:rsidDel="00377C8D">
          <w:rPr>
            <w:rFonts w:ascii="宋体" w:eastAsia="宋体" w:hAnsi="宋体" w:hint="eastAsia"/>
          </w:rPr>
          <w:delText>或</w:delText>
        </w:r>
      </w:del>
      <w:r>
        <w:rPr>
          <w:rFonts w:ascii="宋体" w:eastAsia="宋体" w:hAnsi="宋体" w:hint="eastAsia"/>
        </w:rPr>
        <w:t>项目内</w:t>
      </w:r>
      <w:r>
        <w:rPr>
          <w:rFonts w:ascii="宋体" w:eastAsia="宋体" w:hAnsi="宋体" w:hint="eastAsia"/>
        </w:rPr>
        <w:t>引入个别关联产业企业参与投资运营</w:t>
      </w:r>
      <w:ins w:id="138" w:author="S" w:date="2025-10-23T11:26:00Z">
        <w:r w:rsidR="00377C8D">
          <w:rPr>
            <w:rFonts w:ascii="宋体" w:eastAsia="宋体" w:hAnsi="宋体" w:hint="eastAsia"/>
          </w:rPr>
          <w:t>；</w:t>
        </w:r>
      </w:ins>
    </w:p>
    <w:p w:rsidR="00DE6065" w:rsidRDefault="00936F4D">
      <w:pPr>
        <w:spacing w:line="276" w:lineRule="auto"/>
        <w:ind w:leftChars="118" w:left="283"/>
        <w:rPr>
          <w:rFonts w:ascii="宋体" w:eastAsia="宋体" w:hAnsi="宋体"/>
        </w:rPr>
      </w:pPr>
      <w:del w:id="139" w:author="S" w:date="2025-10-23T11:26:00Z">
        <w:r w:rsidDel="00377C8D">
          <w:rPr>
            <w:rFonts w:ascii="宋体" w:eastAsia="宋体" w:hAnsi="宋体" w:hint="eastAsia"/>
          </w:rPr>
          <w:delText>。</w:delText>
        </w:r>
      </w:del>
      <w:ins w:id="140" w:author="S" w:date="2025-10-23T11:26:00Z">
        <w:r w:rsidR="00377C8D">
          <w:rPr>
            <w:rFonts w:ascii="宋体" w:eastAsia="宋体" w:hAnsi="宋体" w:hint="eastAsia"/>
          </w:rPr>
          <w:t>项目内引入</w:t>
        </w:r>
      </w:ins>
      <w:ins w:id="141" w:author="S" w:date="2025-10-23T11:27:00Z">
        <w:r w:rsidR="00377C8D">
          <w:rPr>
            <w:rFonts w:ascii="宋体" w:eastAsia="宋体" w:hAnsi="宋体" w:hint="eastAsia"/>
          </w:rPr>
          <w:t>全方位参与型社会资本方</w:t>
        </w:r>
      </w:ins>
      <w:ins w:id="142" w:author="S" w:date="2025-10-23T11:28:00Z">
        <w:r w:rsidR="00377C8D">
          <w:rPr>
            <w:rFonts w:ascii="宋体" w:eastAsia="宋体" w:hAnsi="宋体" w:hint="eastAsia"/>
          </w:rPr>
          <w:t>，</w:t>
        </w:r>
      </w:ins>
      <w:ins w:id="143" w:author="S" w:date="2025-10-23T11:27:00Z">
        <w:r w:rsidR="00377C8D">
          <w:rPr>
            <w:rFonts w:ascii="宋体" w:eastAsia="宋体" w:hAnsi="宋体" w:hint="eastAsia"/>
          </w:rPr>
          <w:t>或个别关联产业</w:t>
        </w:r>
      </w:ins>
      <w:ins w:id="144" w:author="S" w:date="2025-10-23T11:28:00Z">
        <w:r w:rsidR="00377C8D">
          <w:rPr>
            <w:rFonts w:ascii="宋体" w:eastAsia="宋体" w:hAnsi="宋体" w:hint="eastAsia"/>
          </w:rPr>
          <w:t>投资运营</w:t>
        </w:r>
      </w:ins>
      <w:ins w:id="145" w:author="S" w:date="2025-10-23T11:27:00Z">
        <w:r w:rsidR="00377C8D">
          <w:rPr>
            <w:rFonts w:ascii="宋体" w:eastAsia="宋体" w:hAnsi="宋体" w:hint="eastAsia"/>
          </w:rPr>
          <w:t>企业</w:t>
        </w:r>
      </w:ins>
      <w:ins w:id="146" w:author="S" w:date="2025-10-23T11:28:00Z">
        <w:r w:rsidR="00377C8D">
          <w:rPr>
            <w:rFonts w:ascii="宋体" w:eastAsia="宋体" w:hAnsi="宋体" w:hint="eastAsia"/>
          </w:rPr>
          <w:t>所</w:t>
        </w:r>
      </w:ins>
      <w:ins w:id="147" w:author="S" w:date="2025-10-23T11:33:00Z">
        <w:r w:rsidR="00377C8D">
          <w:rPr>
            <w:rFonts w:ascii="宋体" w:eastAsia="宋体" w:hAnsi="宋体" w:hint="eastAsia"/>
          </w:rPr>
          <w:t>与甲方</w:t>
        </w:r>
      </w:ins>
      <w:ins w:id="148" w:author="S" w:date="2025-10-23T11:28:00Z">
        <w:r w:rsidR="00377C8D">
          <w:rPr>
            <w:rFonts w:ascii="宋体" w:eastAsia="宋体" w:hAnsi="宋体" w:hint="eastAsia"/>
          </w:rPr>
          <w:t>产生的</w:t>
        </w:r>
      </w:ins>
      <w:ins w:id="149" w:author="S" w:date="2025-10-23T11:32:00Z">
        <w:r w:rsidR="00377C8D">
          <w:rPr>
            <w:rFonts w:ascii="宋体" w:eastAsia="宋体" w:hAnsi="宋体" w:hint="eastAsia"/>
          </w:rPr>
          <w:t>重大资产关联交易，等。</w:t>
        </w:r>
      </w:ins>
    </w:p>
    <w:p w:rsidR="00DE6065" w:rsidRDefault="00936F4D">
      <w:pPr>
        <w:spacing w:line="276" w:lineRule="auto"/>
        <w:ind w:leftChars="118" w:left="283"/>
        <w:rPr>
          <w:rFonts w:ascii="宋体" w:eastAsia="宋体" w:hAnsi="宋体"/>
        </w:rPr>
      </w:pPr>
      <w:r>
        <w:rPr>
          <w:rFonts w:ascii="宋体" w:eastAsia="宋体" w:hAnsi="宋体"/>
        </w:rPr>
        <w:t>引进</w:t>
      </w:r>
      <w:r>
        <w:rPr>
          <w:rFonts w:ascii="宋体" w:eastAsia="宋体" w:hAnsi="宋体" w:hint="eastAsia"/>
        </w:rPr>
        <w:t>关联产业</w:t>
      </w:r>
      <w:r>
        <w:rPr>
          <w:rFonts w:ascii="宋体" w:eastAsia="宋体" w:hAnsi="宋体"/>
        </w:rPr>
        <w:t>项目需满足以下条件之一</w:t>
      </w:r>
      <w:r>
        <w:rPr>
          <w:rFonts w:ascii="宋体" w:eastAsia="宋体" w:hAnsi="宋体" w:hint="eastAsia"/>
        </w:rPr>
        <w:t>：</w:t>
      </w:r>
    </w:p>
    <w:p w:rsidR="00DE6065" w:rsidRDefault="00936F4D">
      <w:pPr>
        <w:spacing w:line="276" w:lineRule="auto"/>
        <w:ind w:leftChars="118" w:left="283"/>
        <w:rPr>
          <w:rFonts w:ascii="宋体" w:eastAsia="宋体" w:hAnsi="宋体"/>
        </w:rPr>
      </w:pPr>
      <w:r>
        <w:rPr>
          <w:rFonts w:ascii="宋体" w:eastAsia="宋体" w:hAnsi="宋体"/>
        </w:rPr>
        <w:t>1.</w:t>
      </w:r>
      <w:r>
        <w:rPr>
          <w:rFonts w:ascii="Times New Roman" w:eastAsia="宋体"/>
        </w:rPr>
        <w:t>​</w:t>
      </w:r>
      <w:r>
        <w:rPr>
          <w:rFonts w:ascii="宋体" w:eastAsia="宋体" w:hAnsi="宋体"/>
        </w:rPr>
        <w:t>内资项目</w:t>
      </w:r>
      <w:r>
        <w:rPr>
          <w:rFonts w:ascii="Times New Roman" w:eastAsia="宋体"/>
        </w:rPr>
        <w:t>​</w:t>
      </w:r>
      <w:r>
        <w:rPr>
          <w:rFonts w:ascii="宋体" w:eastAsia="宋体" w:hAnsi="宋体"/>
        </w:rPr>
        <w:t>：实际投资额</w:t>
      </w:r>
      <w:r>
        <w:rPr>
          <w:rFonts w:ascii="宋体" w:eastAsia="宋体" w:hAnsi="宋体"/>
        </w:rPr>
        <w:t>≥</w:t>
      </w:r>
      <w:r>
        <w:rPr>
          <w:rFonts w:ascii="宋体" w:eastAsia="宋体" w:hAnsi="宋体" w:hint="eastAsia"/>
        </w:rPr>
        <w:t>2000</w:t>
      </w:r>
      <w:r>
        <w:rPr>
          <w:rFonts w:ascii="宋体" w:eastAsia="宋体" w:hAnsi="宋体" w:hint="eastAsia"/>
        </w:rPr>
        <w:t>万</w:t>
      </w:r>
      <w:r>
        <w:rPr>
          <w:rFonts w:ascii="宋体" w:eastAsia="宋体" w:hAnsi="宋体"/>
        </w:rPr>
        <w:t>元，且符合地方产业准入标准；</w:t>
      </w:r>
    </w:p>
    <w:p w:rsidR="00DE6065" w:rsidRDefault="00936F4D">
      <w:pPr>
        <w:spacing w:line="276" w:lineRule="auto"/>
        <w:ind w:leftChars="118" w:left="283"/>
        <w:rPr>
          <w:rFonts w:ascii="宋体" w:eastAsia="宋体" w:hAnsi="宋体"/>
        </w:rPr>
      </w:pPr>
      <w:r>
        <w:rPr>
          <w:rFonts w:ascii="宋体" w:eastAsia="宋体" w:hAnsi="宋体"/>
        </w:rPr>
        <w:t>2.</w:t>
      </w:r>
      <w:r>
        <w:rPr>
          <w:rFonts w:ascii="Times New Roman" w:eastAsia="宋体"/>
        </w:rPr>
        <w:t>​</w:t>
      </w:r>
      <w:r>
        <w:rPr>
          <w:rFonts w:ascii="宋体" w:eastAsia="宋体" w:hAnsi="宋体"/>
        </w:rPr>
        <w:t>外资项目</w:t>
      </w:r>
      <w:r>
        <w:rPr>
          <w:rFonts w:ascii="Times New Roman" w:eastAsia="宋体"/>
        </w:rPr>
        <w:t>​</w:t>
      </w:r>
      <w:r>
        <w:rPr>
          <w:rFonts w:ascii="宋体" w:eastAsia="宋体" w:hAnsi="宋体"/>
        </w:rPr>
        <w:t>：实际到位外资</w:t>
      </w:r>
      <w:r>
        <w:rPr>
          <w:rFonts w:ascii="宋体" w:eastAsia="宋体" w:hAnsi="宋体"/>
        </w:rPr>
        <w:t>≥100</w:t>
      </w:r>
      <w:r>
        <w:rPr>
          <w:rFonts w:ascii="宋体" w:eastAsia="宋体" w:hAnsi="宋体"/>
        </w:rPr>
        <w:t>万美元；</w:t>
      </w:r>
    </w:p>
    <w:p w:rsidR="00DE6065" w:rsidRDefault="00936F4D">
      <w:pPr>
        <w:spacing w:line="276" w:lineRule="auto"/>
        <w:ind w:leftChars="118" w:left="283"/>
        <w:rPr>
          <w:rFonts w:ascii="宋体" w:eastAsia="宋体" w:hAnsi="宋体"/>
        </w:rPr>
      </w:pPr>
      <w:r>
        <w:rPr>
          <w:rFonts w:ascii="宋体" w:eastAsia="宋体" w:hAnsi="宋体"/>
        </w:rPr>
        <w:t>3.</w:t>
      </w:r>
      <w:r>
        <w:rPr>
          <w:rFonts w:ascii="Times New Roman" w:eastAsia="宋体"/>
        </w:rPr>
        <w:t>​</w:t>
      </w:r>
      <w:r>
        <w:rPr>
          <w:rFonts w:ascii="宋体" w:eastAsia="宋体" w:hAnsi="宋体"/>
        </w:rPr>
        <w:t>专项奖励</w:t>
      </w:r>
      <w:r>
        <w:rPr>
          <w:rFonts w:ascii="Times New Roman" w:eastAsia="宋体"/>
        </w:rPr>
        <w:t>​</w:t>
      </w:r>
      <w:r>
        <w:rPr>
          <w:rFonts w:ascii="宋体" w:eastAsia="宋体" w:hAnsi="宋体"/>
        </w:rPr>
        <w:t>：引进国家级</w:t>
      </w:r>
      <w:r>
        <w:rPr>
          <w:rFonts w:ascii="宋体" w:eastAsia="宋体" w:hAnsi="宋体"/>
        </w:rPr>
        <w:t>“</w:t>
      </w:r>
      <w:r>
        <w:rPr>
          <w:rFonts w:ascii="宋体" w:eastAsia="宋体" w:hAnsi="宋体"/>
        </w:rPr>
        <w:t>专精特新</w:t>
      </w:r>
      <w:r>
        <w:rPr>
          <w:rFonts w:ascii="宋体" w:eastAsia="宋体" w:hAnsi="宋体"/>
        </w:rPr>
        <w:t>”</w:t>
      </w:r>
      <w:r>
        <w:rPr>
          <w:rFonts w:ascii="宋体" w:eastAsia="宋体" w:hAnsi="宋体"/>
        </w:rPr>
        <w:t>企业、</w:t>
      </w:r>
      <w:r>
        <w:rPr>
          <w:rFonts w:ascii="宋体" w:eastAsia="宋体" w:hAnsi="宋体"/>
        </w:rPr>
        <w:t>500</w:t>
      </w:r>
      <w:r>
        <w:rPr>
          <w:rFonts w:ascii="宋体" w:eastAsia="宋体" w:hAnsi="宋体"/>
        </w:rPr>
        <w:t>强企业等优质项目，按政策额外奖励</w:t>
      </w:r>
      <w:r>
        <w:rPr>
          <w:rFonts w:ascii="宋体" w:eastAsia="宋体" w:hAnsi="宋体" w:hint="eastAsia"/>
        </w:rPr>
        <w:t>。</w:t>
      </w:r>
    </w:p>
    <w:p w:rsidR="00DE6065" w:rsidRDefault="00936F4D">
      <w:pPr>
        <w:spacing w:before="240" w:line="276" w:lineRule="auto"/>
        <w:ind w:leftChars="118" w:left="283"/>
        <w:rPr>
          <w:rFonts w:ascii="宋体" w:eastAsia="宋体" w:hAnsi="宋体"/>
          <w:b/>
          <w:bCs/>
        </w:rPr>
      </w:pPr>
      <w:r>
        <w:rPr>
          <w:rFonts w:ascii="宋体" w:eastAsia="宋体" w:hAnsi="宋体"/>
          <w:b/>
          <w:bCs/>
        </w:rPr>
        <w:t>（二）奖励金额</w:t>
      </w:r>
      <w:r>
        <w:rPr>
          <w:rFonts w:ascii="宋体" w:eastAsia="宋体" w:hAnsi="宋体" w:hint="eastAsia"/>
          <w:b/>
          <w:bCs/>
        </w:rPr>
        <w:t>与支付节点</w:t>
      </w:r>
    </w:p>
    <w:tbl>
      <w:tblPr>
        <w:tblStyle w:val="ab"/>
        <w:tblW w:w="5000" w:type="pct"/>
        <w:tblLook w:val="04A0" w:firstRow="1" w:lastRow="0" w:firstColumn="1" w:lastColumn="0" w:noHBand="0" w:noVBand="1"/>
      </w:tblPr>
      <w:tblGrid>
        <w:gridCol w:w="687"/>
        <w:gridCol w:w="3375"/>
        <w:gridCol w:w="4234"/>
      </w:tblGrid>
      <w:tr w:rsidR="00DE6065">
        <w:tc>
          <w:tcPr>
            <w:tcW w:w="414" w:type="pct"/>
          </w:tcPr>
          <w:p w:rsidR="00DE6065" w:rsidRDefault="00DE6065">
            <w:pPr>
              <w:spacing w:line="276" w:lineRule="auto"/>
              <w:jc w:val="center"/>
              <w:rPr>
                <w:rFonts w:ascii="宋体" w:eastAsia="宋体" w:hAnsi="宋体"/>
                <w:b/>
                <w:bCs/>
              </w:rPr>
            </w:pPr>
          </w:p>
        </w:tc>
        <w:tc>
          <w:tcPr>
            <w:tcW w:w="2034" w:type="pct"/>
          </w:tcPr>
          <w:p w:rsidR="00DE6065" w:rsidRDefault="00936F4D">
            <w:pPr>
              <w:spacing w:line="276" w:lineRule="auto"/>
              <w:jc w:val="center"/>
              <w:rPr>
                <w:rFonts w:ascii="宋体" w:eastAsia="宋体" w:hAnsi="宋体"/>
                <w:b/>
                <w:bCs/>
              </w:rPr>
            </w:pPr>
            <w:r>
              <w:rPr>
                <w:rFonts w:ascii="宋体" w:eastAsia="宋体" w:hAnsi="宋体"/>
                <w:b/>
                <w:bCs/>
              </w:rPr>
              <w:t>项目类型</w:t>
            </w:r>
          </w:p>
        </w:tc>
        <w:tc>
          <w:tcPr>
            <w:tcW w:w="2552" w:type="pct"/>
          </w:tcPr>
          <w:p w:rsidR="00DE6065" w:rsidRDefault="00936F4D">
            <w:pPr>
              <w:spacing w:line="276" w:lineRule="auto"/>
              <w:jc w:val="center"/>
              <w:rPr>
                <w:rFonts w:ascii="宋体" w:eastAsia="宋体" w:hAnsi="宋体"/>
                <w:b/>
                <w:bCs/>
              </w:rPr>
            </w:pPr>
            <w:r>
              <w:rPr>
                <w:rFonts w:ascii="宋体" w:eastAsia="宋体" w:hAnsi="宋体"/>
                <w:b/>
                <w:bCs/>
              </w:rPr>
              <w:t>奖励标准</w:t>
            </w:r>
            <w:r>
              <w:rPr>
                <w:rFonts w:ascii="宋体" w:eastAsia="宋体" w:hAnsi="宋体" w:hint="eastAsia"/>
                <w:b/>
                <w:bCs/>
              </w:rPr>
              <w:t>与支付节点</w:t>
            </w:r>
          </w:p>
        </w:tc>
      </w:tr>
      <w:tr w:rsidR="00DE6065">
        <w:tc>
          <w:tcPr>
            <w:tcW w:w="414" w:type="pct"/>
          </w:tcPr>
          <w:p w:rsidR="00DE6065" w:rsidRDefault="00936F4D">
            <w:pPr>
              <w:spacing w:line="276" w:lineRule="auto"/>
              <w:jc w:val="center"/>
              <w:rPr>
                <w:rFonts w:ascii="宋体" w:eastAsia="宋体" w:hAnsi="宋体"/>
              </w:rPr>
            </w:pPr>
            <w:r>
              <w:rPr>
                <w:rFonts w:ascii="宋体" w:eastAsia="宋体" w:hAnsi="宋体" w:hint="eastAsia"/>
              </w:rPr>
              <w:lastRenderedPageBreak/>
              <w:t>A</w:t>
            </w:r>
          </w:p>
        </w:tc>
        <w:tc>
          <w:tcPr>
            <w:tcW w:w="2034" w:type="pct"/>
          </w:tcPr>
          <w:p w:rsidR="00DE6065" w:rsidRDefault="00936F4D">
            <w:pPr>
              <w:spacing w:line="276" w:lineRule="auto"/>
              <w:jc w:val="center"/>
              <w:rPr>
                <w:rFonts w:ascii="宋体" w:eastAsia="宋体" w:hAnsi="宋体"/>
              </w:rPr>
            </w:pPr>
            <w:r>
              <w:rPr>
                <w:rFonts w:ascii="宋体" w:eastAsia="宋体" w:hAnsi="宋体" w:hint="eastAsia"/>
              </w:rPr>
              <w:t>SPV</w:t>
            </w:r>
            <w:r>
              <w:rPr>
                <w:rFonts w:ascii="宋体" w:eastAsia="宋体" w:hAnsi="宋体" w:hint="eastAsia"/>
              </w:rPr>
              <w:t>项目公司投资</w:t>
            </w:r>
          </w:p>
          <w:p w:rsidR="00DE6065" w:rsidRDefault="00936F4D">
            <w:pPr>
              <w:spacing w:line="276" w:lineRule="auto"/>
              <w:jc w:val="center"/>
              <w:rPr>
                <w:rFonts w:ascii="宋体" w:eastAsia="宋体" w:hAnsi="宋体"/>
              </w:rPr>
            </w:pPr>
            <w:r>
              <w:rPr>
                <w:rFonts w:ascii="宋体" w:eastAsia="宋体" w:hAnsi="宋体" w:hint="eastAsia"/>
              </w:rPr>
              <w:t>（社会资本方）</w:t>
            </w:r>
          </w:p>
        </w:tc>
        <w:tc>
          <w:tcPr>
            <w:tcW w:w="2552" w:type="pct"/>
          </w:tcPr>
          <w:p w:rsidR="00DE6065" w:rsidRDefault="00936F4D">
            <w:pPr>
              <w:spacing w:line="276" w:lineRule="auto"/>
              <w:rPr>
                <w:rFonts w:ascii="宋体" w:eastAsia="宋体" w:hAnsi="宋体"/>
              </w:rPr>
            </w:pPr>
            <w:r>
              <w:rPr>
                <w:rFonts w:ascii="宋体" w:eastAsia="宋体" w:hAnsi="宋体" w:hint="eastAsia"/>
              </w:rPr>
              <w:t>按项目公司注册后并实缴第一笔资金后，一次性奖励</w:t>
            </w:r>
            <w:r>
              <w:rPr>
                <w:rFonts w:ascii="宋体" w:eastAsia="宋体" w:hAnsi="宋体" w:hint="eastAsia"/>
              </w:rPr>
              <w:t>200</w:t>
            </w:r>
            <w:r>
              <w:rPr>
                <w:rFonts w:ascii="宋体" w:eastAsia="宋体" w:hAnsi="宋体" w:hint="eastAsia"/>
              </w:rPr>
              <w:t>万元</w:t>
            </w:r>
          </w:p>
        </w:tc>
      </w:tr>
      <w:tr w:rsidR="00DE6065">
        <w:tc>
          <w:tcPr>
            <w:tcW w:w="414" w:type="pct"/>
          </w:tcPr>
          <w:p w:rsidR="00DE6065" w:rsidRDefault="00936F4D">
            <w:pPr>
              <w:spacing w:line="276" w:lineRule="auto"/>
              <w:jc w:val="center"/>
              <w:rPr>
                <w:rFonts w:ascii="宋体" w:eastAsia="宋体" w:hAnsi="宋体"/>
              </w:rPr>
            </w:pPr>
            <w:r>
              <w:rPr>
                <w:rFonts w:ascii="宋体" w:eastAsia="宋体" w:hAnsi="宋体" w:hint="eastAsia"/>
              </w:rPr>
              <w:t>B</w:t>
            </w:r>
          </w:p>
        </w:tc>
        <w:tc>
          <w:tcPr>
            <w:tcW w:w="2034" w:type="pct"/>
          </w:tcPr>
          <w:p w:rsidR="00DE6065" w:rsidRDefault="00936F4D">
            <w:pPr>
              <w:spacing w:line="276" w:lineRule="auto"/>
              <w:jc w:val="center"/>
              <w:rPr>
                <w:rFonts w:ascii="宋体" w:eastAsia="宋体" w:hAnsi="宋体"/>
              </w:rPr>
            </w:pPr>
            <w:r>
              <w:rPr>
                <w:rFonts w:ascii="宋体" w:eastAsia="宋体" w:hAnsi="宋体"/>
              </w:rPr>
              <w:t>租赁厂房</w:t>
            </w:r>
            <w:r>
              <w:rPr>
                <w:rFonts w:ascii="宋体" w:eastAsia="宋体" w:hAnsi="宋体" w:hint="eastAsia"/>
              </w:rPr>
              <w:t>或流转集体用地</w:t>
            </w:r>
            <w:r>
              <w:rPr>
                <w:rFonts w:ascii="宋体" w:eastAsia="宋体" w:hAnsi="宋体"/>
              </w:rPr>
              <w:t>项目</w:t>
            </w:r>
          </w:p>
        </w:tc>
        <w:tc>
          <w:tcPr>
            <w:tcW w:w="2552" w:type="pct"/>
          </w:tcPr>
          <w:p w:rsidR="00DE6065" w:rsidRDefault="00936F4D">
            <w:pPr>
              <w:spacing w:line="276" w:lineRule="auto"/>
              <w:rPr>
                <w:rFonts w:ascii="宋体" w:eastAsia="宋体" w:hAnsi="宋体"/>
              </w:rPr>
            </w:pPr>
            <w:r>
              <w:rPr>
                <w:rFonts w:ascii="宋体" w:eastAsia="宋体" w:hAnsi="宋体"/>
              </w:rPr>
              <w:t>按首年租金贡献的</w:t>
            </w:r>
            <w:r>
              <w:rPr>
                <w:rFonts w:ascii="宋体" w:eastAsia="宋体" w:hAnsi="宋体"/>
              </w:rPr>
              <w:t>20%</w:t>
            </w:r>
            <w:r>
              <w:rPr>
                <w:rFonts w:ascii="宋体" w:eastAsia="宋体" w:hAnsi="宋体"/>
              </w:rPr>
              <w:t>计算</w:t>
            </w:r>
            <w:r>
              <w:rPr>
                <w:rFonts w:ascii="宋体" w:eastAsia="宋体" w:hAnsi="宋体" w:hint="eastAsia"/>
              </w:rPr>
              <w:t>。</w:t>
            </w:r>
            <w:r>
              <w:rPr>
                <w:rFonts w:ascii="宋体" w:eastAsia="宋体" w:hAnsi="宋体"/>
              </w:rPr>
              <w:t>项目签约并支付首期款项后，支付奖励金的</w:t>
            </w:r>
            <w:r>
              <w:rPr>
                <w:rFonts w:ascii="宋体" w:eastAsia="宋体" w:hAnsi="宋体"/>
              </w:rPr>
              <w:t>50%</w:t>
            </w:r>
            <w:r>
              <w:rPr>
                <w:rFonts w:ascii="宋体" w:eastAsia="宋体" w:hAnsi="宋体"/>
              </w:rPr>
              <w:t>；项目投产且达到约定税收</w:t>
            </w:r>
            <w:r>
              <w:rPr>
                <w:rFonts w:ascii="宋体" w:eastAsia="宋体" w:hAnsi="宋体" w:hint="eastAsia"/>
              </w:rPr>
              <w:t>或产值</w:t>
            </w:r>
            <w:r>
              <w:rPr>
                <w:rFonts w:ascii="宋体" w:eastAsia="宋体" w:hAnsi="宋体"/>
              </w:rPr>
              <w:t>贡献后，支付剩余</w:t>
            </w:r>
            <w:r>
              <w:rPr>
                <w:rFonts w:ascii="宋体" w:eastAsia="宋体" w:hAnsi="宋体"/>
              </w:rPr>
              <w:t>50%</w:t>
            </w:r>
            <w:r>
              <w:rPr>
                <w:rFonts w:ascii="宋体" w:eastAsia="宋体" w:hAnsi="宋体" w:hint="eastAsia"/>
              </w:rPr>
              <w:t>（一事一议）。</w:t>
            </w:r>
          </w:p>
        </w:tc>
      </w:tr>
      <w:tr w:rsidR="00DE6065">
        <w:tc>
          <w:tcPr>
            <w:tcW w:w="414" w:type="pct"/>
          </w:tcPr>
          <w:p w:rsidR="00DE6065" w:rsidRDefault="00936F4D">
            <w:pPr>
              <w:spacing w:line="276" w:lineRule="auto"/>
              <w:jc w:val="center"/>
              <w:rPr>
                <w:rFonts w:ascii="宋体" w:eastAsia="宋体" w:hAnsi="宋体"/>
              </w:rPr>
            </w:pPr>
            <w:r>
              <w:rPr>
                <w:rFonts w:ascii="宋体" w:eastAsia="宋体" w:hAnsi="宋体" w:hint="eastAsia"/>
              </w:rPr>
              <w:t>C</w:t>
            </w:r>
          </w:p>
        </w:tc>
        <w:tc>
          <w:tcPr>
            <w:tcW w:w="2034" w:type="pct"/>
          </w:tcPr>
          <w:p w:rsidR="00DE6065" w:rsidRDefault="00936F4D">
            <w:pPr>
              <w:spacing w:line="276" w:lineRule="auto"/>
              <w:jc w:val="center"/>
              <w:rPr>
                <w:rFonts w:ascii="宋体" w:eastAsia="宋体" w:hAnsi="宋体"/>
              </w:rPr>
            </w:pPr>
            <w:r>
              <w:rPr>
                <w:rFonts w:ascii="宋体" w:eastAsia="宋体" w:hAnsi="宋体"/>
              </w:rPr>
              <w:t>购地自建项目</w:t>
            </w:r>
            <w:ins w:id="150" w:author="S" w:date="2025-10-23T11:40:00Z">
              <w:r w:rsidR="00461AAF">
                <w:rPr>
                  <w:rFonts w:ascii="宋体" w:eastAsia="宋体" w:hAnsi="宋体" w:hint="eastAsia"/>
                </w:rPr>
                <w:t>（</w:t>
              </w:r>
            </w:ins>
            <w:ins w:id="151" w:author="S" w:date="2025-10-23T11:41:00Z">
              <w:r w:rsidR="00461AAF">
                <w:rPr>
                  <w:rFonts w:ascii="宋体" w:eastAsia="宋体" w:hAnsi="宋体" w:hint="eastAsia"/>
                </w:rPr>
                <w:t>存量土地+增量载体资产</w:t>
              </w:r>
            </w:ins>
            <w:ins w:id="152" w:author="S" w:date="2025-10-23T11:40:00Z">
              <w:r w:rsidR="00461AAF">
                <w:rPr>
                  <w:rFonts w:ascii="宋体" w:eastAsia="宋体" w:hAnsi="宋体" w:hint="eastAsia"/>
                </w:rPr>
                <w:t>）</w:t>
              </w:r>
            </w:ins>
          </w:p>
        </w:tc>
        <w:tc>
          <w:tcPr>
            <w:tcW w:w="2552" w:type="pct"/>
          </w:tcPr>
          <w:p w:rsidR="00DE6065" w:rsidRDefault="00936F4D">
            <w:pPr>
              <w:spacing w:line="276" w:lineRule="auto"/>
              <w:rPr>
                <w:rFonts w:ascii="宋体" w:eastAsia="宋体" w:hAnsi="宋体"/>
              </w:rPr>
            </w:pPr>
            <w:r>
              <w:rPr>
                <w:rFonts w:ascii="宋体" w:eastAsia="宋体" w:hAnsi="宋体"/>
              </w:rPr>
              <w:t>按实际固定资产投资额的</w:t>
            </w:r>
            <w:r>
              <w:rPr>
                <w:rFonts w:ascii="宋体" w:eastAsia="宋体" w:hAnsi="宋体"/>
              </w:rPr>
              <w:t>2</w:t>
            </w:r>
            <w:ins w:id="153" w:author="S" w:date="2025-10-23T11:39:00Z">
              <w:r w:rsidR="00B13D05">
                <w:rPr>
                  <w:rFonts w:ascii="宋体" w:eastAsia="宋体" w:hAnsi="宋体" w:hint="eastAsia"/>
                </w:rPr>
                <w:t>%</w:t>
              </w:r>
            </w:ins>
            <w:del w:id="154" w:author="S" w:date="2025-10-23T11:39:00Z">
              <w:r w:rsidDel="00B13D05">
                <w:rPr>
                  <w:rFonts w:ascii="宋体" w:eastAsia="宋体" w:hAnsi="宋体"/>
                </w:rPr>
                <w:delText>‰</w:delText>
              </w:r>
            </w:del>
            <w:r>
              <w:rPr>
                <w:rFonts w:ascii="宋体" w:eastAsia="宋体" w:hAnsi="宋体"/>
              </w:rPr>
              <w:t>计算</w:t>
            </w:r>
            <w:r>
              <w:rPr>
                <w:rFonts w:ascii="宋体" w:eastAsia="宋体" w:hAnsi="宋体" w:hint="eastAsia"/>
              </w:rPr>
              <w:t>。</w:t>
            </w:r>
            <w:r>
              <w:rPr>
                <w:rFonts w:ascii="宋体" w:eastAsia="宋体" w:hAnsi="宋体"/>
              </w:rPr>
              <w:t>项目签约并支付首期款项后，支付奖励金的</w:t>
            </w:r>
            <w:r>
              <w:rPr>
                <w:rFonts w:ascii="宋体" w:eastAsia="宋体" w:hAnsi="宋体"/>
              </w:rPr>
              <w:t>50%</w:t>
            </w:r>
            <w:r>
              <w:rPr>
                <w:rFonts w:ascii="宋体" w:eastAsia="宋体" w:hAnsi="宋体"/>
              </w:rPr>
              <w:t>；项目投产且达到约定税收</w:t>
            </w:r>
            <w:r>
              <w:rPr>
                <w:rFonts w:ascii="宋体" w:eastAsia="宋体" w:hAnsi="宋体" w:hint="eastAsia"/>
              </w:rPr>
              <w:t>或产值</w:t>
            </w:r>
            <w:r>
              <w:rPr>
                <w:rFonts w:ascii="宋体" w:eastAsia="宋体" w:hAnsi="宋体"/>
              </w:rPr>
              <w:t>贡献后，支付剩余</w:t>
            </w:r>
            <w:r>
              <w:rPr>
                <w:rFonts w:ascii="宋体" w:eastAsia="宋体" w:hAnsi="宋体"/>
              </w:rPr>
              <w:t>50%</w:t>
            </w:r>
            <w:r>
              <w:rPr>
                <w:rFonts w:ascii="宋体" w:eastAsia="宋体" w:hAnsi="宋体" w:hint="eastAsia"/>
              </w:rPr>
              <w:t>（一事一议）。</w:t>
            </w:r>
          </w:p>
        </w:tc>
      </w:tr>
      <w:tr w:rsidR="00DE6065">
        <w:tc>
          <w:tcPr>
            <w:tcW w:w="414" w:type="pct"/>
          </w:tcPr>
          <w:p w:rsidR="00DE6065" w:rsidRDefault="00936F4D">
            <w:pPr>
              <w:spacing w:line="276" w:lineRule="auto"/>
              <w:jc w:val="center"/>
              <w:rPr>
                <w:rFonts w:ascii="宋体" w:eastAsia="宋体" w:hAnsi="宋体"/>
              </w:rPr>
            </w:pPr>
            <w:r>
              <w:rPr>
                <w:rFonts w:ascii="宋体" w:eastAsia="宋体" w:hAnsi="宋体" w:hint="eastAsia"/>
              </w:rPr>
              <w:t>D</w:t>
            </w:r>
          </w:p>
        </w:tc>
        <w:tc>
          <w:tcPr>
            <w:tcW w:w="2034" w:type="pct"/>
          </w:tcPr>
          <w:p w:rsidR="00DE6065" w:rsidRDefault="00377C8D">
            <w:pPr>
              <w:spacing w:line="276" w:lineRule="auto"/>
              <w:jc w:val="center"/>
              <w:rPr>
                <w:rFonts w:ascii="宋体" w:eastAsia="宋体" w:hAnsi="宋体"/>
              </w:rPr>
            </w:pPr>
            <w:ins w:id="155" w:author="S" w:date="2025-10-23T11:29:00Z">
              <w:r>
                <w:rPr>
                  <w:rFonts w:ascii="宋体" w:eastAsia="宋体" w:hAnsi="宋体"/>
                </w:rPr>
                <w:t>重大</w:t>
              </w:r>
            </w:ins>
            <w:del w:id="156" w:author="S" w:date="2025-10-23T11:29:00Z">
              <w:r w:rsidR="00936F4D" w:rsidDel="00377C8D">
                <w:rPr>
                  <w:rFonts w:ascii="宋体" w:eastAsia="宋体" w:hAnsi="宋体"/>
                </w:rPr>
                <w:delText>土</w:delText>
              </w:r>
              <w:r w:rsidR="00936F4D" w:rsidDel="00377C8D">
                <w:rPr>
                  <w:rFonts w:ascii="宋体" w:eastAsia="宋体" w:hAnsi="宋体"/>
                </w:rPr>
                <w:delText>地</w:delText>
              </w:r>
            </w:del>
            <w:r w:rsidR="00936F4D">
              <w:rPr>
                <w:rFonts w:ascii="宋体" w:eastAsia="宋体" w:hAnsi="宋体"/>
              </w:rPr>
              <w:t>资产关联交易</w:t>
            </w:r>
            <w:ins w:id="157" w:author="S" w:date="2025-10-23T11:41:00Z">
              <w:r w:rsidR="00461AAF">
                <w:rPr>
                  <w:rFonts w:ascii="宋体" w:eastAsia="宋体" w:hAnsi="宋体" w:hint="eastAsia"/>
                </w:rPr>
                <w:t>（存量土地+存量载体资产）</w:t>
              </w:r>
            </w:ins>
          </w:p>
        </w:tc>
        <w:tc>
          <w:tcPr>
            <w:tcW w:w="2552" w:type="pct"/>
          </w:tcPr>
          <w:p w:rsidR="00DE6065" w:rsidRDefault="00936F4D">
            <w:pPr>
              <w:spacing w:line="276" w:lineRule="auto"/>
              <w:rPr>
                <w:rFonts w:ascii="宋体" w:eastAsia="宋体" w:hAnsi="宋体"/>
              </w:rPr>
            </w:pPr>
            <w:r>
              <w:rPr>
                <w:rFonts w:ascii="宋体" w:eastAsia="宋体" w:hAnsi="宋体" w:hint="eastAsia"/>
                <w:color w:val="000000" w:themeColor="text1"/>
              </w:rPr>
              <w:t>促成相关交易签约，按照甲方所属资产转让金额的</w:t>
            </w:r>
            <w:r>
              <w:rPr>
                <w:rFonts w:ascii="宋体" w:eastAsia="宋体" w:hAnsi="宋体"/>
                <w:color w:val="000000" w:themeColor="text1"/>
              </w:rPr>
              <w:t>3</w:t>
            </w:r>
            <w:r>
              <w:rPr>
                <w:rFonts w:ascii="宋体" w:eastAsia="宋体" w:hAnsi="宋体" w:hint="eastAsia"/>
                <w:color w:val="000000" w:themeColor="text1"/>
              </w:rPr>
              <w:t>%</w:t>
            </w:r>
            <w:r>
              <w:rPr>
                <w:rFonts w:ascii="宋体" w:eastAsia="宋体" w:hAnsi="宋体" w:hint="eastAsia"/>
                <w:color w:val="000000" w:themeColor="text1"/>
              </w:rPr>
              <w:t>计算</w:t>
            </w:r>
          </w:p>
        </w:tc>
      </w:tr>
      <w:tr w:rsidR="00DE6065">
        <w:tc>
          <w:tcPr>
            <w:tcW w:w="414" w:type="pct"/>
          </w:tcPr>
          <w:p w:rsidR="00DE6065" w:rsidRDefault="00936F4D">
            <w:pPr>
              <w:spacing w:line="276" w:lineRule="auto"/>
              <w:jc w:val="center"/>
              <w:rPr>
                <w:rFonts w:ascii="宋体" w:eastAsia="宋体" w:hAnsi="宋体"/>
              </w:rPr>
            </w:pPr>
            <w:r>
              <w:rPr>
                <w:rFonts w:ascii="宋体" w:eastAsia="宋体" w:hAnsi="宋体"/>
              </w:rPr>
              <w:t>E</w:t>
            </w:r>
          </w:p>
        </w:tc>
        <w:tc>
          <w:tcPr>
            <w:tcW w:w="2034" w:type="pct"/>
          </w:tcPr>
          <w:p w:rsidR="00DE6065" w:rsidRDefault="00936F4D">
            <w:pPr>
              <w:spacing w:line="276" w:lineRule="auto"/>
              <w:jc w:val="center"/>
              <w:rPr>
                <w:rFonts w:ascii="宋体" w:eastAsia="宋体" w:hAnsi="宋体"/>
              </w:rPr>
            </w:pPr>
            <w:r>
              <w:rPr>
                <w:rFonts w:ascii="宋体" w:eastAsia="宋体" w:hAnsi="宋体" w:hint="eastAsia"/>
              </w:rPr>
              <w:t>属于</w:t>
            </w:r>
            <w:r>
              <w:rPr>
                <w:rFonts w:ascii="宋体" w:eastAsia="宋体" w:hAnsi="宋体"/>
              </w:rPr>
              <w:t>专项企业（如小巨人）</w:t>
            </w:r>
            <w:r>
              <w:rPr>
                <w:rFonts w:ascii="宋体" w:eastAsia="宋体" w:hAnsi="宋体" w:hint="eastAsia"/>
              </w:rPr>
              <w:t>或外资</w:t>
            </w:r>
          </w:p>
        </w:tc>
        <w:tc>
          <w:tcPr>
            <w:tcW w:w="2552" w:type="pct"/>
          </w:tcPr>
          <w:p w:rsidR="00DE6065" w:rsidRDefault="00936F4D">
            <w:pPr>
              <w:spacing w:line="276" w:lineRule="auto"/>
              <w:rPr>
                <w:rFonts w:ascii="宋体" w:eastAsia="宋体" w:hAnsi="宋体"/>
              </w:rPr>
            </w:pPr>
            <w:r>
              <w:rPr>
                <w:rFonts w:ascii="宋体" w:eastAsia="宋体" w:hAnsi="宋体" w:hint="eastAsia"/>
              </w:rPr>
              <w:t>属于前三类，按项目公司注册后并实缴第一笔资金后，一次性额外</w:t>
            </w:r>
            <w:r>
              <w:rPr>
                <w:rFonts w:ascii="宋体" w:eastAsia="宋体" w:hAnsi="宋体"/>
              </w:rPr>
              <w:t>奖励</w:t>
            </w:r>
            <w:r>
              <w:rPr>
                <w:rFonts w:ascii="宋体" w:eastAsia="宋体" w:hAnsi="宋体" w:hint="eastAsia"/>
              </w:rPr>
              <w:t>1</w:t>
            </w:r>
            <w:r>
              <w:rPr>
                <w:rFonts w:ascii="宋体" w:eastAsia="宋体" w:hAnsi="宋体"/>
              </w:rPr>
              <w:t>00</w:t>
            </w:r>
            <w:r>
              <w:rPr>
                <w:rFonts w:ascii="宋体" w:eastAsia="宋体" w:hAnsi="宋体"/>
              </w:rPr>
              <w:t>万元</w:t>
            </w:r>
            <w:r>
              <w:rPr>
                <w:rFonts w:ascii="宋体" w:eastAsia="宋体" w:hAnsi="宋体" w:hint="eastAsia"/>
              </w:rPr>
              <w:t>。</w:t>
            </w:r>
          </w:p>
        </w:tc>
      </w:tr>
    </w:tbl>
    <w:p w:rsidR="00DE6065" w:rsidRDefault="00DE6065">
      <w:pPr>
        <w:spacing w:line="276" w:lineRule="auto"/>
        <w:rPr>
          <w:del w:id="158" w:author="S" w:date="2025-10-15T16:04:00Z"/>
          <w:rFonts w:ascii="宋体" w:eastAsia="宋体" w:hAnsi="宋体"/>
        </w:rPr>
      </w:pPr>
    </w:p>
    <w:p w:rsidR="00DE6065" w:rsidRDefault="00DE6065">
      <w:pPr>
        <w:rPr>
          <w:rFonts w:ascii="宋体" w:eastAsia="宋体" w:hAnsi="宋体" w:cs="Arial"/>
          <w:sz w:val="22"/>
        </w:rPr>
      </w:pPr>
    </w:p>
    <w:p w:rsidR="00DE6065" w:rsidRDefault="00936F4D">
      <w:pPr>
        <w:rPr>
          <w:rFonts w:ascii="宋体" w:eastAsia="宋体" w:hAnsi="宋体" w:cs="Arial"/>
          <w:szCs w:val="21"/>
        </w:rPr>
      </w:pPr>
      <w:r>
        <w:rPr>
          <w:rFonts w:ascii="宋体" w:eastAsia="宋体" w:hAnsi="宋体" w:cs="Arial" w:hint="eastAsia"/>
          <w:szCs w:val="21"/>
        </w:rPr>
        <w:t>注：</w:t>
      </w:r>
    </w:p>
    <w:p w:rsidR="00DE6065" w:rsidRDefault="00936F4D">
      <w:pPr>
        <w:numPr>
          <w:ilvl w:val="0"/>
          <w:numId w:val="16"/>
        </w:numPr>
        <w:tabs>
          <w:tab w:val="left" w:pos="1860"/>
        </w:tabs>
        <w:rPr>
          <w:rFonts w:ascii="宋体" w:eastAsia="宋体" w:hAnsi="宋体" w:cs="Arial"/>
          <w:sz w:val="22"/>
        </w:rPr>
      </w:pPr>
      <w:r>
        <w:rPr>
          <w:rFonts w:ascii="宋体" w:eastAsia="宋体" w:hAnsi="宋体" w:cs="Arial"/>
          <w:sz w:val="22"/>
        </w:rPr>
        <w:t>乙方为该项目提供以上服务，第一阶段产业规划方案</w:t>
      </w:r>
      <w:r>
        <w:rPr>
          <w:rFonts w:ascii="宋体" w:eastAsia="宋体" w:hAnsi="宋体" w:cs="Arial" w:hint="eastAsia"/>
          <w:sz w:val="22"/>
        </w:rPr>
        <w:t>服务</w:t>
      </w:r>
      <w:r>
        <w:rPr>
          <w:rFonts w:ascii="宋体" w:eastAsia="宋体" w:hAnsi="宋体" w:cs="Arial"/>
          <w:sz w:val="22"/>
        </w:rPr>
        <w:t>周期</w:t>
      </w:r>
      <w:ins w:id="159" w:author="S" w:date="2025-10-23T11:23:00Z">
        <w:r w:rsidR="00FE71C4">
          <w:rPr>
            <w:rFonts w:ascii="宋体" w:eastAsia="宋体" w:hAnsi="宋体" w:cs="Arial"/>
            <w:sz w:val="22"/>
          </w:rPr>
          <w:t>约</w:t>
        </w:r>
      </w:ins>
      <w:r>
        <w:rPr>
          <w:rFonts w:ascii="宋体" w:eastAsia="宋体" w:hAnsi="宋体" w:cs="Arial"/>
          <w:sz w:val="22"/>
        </w:rPr>
        <w:t>为</w:t>
      </w:r>
      <w:r>
        <w:rPr>
          <w:rFonts w:ascii="宋体" w:eastAsia="宋体" w:hAnsi="宋体" w:cs="Arial"/>
          <w:sz w:val="22"/>
        </w:rPr>
        <w:t>2</w:t>
      </w:r>
      <w:r>
        <w:rPr>
          <w:rFonts w:ascii="宋体" w:eastAsia="宋体" w:hAnsi="宋体" w:cs="Arial"/>
          <w:sz w:val="22"/>
        </w:rPr>
        <w:t>个月</w:t>
      </w:r>
      <w:r>
        <w:rPr>
          <w:rFonts w:ascii="宋体" w:eastAsia="宋体" w:hAnsi="宋体" w:cs="Arial" w:hint="eastAsia"/>
          <w:sz w:val="22"/>
        </w:rPr>
        <w:t>，</w:t>
      </w:r>
      <w:r>
        <w:rPr>
          <w:rFonts w:ascii="宋体" w:eastAsia="宋体" w:hAnsi="宋体" w:cs="Arial"/>
          <w:sz w:val="22"/>
        </w:rPr>
        <w:t>第二阶段</w:t>
      </w:r>
      <w:r>
        <w:rPr>
          <w:rFonts w:asciiTheme="minorEastAsia" w:eastAsiaTheme="minorEastAsia" w:hAnsiTheme="minorEastAsia" w:cs="Arial" w:hint="eastAsia"/>
          <w:bCs/>
          <w:sz w:val="22"/>
          <w:szCs w:val="22"/>
        </w:rPr>
        <w:t>主导产业招商资源引介咨询服务及重大资产关联交易落地咨询服务周期</w:t>
      </w:r>
      <w:ins w:id="160" w:author="S" w:date="2025-10-23T11:23:00Z">
        <w:r w:rsidR="00FE71C4">
          <w:rPr>
            <w:rFonts w:asciiTheme="minorEastAsia" w:eastAsiaTheme="minorEastAsia" w:hAnsiTheme="minorEastAsia" w:cs="Arial" w:hint="eastAsia"/>
            <w:bCs/>
            <w:sz w:val="22"/>
            <w:szCs w:val="22"/>
          </w:rPr>
          <w:t>约</w:t>
        </w:r>
      </w:ins>
      <w:r>
        <w:rPr>
          <w:rFonts w:asciiTheme="minorEastAsia" w:eastAsiaTheme="minorEastAsia" w:hAnsiTheme="minorEastAsia" w:cs="Arial" w:hint="eastAsia"/>
          <w:bCs/>
          <w:sz w:val="22"/>
          <w:szCs w:val="22"/>
        </w:rPr>
        <w:t>为</w:t>
      </w:r>
      <w:r>
        <w:rPr>
          <w:rFonts w:asciiTheme="minorEastAsia" w:eastAsiaTheme="minorEastAsia" w:hAnsiTheme="minorEastAsia" w:cs="Arial"/>
          <w:bCs/>
          <w:sz w:val="22"/>
          <w:szCs w:val="22"/>
        </w:rPr>
        <w:t>22</w:t>
      </w:r>
      <w:r>
        <w:rPr>
          <w:rFonts w:asciiTheme="minorEastAsia" w:eastAsiaTheme="minorEastAsia" w:hAnsiTheme="minorEastAsia" w:cs="Arial"/>
          <w:bCs/>
          <w:sz w:val="22"/>
          <w:szCs w:val="22"/>
        </w:rPr>
        <w:t>个月</w:t>
      </w:r>
      <w:r>
        <w:rPr>
          <w:rFonts w:ascii="宋体" w:eastAsia="宋体" w:hAnsi="宋体" w:cs="Arial"/>
          <w:sz w:val="22"/>
        </w:rPr>
        <w:t>。甲方</w:t>
      </w:r>
      <w:r>
        <w:rPr>
          <w:rFonts w:ascii="宋体" w:eastAsia="宋体" w:hAnsi="宋体" w:cs="Arial" w:hint="eastAsia"/>
          <w:sz w:val="22"/>
        </w:rPr>
        <w:t>意见</w:t>
      </w:r>
      <w:r>
        <w:rPr>
          <w:rFonts w:ascii="宋体" w:eastAsia="宋体" w:hAnsi="宋体" w:cs="Arial"/>
          <w:sz w:val="22"/>
        </w:rPr>
        <w:t>回馈时间不计入</w:t>
      </w:r>
      <w:r>
        <w:rPr>
          <w:rFonts w:ascii="宋体" w:eastAsia="宋体" w:hAnsi="宋体" w:cs="Arial" w:hint="eastAsia"/>
          <w:sz w:val="22"/>
        </w:rPr>
        <w:t>服务</w:t>
      </w:r>
      <w:r>
        <w:rPr>
          <w:rFonts w:ascii="宋体" w:eastAsia="宋体" w:hAnsi="宋体" w:cs="Arial"/>
          <w:sz w:val="22"/>
        </w:rPr>
        <w:t>周期。</w:t>
      </w:r>
    </w:p>
    <w:p w:rsidR="00DE6065" w:rsidRDefault="00936F4D">
      <w:pPr>
        <w:numPr>
          <w:ilvl w:val="0"/>
          <w:numId w:val="16"/>
        </w:numPr>
        <w:tabs>
          <w:tab w:val="left" w:pos="1860"/>
        </w:tabs>
        <w:rPr>
          <w:rFonts w:asciiTheme="minorEastAsia" w:eastAsiaTheme="minorEastAsia" w:hAnsiTheme="minorEastAsia" w:cs="Arial"/>
          <w:sz w:val="22"/>
          <w:szCs w:val="22"/>
        </w:rPr>
      </w:pPr>
      <w:r>
        <w:rPr>
          <w:rFonts w:ascii="宋体" w:eastAsia="宋体" w:hAnsi="宋体" w:cs="Arial"/>
          <w:sz w:val="22"/>
        </w:rPr>
        <w:t>乙方根据《附件三》的规定向甲方提交各阶段的成果</w:t>
      </w:r>
      <w:r>
        <w:rPr>
          <w:rFonts w:ascii="宋体" w:eastAsia="宋体" w:hAnsi="宋体" w:cs="Arial" w:hint="eastAsia"/>
          <w:sz w:val="22"/>
        </w:rPr>
        <w:t>且该成果经甲方书面确认合格</w:t>
      </w:r>
      <w:r>
        <w:rPr>
          <w:rFonts w:ascii="宋体" w:eastAsia="宋体" w:hAnsi="宋体" w:cs="Arial"/>
          <w:sz w:val="22"/>
        </w:rPr>
        <w:t>后，甲方应按照</w:t>
      </w:r>
      <w:r>
        <w:rPr>
          <w:rFonts w:ascii="宋体" w:eastAsia="宋体" w:hAnsi="宋体" w:cs="Arial" w:hint="eastAsia"/>
          <w:sz w:val="22"/>
        </w:rPr>
        <w:t>以上表格的</w:t>
      </w:r>
      <w:r>
        <w:rPr>
          <w:rFonts w:ascii="宋体" w:eastAsia="宋体" w:hAnsi="宋体" w:cs="Arial"/>
          <w:sz w:val="22"/>
        </w:rPr>
        <w:t>规定全额支付相应各阶段的服务费。</w:t>
      </w:r>
      <w:bookmarkEnd w:id="102"/>
    </w:p>
    <w:sectPr w:rsidR="00DE6065">
      <w:headerReference w:type="default" r:id="rId12"/>
      <w:footerReference w:type="default" r:id="rId13"/>
      <w:pgSz w:w="11906" w:h="16838"/>
      <w:pgMar w:top="1440" w:right="1800" w:bottom="1440" w:left="1800" w:header="851" w:footer="680"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6F4D" w:rsidRDefault="00936F4D">
      <w:pPr>
        <w:spacing w:before="0" w:after="0"/>
      </w:pPr>
      <w:r>
        <w:separator/>
      </w:r>
    </w:p>
  </w:endnote>
  <w:endnote w:type="continuationSeparator" w:id="0">
    <w:p w:rsidR="00936F4D" w:rsidRDefault="00936F4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stem">
    <w:panose1 w:val="00000000000000000000"/>
    <w:charset w:val="86"/>
    <w:family w:val="auto"/>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default"/>
    <w:sig w:usb0="00000000" w:usb1="00000000" w:usb2="14600000" w:usb3="00000000" w:csb0="00000193" w:csb1="00000000"/>
  </w:font>
  <w:font w:name="DFPHeiW3-GB">
    <w:altName w:val="宋体"/>
    <w:charset w:val="86"/>
    <w:family w:val="swiss"/>
    <w:pitch w:val="default"/>
    <w:sig w:usb0="00000000" w:usb1="00000000" w:usb2="00000012" w:usb3="00000000" w:csb0="00040001" w:csb1="00000000"/>
  </w:font>
  <w:font w:name="STXihei (TT)">
    <w:altName w:val="宋体"/>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hAnsiTheme="minorHAnsi" w:cstheme="minorHAnsi"/>
      </w:rPr>
      <w:id w:val="2096592477"/>
    </w:sdtPr>
    <w:sdtEndPr/>
    <w:sdtContent>
      <w:sdt>
        <w:sdtPr>
          <w:rPr>
            <w:rFonts w:asciiTheme="minorHAnsi" w:hAnsiTheme="minorHAnsi" w:cstheme="minorHAnsi"/>
          </w:rPr>
          <w:id w:val="1728636285"/>
        </w:sdtPr>
        <w:sdtEndPr/>
        <w:sdtContent>
          <w:p w:rsidR="00DE6065" w:rsidRDefault="00936F4D">
            <w:pPr>
              <w:pStyle w:val="a7"/>
              <w:jc w:val="center"/>
              <w:rPr>
                <w:rFonts w:asciiTheme="minorHAnsi" w:hAnsiTheme="minorHAnsi" w:cstheme="minorHAnsi"/>
              </w:rPr>
            </w:pPr>
            <w:r>
              <w:rPr>
                <w:rFonts w:asciiTheme="minorHAnsi" w:hAnsiTheme="minorHAnsi" w:cstheme="minorHAnsi"/>
                <w:lang w:val="zh-CN"/>
              </w:rPr>
              <w:t xml:space="preserve"> </w:t>
            </w:r>
            <w:r>
              <w:rPr>
                <w:rFonts w:asciiTheme="minorHAnsi" w:hAnsiTheme="minorHAnsi" w:cstheme="minorHAnsi"/>
                <w:sz w:val="24"/>
                <w:szCs w:val="24"/>
              </w:rPr>
              <w:fldChar w:fldCharType="begin"/>
            </w:r>
            <w:r>
              <w:rPr>
                <w:rFonts w:asciiTheme="minorHAnsi" w:hAnsiTheme="minorHAnsi" w:cstheme="minorHAnsi"/>
              </w:rPr>
              <w:instrText>PAGE</w:instrText>
            </w:r>
            <w:r>
              <w:rPr>
                <w:rFonts w:asciiTheme="minorHAnsi" w:hAnsiTheme="minorHAnsi" w:cstheme="minorHAnsi"/>
                <w:sz w:val="24"/>
                <w:szCs w:val="24"/>
              </w:rPr>
              <w:fldChar w:fldCharType="separate"/>
            </w:r>
            <w:r w:rsidR="001D37E5">
              <w:rPr>
                <w:rFonts w:asciiTheme="minorHAnsi" w:hAnsiTheme="minorHAnsi" w:cstheme="minorHAnsi"/>
                <w:noProof/>
              </w:rPr>
              <w:t>4</w:t>
            </w:r>
            <w:r>
              <w:rPr>
                <w:rFonts w:asciiTheme="minorHAnsi" w:hAnsiTheme="minorHAnsi" w:cstheme="minorHAnsi"/>
                <w:sz w:val="24"/>
                <w:szCs w:val="24"/>
              </w:rPr>
              <w:fldChar w:fldCharType="end"/>
            </w:r>
            <w:r>
              <w:rPr>
                <w:rFonts w:asciiTheme="minorHAnsi" w:hAnsiTheme="minorHAnsi" w:cstheme="minorHAnsi"/>
                <w:lang w:val="zh-CN"/>
              </w:rPr>
              <w:t xml:space="preserve"> / </w:t>
            </w:r>
            <w:r>
              <w:rPr>
                <w:rFonts w:asciiTheme="minorHAnsi" w:hAnsiTheme="minorHAnsi" w:cstheme="minorHAnsi"/>
                <w:sz w:val="24"/>
                <w:szCs w:val="24"/>
              </w:rPr>
              <w:fldChar w:fldCharType="begin"/>
            </w:r>
            <w:r>
              <w:rPr>
                <w:rFonts w:asciiTheme="minorHAnsi" w:hAnsiTheme="minorHAnsi" w:cstheme="minorHAnsi"/>
              </w:rPr>
              <w:instrText>NUMPAGES</w:instrText>
            </w:r>
            <w:r>
              <w:rPr>
                <w:rFonts w:asciiTheme="minorHAnsi" w:hAnsiTheme="minorHAnsi" w:cstheme="minorHAnsi"/>
                <w:sz w:val="24"/>
                <w:szCs w:val="24"/>
              </w:rPr>
              <w:fldChar w:fldCharType="separate"/>
            </w:r>
            <w:r w:rsidR="001D37E5">
              <w:rPr>
                <w:rFonts w:asciiTheme="minorHAnsi" w:hAnsiTheme="minorHAnsi" w:cstheme="minorHAnsi"/>
                <w:noProof/>
              </w:rPr>
              <w:t>15</w:t>
            </w:r>
            <w:r>
              <w:rPr>
                <w:rFonts w:asciiTheme="minorHAnsi" w:hAnsiTheme="minorHAnsi" w:cstheme="minorHAnsi"/>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6F4D" w:rsidRDefault="00936F4D">
      <w:pPr>
        <w:spacing w:before="0" w:after="0"/>
      </w:pPr>
      <w:r>
        <w:separator/>
      </w:r>
    </w:p>
  </w:footnote>
  <w:footnote w:type="continuationSeparator" w:id="0">
    <w:p w:rsidR="00936F4D" w:rsidRDefault="00936F4D">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065" w:rsidRDefault="00936F4D">
    <w:pPr>
      <w:pStyle w:val="a8"/>
      <w:pBdr>
        <w:bottom w:val="none" w:sz="0" w:space="0" w:color="auto"/>
      </w:pBdr>
    </w:pP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889000" cy="501650"/>
              <wp:effectExtent l="9525" t="190500" r="25400" b="174625"/>
              <wp:wrapNone/>
              <wp:docPr id="4" name="LD00000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89000" cy="501650"/>
                      </a:xfrm>
                      <a:prstGeom prst="rect">
                        <a:avLst/>
                      </a:prstGeom>
                    </wps:spPr>
                    <wps:txbx>
                      <w:txbxContent>
                        <w:p w:rsidR="00DE6065" w:rsidRDefault="00936F4D">
                          <w:pPr>
                            <w:pStyle w:val="a9"/>
                            <w:spacing w:before="0" w:beforeAutospacing="0" w:after="0" w:afterAutospacing="0"/>
                            <w:jc w:val="center"/>
                          </w:pPr>
                          <w:r>
                            <w:rPr>
                              <w:rFonts w:ascii="Arial" w:hAnsi="Arial" w:cs="Arial"/>
                              <w:color w:val="C0C0C0"/>
                              <w:sz w:val="70"/>
                              <w:szCs w:val="70"/>
                              <w14:textFill>
                                <w14:solidFill>
                                  <w14:srgbClr w14:val="C0C0C0">
                                    <w14:alpha w14:val="100000"/>
                                  </w14:srgbClr>
                                </w14:solidFill>
                              </w14:textFill>
                            </w:rPr>
                            <w:t>韩啸</w:t>
                          </w:r>
                        </w:p>
                      </w:txbxContent>
                    </wps:txbx>
                    <wps:bodyPr wrap="square" numCol="1" fromWordArt="1">
                      <a:prstTxWarp prst="textPlain">
                        <a:avLst>
                          <a:gd name="adj" fmla="val 50000"/>
                        </a:avLst>
                      </a:prstTxWarp>
                      <a:spAutoFit/>
                    </wps:bodyPr>
                  </wps:wsp>
                </a:graphicData>
              </a:graphic>
            </wp:anchor>
          </w:drawing>
        </mc:Choice>
        <mc:Fallback xmlns:wpsCustomData="http://www.wps.cn/officeDocument/2013/wpsCustomData">
          <w:pict>
            <v:shape id="LD00000010" o:spid="_x0000_s1026" o:spt="202" type="#_x0000_t202" style="position:absolute;left:0pt;height:39.5pt;width:70pt;mso-position-horizontal:center;mso-position-horizontal-relative:page;mso-position-vertical:center;mso-position-vertical-relative:page;rotation:-2949120f;z-index:251659264;mso-width-relative:page;mso-height-relative:page;" filled="f" stroked="f" coordsize="21600,21600" o:gfxdata="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rfh0zTAAAABAEAAA8AAAAAAAAA&#10;AQAgAAAAIgAAAGRycy9kb3ducmV2LnhtbFBLAQIUABQAAAAIAIdO4kDllqZ7FgIAADYEAAAOAAAA&#10;AAAAAAEAIAAAACIBAABkcnMvZTJvRG9jLnhtbFBLBQYAAAAABgAGAFkBAACqBQAAAAA=&#10;" adj="10800">
              <v:fill on="f" focussize="0,0"/>
              <v:stroke on="f"/>
              <v:imagedata o:title=""/>
              <o:lock v:ext="edit" text="t" aspectratio="f"/>
              <v:textbox style="mso-fit-shape-to-text:t;">
                <w:txbxContent>
                  <w:p w14:paraId="52D3AC4D">
                    <w:pPr>
                      <w:pStyle w:val="15"/>
                      <w:spacing w:before="0" w:beforeAutospacing="0" w:after="0" w:afterAutospacing="0"/>
                      <w:jc w:val="center"/>
                    </w:pPr>
                    <w:r>
                      <w:rPr>
                        <w:rFonts w:ascii="Arial" w:hAnsi="Arial" w:cs="Arial"/>
                        <w:color w:val="C0C0C0"/>
                        <w:sz w:val="70"/>
                        <w:szCs w:val="70"/>
                        <w14:textFill>
                          <w14:solidFill>
                            <w14:srgbClr w14:val="C0C0C0">
                              <w14:alpha w14:val="100000"/>
                            </w14:srgbClr>
                          </w14:solidFill>
                        </w14:textFill>
                      </w:rPr>
                      <w:t>韩啸</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41379"/>
    <w:multiLevelType w:val="multilevel"/>
    <w:tmpl w:val="07241379"/>
    <w:lvl w:ilvl="0">
      <w:start w:val="2"/>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1">
    <w:nsid w:val="09D03358"/>
    <w:multiLevelType w:val="multilevel"/>
    <w:tmpl w:val="09D03358"/>
    <w:lvl w:ilvl="0">
      <w:start w:val="11"/>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2">
    <w:nsid w:val="100F526E"/>
    <w:multiLevelType w:val="multilevel"/>
    <w:tmpl w:val="100F526E"/>
    <w:lvl w:ilvl="0">
      <w:start w:val="1"/>
      <w:numFmt w:val="lowerLetter"/>
      <w:lvlText w:val="%1)"/>
      <w:lvlJc w:val="left"/>
      <w:pPr>
        <w:ind w:left="1611" w:hanging="420"/>
      </w:pPr>
    </w:lvl>
    <w:lvl w:ilvl="1">
      <w:start w:val="1"/>
      <w:numFmt w:val="japaneseCounting"/>
      <w:lvlText w:val="%2、"/>
      <w:lvlJc w:val="left"/>
      <w:pPr>
        <w:ind w:left="2091" w:hanging="480"/>
      </w:pPr>
      <w:rPr>
        <w:rFonts w:hint="default"/>
      </w:rPr>
    </w:lvl>
    <w:lvl w:ilvl="2">
      <w:start w:val="1"/>
      <w:numFmt w:val="lowerRoman"/>
      <w:lvlText w:val="%3."/>
      <w:lvlJc w:val="right"/>
      <w:pPr>
        <w:ind w:left="2451" w:hanging="420"/>
      </w:pPr>
    </w:lvl>
    <w:lvl w:ilvl="3">
      <w:start w:val="1"/>
      <w:numFmt w:val="decimal"/>
      <w:lvlText w:val="%4."/>
      <w:lvlJc w:val="left"/>
      <w:pPr>
        <w:ind w:left="2871" w:hanging="420"/>
      </w:pPr>
    </w:lvl>
    <w:lvl w:ilvl="4">
      <w:start w:val="1"/>
      <w:numFmt w:val="lowerLetter"/>
      <w:lvlText w:val="%5)"/>
      <w:lvlJc w:val="left"/>
      <w:pPr>
        <w:ind w:left="3291" w:hanging="420"/>
      </w:pPr>
    </w:lvl>
    <w:lvl w:ilvl="5">
      <w:start w:val="1"/>
      <w:numFmt w:val="lowerRoman"/>
      <w:lvlText w:val="%6."/>
      <w:lvlJc w:val="right"/>
      <w:pPr>
        <w:ind w:left="3711" w:hanging="420"/>
      </w:pPr>
    </w:lvl>
    <w:lvl w:ilvl="6">
      <w:start w:val="1"/>
      <w:numFmt w:val="decimal"/>
      <w:lvlText w:val="%7."/>
      <w:lvlJc w:val="left"/>
      <w:pPr>
        <w:ind w:left="4131" w:hanging="420"/>
      </w:pPr>
    </w:lvl>
    <w:lvl w:ilvl="7">
      <w:start w:val="1"/>
      <w:numFmt w:val="lowerLetter"/>
      <w:lvlText w:val="%8)"/>
      <w:lvlJc w:val="left"/>
      <w:pPr>
        <w:ind w:left="4551" w:hanging="420"/>
      </w:pPr>
    </w:lvl>
    <w:lvl w:ilvl="8">
      <w:start w:val="1"/>
      <w:numFmt w:val="lowerRoman"/>
      <w:lvlText w:val="%9."/>
      <w:lvlJc w:val="right"/>
      <w:pPr>
        <w:ind w:left="4971" w:hanging="420"/>
      </w:pPr>
    </w:lvl>
  </w:abstractNum>
  <w:abstractNum w:abstractNumId="3">
    <w:nsid w:val="127F4783"/>
    <w:multiLevelType w:val="multilevel"/>
    <w:tmpl w:val="127F4783"/>
    <w:lvl w:ilvl="0">
      <w:start w:val="9"/>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4">
    <w:nsid w:val="1D6302ED"/>
    <w:multiLevelType w:val="multilevel"/>
    <w:tmpl w:val="1D6302ED"/>
    <w:lvl w:ilvl="0">
      <w:start w:val="4"/>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5">
    <w:nsid w:val="27366CED"/>
    <w:multiLevelType w:val="multilevel"/>
    <w:tmpl w:val="27366CED"/>
    <w:lvl w:ilvl="0">
      <w:start w:val="3"/>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6">
    <w:nsid w:val="27E656C8"/>
    <w:multiLevelType w:val="multilevel"/>
    <w:tmpl w:val="27E656C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2CA851F0"/>
    <w:multiLevelType w:val="multilevel"/>
    <w:tmpl w:val="2CA851F0"/>
    <w:lvl w:ilvl="0">
      <w:start w:val="6"/>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8">
    <w:nsid w:val="42DB0642"/>
    <w:multiLevelType w:val="multilevel"/>
    <w:tmpl w:val="42DB0642"/>
    <w:lvl w:ilvl="0">
      <w:start w:val="12"/>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9">
    <w:nsid w:val="5B547374"/>
    <w:multiLevelType w:val="multilevel"/>
    <w:tmpl w:val="5B547374"/>
    <w:lvl w:ilvl="0">
      <w:start w:val="4"/>
      <w:numFmt w:val="decimal"/>
      <w:lvlText w:val="%1"/>
      <w:lvlJc w:val="left"/>
      <w:pPr>
        <w:tabs>
          <w:tab w:val="left" w:pos="600"/>
        </w:tabs>
        <w:ind w:left="567" w:hanging="567"/>
      </w:pPr>
      <w:rPr>
        <w:rFonts w:hint="default"/>
      </w:rPr>
    </w:lvl>
    <w:lvl w:ilvl="1">
      <w:start w:val="2"/>
      <w:numFmt w:val="decimal"/>
      <w:lvlText w:val="%1.%2"/>
      <w:lvlJc w:val="left"/>
      <w:pPr>
        <w:tabs>
          <w:tab w:val="left" w:pos="600"/>
        </w:tabs>
        <w:ind w:left="567" w:hanging="567"/>
      </w:pPr>
      <w:rPr>
        <w:rFonts w:hint="default"/>
      </w:rPr>
    </w:lvl>
    <w:lvl w:ilvl="2">
      <w:start w:val="1"/>
      <w:numFmt w:val="decimal"/>
      <w:lvlText w:val="6.%2.%3"/>
      <w:lvlJc w:val="left"/>
      <w:pPr>
        <w:tabs>
          <w:tab w:val="left" w:pos="680"/>
        </w:tabs>
        <w:ind w:left="1361" w:hanging="681"/>
      </w:pPr>
      <w:rPr>
        <w:rFonts w:hint="default"/>
      </w:rPr>
    </w:lvl>
    <w:lvl w:ilvl="3">
      <w:start w:val="1"/>
      <w:numFmt w:val="decimal"/>
      <w:lvlText w:val="%1.%2.%3.%4"/>
      <w:lvlJc w:val="left"/>
      <w:pPr>
        <w:tabs>
          <w:tab w:val="left" w:pos="600"/>
        </w:tabs>
        <w:ind w:left="567" w:hanging="567"/>
      </w:pPr>
      <w:rPr>
        <w:rFonts w:hint="default"/>
      </w:rPr>
    </w:lvl>
    <w:lvl w:ilvl="4">
      <w:start w:val="1"/>
      <w:numFmt w:val="decimal"/>
      <w:lvlText w:val="%1.%2.%3.%4.%5"/>
      <w:lvlJc w:val="left"/>
      <w:pPr>
        <w:tabs>
          <w:tab w:val="left" w:pos="600"/>
        </w:tabs>
        <w:ind w:left="567" w:hanging="567"/>
      </w:pPr>
      <w:rPr>
        <w:rFonts w:hint="default"/>
      </w:rPr>
    </w:lvl>
    <w:lvl w:ilvl="5">
      <w:start w:val="1"/>
      <w:numFmt w:val="decimal"/>
      <w:lvlText w:val="%1.%2.%3.%4.%5.%6"/>
      <w:lvlJc w:val="left"/>
      <w:pPr>
        <w:tabs>
          <w:tab w:val="left" w:pos="600"/>
        </w:tabs>
        <w:ind w:left="567" w:hanging="567"/>
      </w:pPr>
      <w:rPr>
        <w:rFonts w:hint="default"/>
      </w:rPr>
    </w:lvl>
    <w:lvl w:ilvl="6">
      <w:start w:val="1"/>
      <w:numFmt w:val="decimal"/>
      <w:lvlText w:val="%1.%2.%3.%4.%5.%6.%7"/>
      <w:lvlJc w:val="left"/>
      <w:pPr>
        <w:tabs>
          <w:tab w:val="left" w:pos="600"/>
        </w:tabs>
        <w:ind w:left="567" w:hanging="567"/>
      </w:pPr>
      <w:rPr>
        <w:rFonts w:hint="default"/>
      </w:rPr>
    </w:lvl>
    <w:lvl w:ilvl="7">
      <w:start w:val="1"/>
      <w:numFmt w:val="decimal"/>
      <w:lvlText w:val="%1.%2.%3.%4.%5.%6.%7.%8"/>
      <w:lvlJc w:val="left"/>
      <w:pPr>
        <w:tabs>
          <w:tab w:val="left" w:pos="600"/>
        </w:tabs>
        <w:ind w:left="567" w:hanging="567"/>
      </w:pPr>
      <w:rPr>
        <w:rFonts w:hint="default"/>
      </w:rPr>
    </w:lvl>
    <w:lvl w:ilvl="8">
      <w:start w:val="1"/>
      <w:numFmt w:val="decimal"/>
      <w:lvlText w:val="%1.%2.%3.%4.%5.%6.%7.%8.%9"/>
      <w:lvlJc w:val="left"/>
      <w:pPr>
        <w:tabs>
          <w:tab w:val="left" w:pos="600"/>
        </w:tabs>
        <w:ind w:left="567" w:hanging="567"/>
      </w:pPr>
      <w:rPr>
        <w:rFonts w:hint="default"/>
      </w:rPr>
    </w:lvl>
  </w:abstractNum>
  <w:abstractNum w:abstractNumId="10">
    <w:nsid w:val="667610B2"/>
    <w:multiLevelType w:val="multilevel"/>
    <w:tmpl w:val="667610B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67643842"/>
    <w:multiLevelType w:val="multilevel"/>
    <w:tmpl w:val="67643842"/>
    <w:lvl w:ilvl="0">
      <w:start w:val="4"/>
      <w:numFmt w:val="decimal"/>
      <w:lvlText w:val="%1"/>
      <w:lvlJc w:val="left"/>
      <w:pPr>
        <w:tabs>
          <w:tab w:val="left" w:pos="600"/>
        </w:tabs>
        <w:ind w:left="567" w:hanging="567"/>
      </w:pPr>
      <w:rPr>
        <w:rFonts w:hint="default"/>
      </w:rPr>
    </w:lvl>
    <w:lvl w:ilvl="1">
      <w:start w:val="2"/>
      <w:numFmt w:val="decimal"/>
      <w:lvlText w:val="%1.%2"/>
      <w:lvlJc w:val="left"/>
      <w:pPr>
        <w:tabs>
          <w:tab w:val="left" w:pos="600"/>
        </w:tabs>
        <w:ind w:left="567" w:hanging="567"/>
      </w:pPr>
      <w:rPr>
        <w:rFonts w:hint="default"/>
      </w:rPr>
    </w:lvl>
    <w:lvl w:ilvl="2">
      <w:start w:val="1"/>
      <w:numFmt w:val="decimal"/>
      <w:lvlText w:val="8.3.%3"/>
      <w:lvlJc w:val="left"/>
      <w:pPr>
        <w:tabs>
          <w:tab w:val="left" w:pos="680"/>
        </w:tabs>
        <w:ind w:left="1361" w:hanging="681"/>
      </w:pPr>
      <w:rPr>
        <w:rFonts w:hint="default"/>
      </w:rPr>
    </w:lvl>
    <w:lvl w:ilvl="3">
      <w:start w:val="1"/>
      <w:numFmt w:val="decimal"/>
      <w:lvlText w:val="%1.%2.%3.%4"/>
      <w:lvlJc w:val="left"/>
      <w:pPr>
        <w:tabs>
          <w:tab w:val="left" w:pos="600"/>
        </w:tabs>
        <w:ind w:left="567" w:hanging="567"/>
      </w:pPr>
      <w:rPr>
        <w:rFonts w:hint="default"/>
      </w:rPr>
    </w:lvl>
    <w:lvl w:ilvl="4">
      <w:start w:val="1"/>
      <w:numFmt w:val="decimal"/>
      <w:lvlText w:val="%1.%2.%3.%4.%5"/>
      <w:lvlJc w:val="left"/>
      <w:pPr>
        <w:tabs>
          <w:tab w:val="left" w:pos="600"/>
        </w:tabs>
        <w:ind w:left="567" w:hanging="567"/>
      </w:pPr>
      <w:rPr>
        <w:rFonts w:hint="default"/>
      </w:rPr>
    </w:lvl>
    <w:lvl w:ilvl="5">
      <w:start w:val="1"/>
      <w:numFmt w:val="decimal"/>
      <w:lvlText w:val="%1.%2.%3.%4.%5.%6"/>
      <w:lvlJc w:val="left"/>
      <w:pPr>
        <w:tabs>
          <w:tab w:val="left" w:pos="600"/>
        </w:tabs>
        <w:ind w:left="567" w:hanging="567"/>
      </w:pPr>
      <w:rPr>
        <w:rFonts w:hint="default"/>
      </w:rPr>
    </w:lvl>
    <w:lvl w:ilvl="6">
      <w:start w:val="1"/>
      <w:numFmt w:val="decimal"/>
      <w:lvlText w:val="%1.%2.%3.%4.%5.%6.%7"/>
      <w:lvlJc w:val="left"/>
      <w:pPr>
        <w:tabs>
          <w:tab w:val="left" w:pos="600"/>
        </w:tabs>
        <w:ind w:left="567" w:hanging="567"/>
      </w:pPr>
      <w:rPr>
        <w:rFonts w:hint="default"/>
      </w:rPr>
    </w:lvl>
    <w:lvl w:ilvl="7">
      <w:start w:val="1"/>
      <w:numFmt w:val="decimal"/>
      <w:lvlText w:val="%1.%2.%3.%4.%5.%6.%7.%8"/>
      <w:lvlJc w:val="left"/>
      <w:pPr>
        <w:tabs>
          <w:tab w:val="left" w:pos="600"/>
        </w:tabs>
        <w:ind w:left="567" w:hanging="567"/>
      </w:pPr>
      <w:rPr>
        <w:rFonts w:hint="default"/>
      </w:rPr>
    </w:lvl>
    <w:lvl w:ilvl="8">
      <w:start w:val="1"/>
      <w:numFmt w:val="decimal"/>
      <w:lvlText w:val="%1.%2.%3.%4.%5.%6.%7.%8.%9"/>
      <w:lvlJc w:val="left"/>
      <w:pPr>
        <w:tabs>
          <w:tab w:val="left" w:pos="600"/>
        </w:tabs>
        <w:ind w:left="567" w:hanging="567"/>
      </w:pPr>
      <w:rPr>
        <w:rFonts w:hint="default"/>
      </w:rPr>
    </w:lvl>
  </w:abstractNum>
  <w:abstractNum w:abstractNumId="12">
    <w:nsid w:val="67D920D9"/>
    <w:multiLevelType w:val="multilevel"/>
    <w:tmpl w:val="67D920D9"/>
    <w:lvl w:ilvl="0">
      <w:start w:val="4"/>
      <w:numFmt w:val="decimal"/>
      <w:lvlText w:val="%1"/>
      <w:lvlJc w:val="left"/>
      <w:pPr>
        <w:tabs>
          <w:tab w:val="left" w:pos="600"/>
        </w:tabs>
        <w:ind w:left="567" w:hanging="567"/>
      </w:pPr>
      <w:rPr>
        <w:rFonts w:hint="default"/>
      </w:rPr>
    </w:lvl>
    <w:lvl w:ilvl="1">
      <w:start w:val="1"/>
      <w:numFmt w:val="decimal"/>
      <w:lvlText w:val="%1.%2"/>
      <w:lvlJc w:val="left"/>
      <w:pPr>
        <w:tabs>
          <w:tab w:val="left" w:pos="600"/>
        </w:tabs>
        <w:ind w:left="567" w:hanging="567"/>
      </w:pPr>
      <w:rPr>
        <w:rFonts w:hint="default"/>
      </w:rPr>
    </w:lvl>
    <w:lvl w:ilvl="2">
      <w:start w:val="1"/>
      <w:numFmt w:val="decimal"/>
      <w:lvlText w:val="%1.%2.%3"/>
      <w:lvlJc w:val="left"/>
      <w:pPr>
        <w:tabs>
          <w:tab w:val="left" w:pos="680"/>
        </w:tabs>
        <w:ind w:left="1361" w:hanging="681"/>
      </w:pPr>
      <w:rPr>
        <w:rFonts w:hint="default"/>
      </w:rPr>
    </w:lvl>
    <w:lvl w:ilvl="3">
      <w:start w:val="1"/>
      <w:numFmt w:val="decimal"/>
      <w:lvlText w:val="%1.%2.%3.%4"/>
      <w:lvlJc w:val="left"/>
      <w:pPr>
        <w:tabs>
          <w:tab w:val="left" w:pos="600"/>
        </w:tabs>
        <w:ind w:left="567" w:hanging="567"/>
      </w:pPr>
      <w:rPr>
        <w:rFonts w:hint="default"/>
      </w:rPr>
    </w:lvl>
    <w:lvl w:ilvl="4">
      <w:start w:val="1"/>
      <w:numFmt w:val="decimal"/>
      <w:lvlText w:val="%1.%2.%3.%4.%5"/>
      <w:lvlJc w:val="left"/>
      <w:pPr>
        <w:tabs>
          <w:tab w:val="left" w:pos="600"/>
        </w:tabs>
        <w:ind w:left="567" w:hanging="567"/>
      </w:pPr>
      <w:rPr>
        <w:rFonts w:hint="default"/>
      </w:rPr>
    </w:lvl>
    <w:lvl w:ilvl="5">
      <w:start w:val="1"/>
      <w:numFmt w:val="decimal"/>
      <w:lvlText w:val="%1.%2.%3.%4.%5.%6"/>
      <w:lvlJc w:val="left"/>
      <w:pPr>
        <w:tabs>
          <w:tab w:val="left" w:pos="600"/>
        </w:tabs>
        <w:ind w:left="567" w:hanging="567"/>
      </w:pPr>
      <w:rPr>
        <w:rFonts w:hint="default"/>
      </w:rPr>
    </w:lvl>
    <w:lvl w:ilvl="6">
      <w:start w:val="1"/>
      <w:numFmt w:val="decimal"/>
      <w:lvlText w:val="%1.%2.%3.%4.%5.%6.%7"/>
      <w:lvlJc w:val="left"/>
      <w:pPr>
        <w:tabs>
          <w:tab w:val="left" w:pos="600"/>
        </w:tabs>
        <w:ind w:left="567" w:hanging="567"/>
      </w:pPr>
      <w:rPr>
        <w:rFonts w:hint="default"/>
      </w:rPr>
    </w:lvl>
    <w:lvl w:ilvl="7">
      <w:start w:val="1"/>
      <w:numFmt w:val="decimal"/>
      <w:lvlText w:val="%1.%2.%3.%4.%5.%6.%7.%8"/>
      <w:lvlJc w:val="left"/>
      <w:pPr>
        <w:tabs>
          <w:tab w:val="left" w:pos="600"/>
        </w:tabs>
        <w:ind w:left="567" w:hanging="567"/>
      </w:pPr>
      <w:rPr>
        <w:rFonts w:hint="default"/>
      </w:rPr>
    </w:lvl>
    <w:lvl w:ilvl="8">
      <w:start w:val="1"/>
      <w:numFmt w:val="decimal"/>
      <w:lvlText w:val="%1.%2.%3.%4.%5.%6.%7.%8.%9"/>
      <w:lvlJc w:val="left"/>
      <w:pPr>
        <w:tabs>
          <w:tab w:val="left" w:pos="600"/>
        </w:tabs>
        <w:ind w:left="567" w:hanging="567"/>
      </w:pPr>
      <w:rPr>
        <w:rFonts w:hint="default"/>
      </w:rPr>
    </w:lvl>
  </w:abstractNum>
  <w:abstractNum w:abstractNumId="13">
    <w:nsid w:val="687F0E57"/>
    <w:multiLevelType w:val="multilevel"/>
    <w:tmpl w:val="687F0E57"/>
    <w:lvl w:ilvl="0">
      <w:start w:val="8"/>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14">
    <w:nsid w:val="6E701C8A"/>
    <w:multiLevelType w:val="multilevel"/>
    <w:tmpl w:val="6E701C8A"/>
    <w:lvl w:ilvl="0">
      <w:start w:val="5"/>
      <w:numFmt w:val="decimal"/>
      <w:lvlText w:val="%1"/>
      <w:lvlJc w:val="left"/>
      <w:pPr>
        <w:tabs>
          <w:tab w:val="left" w:pos="600"/>
        </w:tabs>
        <w:ind w:left="567" w:hanging="567"/>
      </w:pPr>
      <w:rPr>
        <w:rFonts w:hint="default"/>
      </w:rPr>
    </w:lvl>
    <w:lvl w:ilvl="1">
      <w:start w:val="1"/>
      <w:numFmt w:val="decimal"/>
      <w:lvlText w:val="%1.%2"/>
      <w:lvlJc w:val="left"/>
      <w:pPr>
        <w:tabs>
          <w:tab w:val="left" w:pos="600"/>
        </w:tabs>
        <w:ind w:left="567" w:hanging="567"/>
      </w:pPr>
      <w:rPr>
        <w:rFonts w:asciiTheme="minorEastAsia" w:eastAsia="宋体" w:hAnsiTheme="minorEastAsia" w:cs="Arial" w:hint="default"/>
      </w:rPr>
    </w:lvl>
    <w:lvl w:ilvl="2">
      <w:start w:val="1"/>
      <w:numFmt w:val="decimal"/>
      <w:lvlText w:val="%1.%2.%3"/>
      <w:lvlJc w:val="left"/>
      <w:pPr>
        <w:tabs>
          <w:tab w:val="left" w:pos="680"/>
        </w:tabs>
        <w:ind w:left="1361" w:hanging="681"/>
      </w:pPr>
      <w:rPr>
        <w:rFonts w:asciiTheme="minorEastAsia" w:eastAsia="宋体" w:hAnsiTheme="minorEastAsia" w:cs="Arial" w:hint="default"/>
      </w:rPr>
    </w:lvl>
    <w:lvl w:ilvl="3">
      <w:start w:val="1"/>
      <w:numFmt w:val="decimal"/>
      <w:lvlText w:val="%1.%2.%3.%4"/>
      <w:lvlJc w:val="left"/>
      <w:pPr>
        <w:tabs>
          <w:tab w:val="left" w:pos="600"/>
        </w:tabs>
        <w:ind w:left="567" w:hanging="567"/>
      </w:pPr>
      <w:rPr>
        <w:rFonts w:hint="default"/>
      </w:rPr>
    </w:lvl>
    <w:lvl w:ilvl="4">
      <w:start w:val="1"/>
      <w:numFmt w:val="decimal"/>
      <w:lvlText w:val="%1.%2.%3.%4.%5"/>
      <w:lvlJc w:val="left"/>
      <w:pPr>
        <w:tabs>
          <w:tab w:val="left" w:pos="600"/>
        </w:tabs>
        <w:ind w:left="567" w:hanging="567"/>
      </w:pPr>
      <w:rPr>
        <w:rFonts w:hint="default"/>
      </w:rPr>
    </w:lvl>
    <w:lvl w:ilvl="5">
      <w:start w:val="1"/>
      <w:numFmt w:val="decimal"/>
      <w:lvlText w:val="%1.%2.%3.%4.%5.%6"/>
      <w:lvlJc w:val="left"/>
      <w:pPr>
        <w:tabs>
          <w:tab w:val="left" w:pos="600"/>
        </w:tabs>
        <w:ind w:left="567" w:hanging="567"/>
      </w:pPr>
      <w:rPr>
        <w:rFonts w:hint="default"/>
      </w:rPr>
    </w:lvl>
    <w:lvl w:ilvl="6">
      <w:start w:val="1"/>
      <w:numFmt w:val="decimal"/>
      <w:lvlText w:val="%1.%2.%3.%4.%5.%6.%7"/>
      <w:lvlJc w:val="left"/>
      <w:pPr>
        <w:tabs>
          <w:tab w:val="left" w:pos="600"/>
        </w:tabs>
        <w:ind w:left="567" w:hanging="567"/>
      </w:pPr>
      <w:rPr>
        <w:rFonts w:hint="default"/>
      </w:rPr>
    </w:lvl>
    <w:lvl w:ilvl="7">
      <w:start w:val="1"/>
      <w:numFmt w:val="decimal"/>
      <w:lvlText w:val="%1.%2.%3.%4.%5.%6.%7.%8"/>
      <w:lvlJc w:val="left"/>
      <w:pPr>
        <w:tabs>
          <w:tab w:val="left" w:pos="600"/>
        </w:tabs>
        <w:ind w:left="567" w:hanging="567"/>
      </w:pPr>
      <w:rPr>
        <w:rFonts w:hint="default"/>
      </w:rPr>
    </w:lvl>
    <w:lvl w:ilvl="8">
      <w:start w:val="1"/>
      <w:numFmt w:val="decimal"/>
      <w:lvlText w:val="%1.%2.%3.%4.%5.%6.%7.%8.%9"/>
      <w:lvlJc w:val="left"/>
      <w:pPr>
        <w:tabs>
          <w:tab w:val="left" w:pos="600"/>
        </w:tabs>
        <w:ind w:left="567" w:hanging="567"/>
      </w:pPr>
      <w:rPr>
        <w:rFonts w:hint="default"/>
      </w:rPr>
    </w:lvl>
  </w:abstractNum>
  <w:abstractNum w:abstractNumId="15">
    <w:nsid w:val="71FA5BCB"/>
    <w:multiLevelType w:val="multilevel"/>
    <w:tmpl w:val="71FA5BCB"/>
    <w:lvl w:ilvl="0">
      <w:start w:val="7"/>
      <w:numFmt w:val="decimal"/>
      <w:lvlText w:val="%1"/>
      <w:lvlJc w:val="left"/>
      <w:pPr>
        <w:tabs>
          <w:tab w:val="left" w:pos="600"/>
        </w:tabs>
        <w:ind w:left="600" w:hanging="600"/>
      </w:pPr>
      <w:rPr>
        <w:rFonts w:hint="default"/>
      </w:rPr>
    </w:lvl>
    <w:lvl w:ilvl="1">
      <w:start w:val="1"/>
      <w:numFmt w:val="decimal"/>
      <w:lvlText w:val="%1.%2"/>
      <w:lvlJc w:val="left"/>
      <w:pPr>
        <w:tabs>
          <w:tab w:val="left" w:pos="600"/>
        </w:tabs>
        <w:ind w:left="600" w:hanging="60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num w:numId="1">
    <w:abstractNumId w:val="0"/>
  </w:num>
  <w:num w:numId="2">
    <w:abstractNumId w:val="5"/>
  </w:num>
  <w:num w:numId="3">
    <w:abstractNumId w:val="4"/>
  </w:num>
  <w:num w:numId="4">
    <w:abstractNumId w:val="12"/>
    <w:lvlOverride w:ilvl="0">
      <w:lvl w:ilvl="0" w:tentative="1">
        <w:start w:val="4"/>
        <w:numFmt w:val="decimal"/>
        <w:lvlText w:val="%1"/>
        <w:lvlJc w:val="left"/>
        <w:pPr>
          <w:tabs>
            <w:tab w:val="left" w:pos="600"/>
          </w:tabs>
          <w:ind w:left="567" w:hanging="567"/>
        </w:pPr>
        <w:rPr>
          <w:rFonts w:hint="default"/>
        </w:rPr>
      </w:lvl>
    </w:lvlOverride>
    <w:lvlOverride w:ilvl="1">
      <w:lvl w:ilvl="1">
        <w:start w:val="1"/>
        <w:numFmt w:val="decimal"/>
        <w:lvlText w:val="%1.%2"/>
        <w:lvlJc w:val="left"/>
        <w:pPr>
          <w:tabs>
            <w:tab w:val="left" w:pos="600"/>
          </w:tabs>
          <w:ind w:left="567" w:hanging="567"/>
        </w:pPr>
        <w:rPr>
          <w:rFonts w:hint="default"/>
        </w:rPr>
      </w:lvl>
    </w:lvlOverride>
    <w:lvlOverride w:ilvl="2">
      <w:lvl w:ilvl="2">
        <w:start w:val="1"/>
        <w:numFmt w:val="decimal"/>
        <w:lvlText w:val="%1.%2.%3"/>
        <w:lvlJc w:val="left"/>
        <w:pPr>
          <w:tabs>
            <w:tab w:val="left" w:pos="680"/>
          </w:tabs>
          <w:ind w:left="1361" w:hanging="681"/>
        </w:pPr>
        <w:rPr>
          <w:rFonts w:hint="default"/>
        </w:rPr>
      </w:lvl>
    </w:lvlOverride>
    <w:lvlOverride w:ilvl="3">
      <w:lvl w:ilvl="3" w:tentative="1">
        <w:start w:val="1"/>
        <w:numFmt w:val="decimal"/>
        <w:lvlText w:val="%1.%2.%3.%4"/>
        <w:lvlJc w:val="left"/>
        <w:pPr>
          <w:tabs>
            <w:tab w:val="left" w:pos="600"/>
          </w:tabs>
          <w:ind w:left="567" w:hanging="567"/>
        </w:pPr>
        <w:rPr>
          <w:rFonts w:hint="default"/>
        </w:rPr>
      </w:lvl>
    </w:lvlOverride>
    <w:lvlOverride w:ilvl="4">
      <w:lvl w:ilvl="4" w:tentative="1">
        <w:start w:val="1"/>
        <w:numFmt w:val="decimal"/>
        <w:lvlText w:val="%1.%2.%3.%4.%5"/>
        <w:lvlJc w:val="left"/>
        <w:pPr>
          <w:tabs>
            <w:tab w:val="left" w:pos="600"/>
          </w:tabs>
          <w:ind w:left="567" w:hanging="567"/>
        </w:pPr>
        <w:rPr>
          <w:rFonts w:hint="default"/>
        </w:rPr>
      </w:lvl>
    </w:lvlOverride>
    <w:lvlOverride w:ilvl="5">
      <w:lvl w:ilvl="5" w:tentative="1">
        <w:start w:val="1"/>
        <w:numFmt w:val="decimal"/>
        <w:lvlText w:val="%1.%2.%3.%4.%5.%6"/>
        <w:lvlJc w:val="left"/>
        <w:pPr>
          <w:tabs>
            <w:tab w:val="left" w:pos="600"/>
          </w:tabs>
          <w:ind w:left="567" w:hanging="567"/>
        </w:pPr>
        <w:rPr>
          <w:rFonts w:hint="default"/>
        </w:rPr>
      </w:lvl>
    </w:lvlOverride>
    <w:lvlOverride w:ilvl="6">
      <w:lvl w:ilvl="6" w:tentative="1">
        <w:start w:val="1"/>
        <w:numFmt w:val="decimal"/>
        <w:lvlText w:val="%1.%2.%3.%4.%5.%6.%7"/>
        <w:lvlJc w:val="left"/>
        <w:pPr>
          <w:tabs>
            <w:tab w:val="left" w:pos="600"/>
          </w:tabs>
          <w:ind w:left="567" w:hanging="567"/>
        </w:pPr>
        <w:rPr>
          <w:rFonts w:hint="default"/>
        </w:rPr>
      </w:lvl>
    </w:lvlOverride>
    <w:lvlOverride w:ilvl="7">
      <w:lvl w:ilvl="7" w:tentative="1">
        <w:start w:val="1"/>
        <w:numFmt w:val="decimal"/>
        <w:lvlText w:val="%1.%2.%3.%4.%5.%6.%7.%8"/>
        <w:lvlJc w:val="left"/>
        <w:pPr>
          <w:tabs>
            <w:tab w:val="left" w:pos="600"/>
          </w:tabs>
          <w:ind w:left="567" w:hanging="567"/>
        </w:pPr>
        <w:rPr>
          <w:rFonts w:hint="default"/>
        </w:rPr>
      </w:lvl>
    </w:lvlOverride>
    <w:lvlOverride w:ilvl="8">
      <w:lvl w:ilvl="8" w:tentative="1">
        <w:start w:val="1"/>
        <w:numFmt w:val="decimal"/>
        <w:lvlText w:val="%1.%2.%3.%4.%5.%6.%7.%8.%9"/>
        <w:lvlJc w:val="left"/>
        <w:pPr>
          <w:tabs>
            <w:tab w:val="left" w:pos="600"/>
          </w:tabs>
          <w:ind w:left="567" w:hanging="567"/>
        </w:pPr>
        <w:rPr>
          <w:rFonts w:hint="default"/>
        </w:rPr>
      </w:lvl>
    </w:lvlOverride>
  </w:num>
  <w:num w:numId="5">
    <w:abstractNumId w:val="2"/>
  </w:num>
  <w:num w:numId="6">
    <w:abstractNumId w:val="14"/>
  </w:num>
  <w:num w:numId="7">
    <w:abstractNumId w:val="7"/>
  </w:num>
  <w:num w:numId="8">
    <w:abstractNumId w:val="9"/>
  </w:num>
  <w:num w:numId="9">
    <w:abstractNumId w:val="15"/>
  </w:num>
  <w:num w:numId="10">
    <w:abstractNumId w:val="13"/>
  </w:num>
  <w:num w:numId="11">
    <w:abstractNumId w:val="11"/>
  </w:num>
  <w:num w:numId="12">
    <w:abstractNumId w:val="3"/>
  </w:num>
  <w:num w:numId="13">
    <w:abstractNumId w:val="1"/>
  </w:num>
  <w:num w:numId="14">
    <w:abstractNumId w:val="8"/>
  </w:num>
  <w:num w:numId="15">
    <w:abstractNumId w:val="6"/>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
    <w15:presenceInfo w15:providerId="None" w15:userI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oNotDisplayPageBoundaries/>
  <w:bordersDoNotSurroundHeader/>
  <w:bordersDoNotSurroundFooter/>
  <w:trackRevisions/>
  <w:defaultTabStop w:val="105"/>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7BF"/>
    <w:rsid w:val="000136D9"/>
    <w:rsid w:val="000655CF"/>
    <w:rsid w:val="0006572E"/>
    <w:rsid w:val="00080A37"/>
    <w:rsid w:val="000D35C2"/>
    <w:rsid w:val="000E0157"/>
    <w:rsid w:val="000E3483"/>
    <w:rsid w:val="000F5B7F"/>
    <w:rsid w:val="00123E4B"/>
    <w:rsid w:val="001270EC"/>
    <w:rsid w:val="001A68CE"/>
    <w:rsid w:val="001D37E5"/>
    <w:rsid w:val="001E4680"/>
    <w:rsid w:val="001F3954"/>
    <w:rsid w:val="002100E0"/>
    <w:rsid w:val="002305CE"/>
    <w:rsid w:val="002319D1"/>
    <w:rsid w:val="00256CCB"/>
    <w:rsid w:val="00282675"/>
    <w:rsid w:val="00285321"/>
    <w:rsid w:val="002855DF"/>
    <w:rsid w:val="002A4842"/>
    <w:rsid w:val="002E44B6"/>
    <w:rsid w:val="00302714"/>
    <w:rsid w:val="0030489C"/>
    <w:rsid w:val="0030669F"/>
    <w:rsid w:val="0032140B"/>
    <w:rsid w:val="00345775"/>
    <w:rsid w:val="00363602"/>
    <w:rsid w:val="00363ADC"/>
    <w:rsid w:val="00377C8D"/>
    <w:rsid w:val="003D409D"/>
    <w:rsid w:val="003F3A86"/>
    <w:rsid w:val="00417F1A"/>
    <w:rsid w:val="0045572E"/>
    <w:rsid w:val="00461AAF"/>
    <w:rsid w:val="00462C6B"/>
    <w:rsid w:val="004D6846"/>
    <w:rsid w:val="004E0E52"/>
    <w:rsid w:val="004F7B86"/>
    <w:rsid w:val="0057119C"/>
    <w:rsid w:val="00594078"/>
    <w:rsid w:val="005D2B63"/>
    <w:rsid w:val="00600F1A"/>
    <w:rsid w:val="0061057E"/>
    <w:rsid w:val="00653229"/>
    <w:rsid w:val="00692044"/>
    <w:rsid w:val="006926A5"/>
    <w:rsid w:val="0069442B"/>
    <w:rsid w:val="006A71A8"/>
    <w:rsid w:val="006C0B4F"/>
    <w:rsid w:val="006C1D8E"/>
    <w:rsid w:val="006C5571"/>
    <w:rsid w:val="006E7DA9"/>
    <w:rsid w:val="006F75A1"/>
    <w:rsid w:val="007028E7"/>
    <w:rsid w:val="00704BF6"/>
    <w:rsid w:val="007071B6"/>
    <w:rsid w:val="0071660F"/>
    <w:rsid w:val="0072100E"/>
    <w:rsid w:val="00725B02"/>
    <w:rsid w:val="0073378B"/>
    <w:rsid w:val="00741645"/>
    <w:rsid w:val="00744F82"/>
    <w:rsid w:val="00761588"/>
    <w:rsid w:val="007A199B"/>
    <w:rsid w:val="007B4E88"/>
    <w:rsid w:val="007C5B83"/>
    <w:rsid w:val="007E0953"/>
    <w:rsid w:val="00820572"/>
    <w:rsid w:val="008505D7"/>
    <w:rsid w:val="00885C87"/>
    <w:rsid w:val="00895DA0"/>
    <w:rsid w:val="008A4ADC"/>
    <w:rsid w:val="008B4163"/>
    <w:rsid w:val="00902198"/>
    <w:rsid w:val="00903363"/>
    <w:rsid w:val="00936F4D"/>
    <w:rsid w:val="00947407"/>
    <w:rsid w:val="00974F08"/>
    <w:rsid w:val="00975D64"/>
    <w:rsid w:val="009779FD"/>
    <w:rsid w:val="009C2591"/>
    <w:rsid w:val="00A178AE"/>
    <w:rsid w:val="00A31DCA"/>
    <w:rsid w:val="00A41417"/>
    <w:rsid w:val="00A50723"/>
    <w:rsid w:val="00A66405"/>
    <w:rsid w:val="00A82C2A"/>
    <w:rsid w:val="00AC2B6E"/>
    <w:rsid w:val="00AD6DEA"/>
    <w:rsid w:val="00AD7E51"/>
    <w:rsid w:val="00B12909"/>
    <w:rsid w:val="00B13D05"/>
    <w:rsid w:val="00B47FE2"/>
    <w:rsid w:val="00B51178"/>
    <w:rsid w:val="00B550E2"/>
    <w:rsid w:val="00B56915"/>
    <w:rsid w:val="00B70D0B"/>
    <w:rsid w:val="00B71585"/>
    <w:rsid w:val="00B7219A"/>
    <w:rsid w:val="00B77FB9"/>
    <w:rsid w:val="00BB093E"/>
    <w:rsid w:val="00BB5055"/>
    <w:rsid w:val="00C21527"/>
    <w:rsid w:val="00C322B0"/>
    <w:rsid w:val="00C328B8"/>
    <w:rsid w:val="00CA70C4"/>
    <w:rsid w:val="00CC65C2"/>
    <w:rsid w:val="00CD5C4A"/>
    <w:rsid w:val="00D10F1A"/>
    <w:rsid w:val="00DA0F1D"/>
    <w:rsid w:val="00DC54AE"/>
    <w:rsid w:val="00DE6065"/>
    <w:rsid w:val="00DF6444"/>
    <w:rsid w:val="00E37F62"/>
    <w:rsid w:val="00E47DB5"/>
    <w:rsid w:val="00E47EED"/>
    <w:rsid w:val="00E857BF"/>
    <w:rsid w:val="00EA7BF1"/>
    <w:rsid w:val="00EC14F2"/>
    <w:rsid w:val="00EF7C71"/>
    <w:rsid w:val="00F11384"/>
    <w:rsid w:val="00F16900"/>
    <w:rsid w:val="00F8542E"/>
    <w:rsid w:val="00FC07E5"/>
    <w:rsid w:val="00FE71C4"/>
    <w:rsid w:val="3D3179BF"/>
    <w:rsid w:val="7F3F8E1C"/>
    <w:rsid w:val="7F770A0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7B6591FB-0C77-497C-8EB6-C2E4996E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nhideWhenUsed="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before="100" w:after="100"/>
    </w:pPr>
    <w:rPr>
      <w:rFonts w:ascii="System" w:eastAsia="System"/>
      <w:sz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spacing w:before="0" w:after="0" w:line="180" w:lineRule="atLeast"/>
      <w:outlineLvl w:val="2"/>
    </w:pPr>
    <w:rPr>
      <w:rFonts w:ascii="宋体" w:eastAsia="宋体"/>
      <w:b/>
      <w:bCs/>
      <w:sz w:val="28"/>
      <w:szCs w:val="32"/>
    </w:rPr>
  </w:style>
  <w:style w:type="paragraph" w:styleId="4">
    <w:name w:val="heading 4"/>
    <w:basedOn w:val="a"/>
    <w:next w:val="a"/>
    <w:link w:val="4Char"/>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nhideWhenUsed/>
    <w:qFormat/>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semiHidden/>
    <w:qFormat/>
  </w:style>
  <w:style w:type="paragraph" w:styleId="a5">
    <w:name w:val="Body Text"/>
    <w:basedOn w:val="a"/>
    <w:link w:val="Char"/>
    <w:qFormat/>
    <w:pPr>
      <w:widowControl/>
      <w:autoSpaceDE/>
      <w:autoSpaceDN/>
      <w:adjustRightInd/>
      <w:spacing w:before="0" w:after="120"/>
      <w:jc w:val="both"/>
    </w:pPr>
    <w:rPr>
      <w:rFonts w:ascii="Times New Roman" w:eastAsiaTheme="minorEastAsia"/>
      <w:sz w:val="22"/>
      <w:lang w:val="en-GB" w:eastAsia="en-US"/>
    </w:rPr>
  </w:style>
  <w:style w:type="paragraph" w:styleId="30">
    <w:name w:val="toc 3"/>
    <w:basedOn w:val="a"/>
    <w:next w:val="a"/>
    <w:uiPriority w:val="39"/>
    <w:qFormat/>
    <w:pPr>
      <w:ind w:leftChars="400" w:left="840"/>
    </w:pPr>
  </w:style>
  <w:style w:type="paragraph" w:styleId="a6">
    <w:name w:val="Balloon Text"/>
    <w:basedOn w:val="a"/>
    <w:semiHidden/>
    <w:qFormat/>
    <w:rPr>
      <w:sz w:val="18"/>
      <w:szCs w:val="18"/>
    </w:rPr>
  </w:style>
  <w:style w:type="paragraph" w:styleId="a7">
    <w:name w:val="footer"/>
    <w:basedOn w:val="a"/>
    <w:link w:val="Char0"/>
    <w:uiPriority w:val="99"/>
    <w:qFormat/>
    <w:pPr>
      <w:tabs>
        <w:tab w:val="center" w:pos="4153"/>
        <w:tab w:val="right" w:pos="8306"/>
      </w:tabs>
      <w:snapToGrid w:val="0"/>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rPr>
      <w:rFonts w:ascii="宋体" w:eastAsia="宋体"/>
    </w:rPr>
  </w:style>
  <w:style w:type="paragraph" w:styleId="a9">
    <w:name w:val="Normal (Web)"/>
    <w:basedOn w:val="a"/>
    <w:uiPriority w:val="99"/>
    <w:semiHidden/>
    <w:unhideWhenUsed/>
    <w:qFormat/>
    <w:pPr>
      <w:widowControl/>
      <w:autoSpaceDE/>
      <w:autoSpaceDN/>
      <w:adjustRightInd/>
      <w:spacing w:beforeAutospacing="1" w:afterAutospacing="1"/>
    </w:pPr>
    <w:rPr>
      <w:rFonts w:ascii="宋体" w:eastAsia="宋体" w:hAnsi="宋体" w:cs="宋体"/>
      <w:szCs w:val="24"/>
    </w:rPr>
  </w:style>
  <w:style w:type="paragraph" w:styleId="aa">
    <w:name w:val="annotation subject"/>
    <w:basedOn w:val="a4"/>
    <w:next w:val="a4"/>
    <w:semiHidden/>
    <w:qFormat/>
    <w:rPr>
      <w:b/>
      <w:bCs/>
    </w:rPr>
  </w:style>
  <w:style w:type="table" w:styleId="ab">
    <w:name w:val="Table Grid"/>
    <w:basedOn w:val="a1"/>
    <w:qFormat/>
    <w:pPr>
      <w:widowControl w:val="0"/>
      <w:autoSpaceDE w:val="0"/>
      <w:autoSpaceDN w:val="0"/>
      <w:adjustRightInd w:val="0"/>
      <w:spacing w:before="100" w:after="10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page number"/>
    <w:basedOn w:val="a0"/>
    <w:qFormat/>
  </w:style>
  <w:style w:type="character" w:styleId="ad">
    <w:name w:val="annotation reference"/>
    <w:basedOn w:val="a0"/>
    <w:semiHidden/>
    <w:qFormat/>
    <w:rPr>
      <w:sz w:val="21"/>
      <w:szCs w:val="21"/>
    </w:rPr>
  </w:style>
  <w:style w:type="character" w:customStyle="1" w:styleId="Char0">
    <w:name w:val="页脚 Char"/>
    <w:basedOn w:val="a0"/>
    <w:link w:val="a7"/>
    <w:uiPriority w:val="99"/>
    <w:qFormat/>
    <w:rPr>
      <w:rFonts w:ascii="System" w:eastAsia="System"/>
      <w:sz w:val="18"/>
      <w:szCs w:val="18"/>
    </w:rPr>
  </w:style>
  <w:style w:type="paragraph" w:customStyle="1" w:styleId="11">
    <w:name w:val="列出段落1"/>
    <w:basedOn w:val="a"/>
    <w:link w:val="ae"/>
    <w:uiPriority w:val="34"/>
    <w:qFormat/>
    <w:pPr>
      <w:ind w:firstLineChars="200" w:firstLine="420"/>
    </w:pPr>
  </w:style>
  <w:style w:type="paragraph" w:customStyle="1" w:styleId="BasicParagraph">
    <w:name w:val="[Basic Paragraph]"/>
    <w:basedOn w:val="a"/>
    <w:uiPriority w:val="99"/>
    <w:qFormat/>
    <w:pPr>
      <w:spacing w:before="0" w:after="0" w:line="288" w:lineRule="auto"/>
      <w:textAlignment w:val="center"/>
    </w:pPr>
    <w:rPr>
      <w:rFonts w:ascii="Times New Roman" w:eastAsia="华文细黑"/>
      <w:color w:val="000000"/>
      <w:szCs w:val="24"/>
    </w:rPr>
  </w:style>
  <w:style w:type="paragraph" w:customStyle="1" w:styleId="heading">
    <w:name w:val="heading"/>
    <w:next w:val="a"/>
    <w:qFormat/>
    <w:pPr>
      <w:spacing w:after="60"/>
      <w:ind w:left="3283"/>
    </w:pPr>
    <w:rPr>
      <w:rFonts w:ascii="Arial Black" w:hAnsi="Arial Black"/>
      <w:caps/>
      <w:kern w:val="28"/>
      <w:sz w:val="16"/>
      <w:lang w:val="en-GB" w:eastAsia="en-US"/>
    </w:rPr>
  </w:style>
  <w:style w:type="paragraph" w:customStyle="1" w:styleId="BodyText1">
    <w:name w:val="Body Text1"/>
    <w:qFormat/>
    <w:pPr>
      <w:spacing w:line="250" w:lineRule="atLeast"/>
      <w:ind w:left="3283"/>
    </w:pPr>
    <w:rPr>
      <w:rFonts w:ascii="Palatino" w:hAnsi="Palatino"/>
      <w:sz w:val="18"/>
      <w:lang w:val="en-GB" w:eastAsia="en-US"/>
    </w:rPr>
  </w:style>
  <w:style w:type="character" w:customStyle="1" w:styleId="boldbodytext">
    <w:name w:val="bold body text"/>
    <w:basedOn w:val="a0"/>
    <w:qFormat/>
    <w:rPr>
      <w:rFonts w:ascii="Arial Black" w:hAnsi="Arial Black"/>
      <w:kern w:val="28"/>
      <w:sz w:val="16"/>
      <w:lang w:val="en-GB"/>
    </w:rPr>
  </w:style>
  <w:style w:type="paragraph" w:customStyle="1" w:styleId="BODYTEXT-CHINESE">
    <w:name w:val="BODY TEXT - CHINESE"/>
    <w:basedOn w:val="a"/>
    <w:qFormat/>
    <w:pPr>
      <w:autoSpaceDE/>
      <w:autoSpaceDN/>
      <w:adjustRightInd/>
      <w:spacing w:before="0" w:after="0"/>
    </w:pPr>
    <w:rPr>
      <w:rFonts w:ascii="Palatino" w:eastAsia="DFPHeiW3-GB" w:hAnsi="Palatino"/>
      <w:spacing w:val="-2"/>
      <w:sz w:val="20"/>
      <w:lang w:eastAsia="en-US"/>
    </w:rPr>
  </w:style>
  <w:style w:type="paragraph" w:customStyle="1" w:styleId="chi">
    <w:name w:val="chi"/>
    <w:basedOn w:val="a"/>
    <w:qFormat/>
    <w:pPr>
      <w:spacing w:before="192" w:after="0" w:line="320" w:lineRule="atLeast"/>
      <w:textAlignment w:val="center"/>
    </w:pPr>
    <w:rPr>
      <w:rFonts w:ascii="STXihei (TT)" w:eastAsia="STXihei (TT)" w:cs="STXihei (TT)"/>
      <w:color w:val="000000"/>
      <w:sz w:val="18"/>
      <w:szCs w:val="18"/>
    </w:rPr>
  </w:style>
  <w:style w:type="paragraph" w:customStyle="1" w:styleId="NormalParagraphStyle">
    <w:name w:val="NormalParagraphStyle"/>
    <w:basedOn w:val="a"/>
    <w:qFormat/>
    <w:pPr>
      <w:spacing w:before="0" w:after="0" w:line="288" w:lineRule="auto"/>
      <w:textAlignment w:val="center"/>
    </w:pPr>
    <w:rPr>
      <w:rFonts w:ascii="Times New Roman" w:eastAsia="宋体"/>
      <w:color w:val="000000"/>
      <w:szCs w:val="24"/>
    </w:rPr>
  </w:style>
  <w:style w:type="paragraph" w:customStyle="1" w:styleId="Default">
    <w:name w:val="Default"/>
    <w:qFormat/>
    <w:pPr>
      <w:widowControl w:val="0"/>
      <w:autoSpaceDE w:val="0"/>
      <w:autoSpaceDN w:val="0"/>
      <w:adjustRightInd w:val="0"/>
    </w:pPr>
    <w:rPr>
      <w:rFonts w:ascii="微软雅黑" w:eastAsia="微软雅黑" w:cs="微软雅黑"/>
      <w:color w:val="000000"/>
      <w:sz w:val="24"/>
      <w:szCs w:val="24"/>
    </w:rPr>
  </w:style>
  <w:style w:type="character" w:customStyle="1" w:styleId="ae">
    <w:name w:val="列出段落 字符"/>
    <w:basedOn w:val="a0"/>
    <w:link w:val="11"/>
    <w:uiPriority w:val="34"/>
    <w:qFormat/>
    <w:locked/>
    <w:rPr>
      <w:rFonts w:ascii="System" w:eastAsia="System"/>
      <w:sz w:val="24"/>
    </w:rPr>
  </w:style>
  <w:style w:type="paragraph" w:customStyle="1" w:styleId="12">
    <w:name w:val="修订1"/>
    <w:hidden/>
    <w:uiPriority w:val="99"/>
    <w:semiHidden/>
    <w:qFormat/>
    <w:rPr>
      <w:rFonts w:ascii="System" w:eastAsia="System"/>
      <w:sz w:val="24"/>
    </w:rPr>
  </w:style>
  <w:style w:type="table" w:customStyle="1" w:styleId="13">
    <w:name w:val="浅色列表1"/>
    <w:basedOn w:val="a1"/>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110">
    <w:name w:val="列出段落11"/>
    <w:basedOn w:val="a"/>
    <w:uiPriority w:val="34"/>
    <w:qFormat/>
    <w:pPr>
      <w:ind w:firstLineChars="200" w:firstLine="420"/>
    </w:pPr>
    <w:rPr>
      <w:szCs w:val="22"/>
    </w:rPr>
  </w:style>
  <w:style w:type="paragraph" w:customStyle="1" w:styleId="20">
    <w:name w:val="修订2"/>
    <w:hidden/>
    <w:uiPriority w:val="99"/>
    <w:semiHidden/>
    <w:qFormat/>
    <w:rPr>
      <w:rFonts w:ascii="System" w:eastAsia="System"/>
      <w:sz w:val="24"/>
    </w:rPr>
  </w:style>
  <w:style w:type="paragraph" w:customStyle="1" w:styleId="21">
    <w:name w:val="列出段落2"/>
    <w:basedOn w:val="a"/>
    <w:link w:val="af"/>
    <w:uiPriority w:val="99"/>
    <w:qFormat/>
    <w:pPr>
      <w:ind w:firstLineChars="200" w:firstLine="420"/>
    </w:pPr>
  </w:style>
  <w:style w:type="character" w:customStyle="1" w:styleId="Char">
    <w:name w:val="正文文本 Char"/>
    <w:basedOn w:val="a0"/>
    <w:link w:val="a5"/>
    <w:qFormat/>
    <w:rPr>
      <w:rFonts w:eastAsiaTheme="minorEastAsia"/>
      <w:sz w:val="22"/>
      <w:lang w:val="en-GB" w:eastAsia="en-US"/>
    </w:rPr>
  </w:style>
  <w:style w:type="character" w:customStyle="1" w:styleId="af">
    <w:name w:val="列出段落字符"/>
    <w:basedOn w:val="a0"/>
    <w:link w:val="21"/>
    <w:uiPriority w:val="99"/>
    <w:qFormat/>
    <w:locked/>
    <w:rPr>
      <w:rFonts w:ascii="System" w:eastAsia="System"/>
      <w:sz w:val="24"/>
    </w:rPr>
  </w:style>
  <w:style w:type="character" w:customStyle="1" w:styleId="5Char">
    <w:name w:val="标题 5 Char"/>
    <w:basedOn w:val="a0"/>
    <w:link w:val="5"/>
    <w:qFormat/>
    <w:rPr>
      <w:rFonts w:asciiTheme="majorHAnsi" w:eastAsiaTheme="majorEastAsia" w:hAnsiTheme="majorHAnsi" w:cstheme="majorBidi"/>
      <w:b/>
      <w:bCs/>
      <w:sz w:val="36"/>
      <w:szCs w:val="36"/>
    </w:rPr>
  </w:style>
  <w:style w:type="paragraph" w:customStyle="1"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0"/>
      <w:jc w:val="both"/>
    </w:pPr>
    <w:rPr>
      <w:kern w:val="2"/>
      <w:sz w:val="21"/>
      <w:szCs w:val="22"/>
    </w:rPr>
  </w:style>
  <w:style w:type="table" w:customStyle="1" w:styleId="TableNormal11">
    <w:name w:val="Table Normal11"/>
    <w:uiPriority w:val="2"/>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table" w:customStyle="1" w:styleId="TableNormal1">
    <w:name w:val="Table Normal1"/>
    <w:uiPriority w:val="2"/>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djustRightInd/>
      <w:spacing w:before="44" w:after="0"/>
      <w:ind w:left="174"/>
      <w:jc w:val="center"/>
    </w:pPr>
    <w:rPr>
      <w:rFonts w:ascii="宋体" w:eastAsia="宋体" w:hAnsi="宋体" w:cs="宋体"/>
      <w:sz w:val="22"/>
      <w:szCs w:val="22"/>
      <w:lang w:val="zh-TW" w:eastAsia="zh-TW" w:bidi="zh-TW"/>
    </w:rPr>
  </w:style>
  <w:style w:type="character" w:customStyle="1" w:styleId="4Char">
    <w:name w:val="标题 4 Char"/>
    <w:basedOn w:val="a0"/>
    <w:link w:val="4"/>
    <w:semiHidden/>
    <w:rPr>
      <w:rFonts w:asciiTheme="majorHAnsi" w:eastAsiaTheme="majorEastAsia" w:hAnsiTheme="majorHAnsi" w:cstheme="majorBidi"/>
      <w:b/>
      <w:bCs/>
      <w:sz w:val="28"/>
      <w:szCs w:val="28"/>
    </w:rPr>
  </w:style>
  <w:style w:type="paragraph" w:customStyle="1" w:styleId="31">
    <w:name w:val="修订3"/>
    <w:hidden/>
    <w:uiPriority w:val="99"/>
    <w:semiHidden/>
    <w:rPr>
      <w:rFonts w:ascii="System" w:eastAsia="System"/>
      <w:sz w:val="24"/>
    </w:rPr>
  </w:style>
  <w:style w:type="paragraph" w:styleId="af0">
    <w:name w:val="List Paragraph"/>
    <w:basedOn w:val="a"/>
    <w:uiPriority w:val="99"/>
    <w:pPr>
      <w:ind w:firstLineChars="200" w:firstLine="420"/>
    </w:pPr>
  </w:style>
  <w:style w:type="character" w:customStyle="1" w:styleId="text-only">
    <w:name w:val="text-only"/>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5B4756-D641-4782-B406-85874015C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1447</Words>
  <Characters>8252</Characters>
  <Application>Microsoft Office Word</Application>
  <DocSecurity>0</DocSecurity>
  <Lines>68</Lines>
  <Paragraphs>19</Paragraphs>
  <ScaleCrop>false</ScaleCrop>
  <Company>Microsoft</Company>
  <LinksUpToDate>false</LinksUpToDate>
  <CharactersWithSpaces>9680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项目景观设计</dc:title>
  <dc:creator>tangje</dc:creator>
  <cp:lastModifiedBy>S</cp:lastModifiedBy>
  <cp:revision>2</cp:revision>
  <cp:lastPrinted>2021-09-18T01:34:00Z</cp:lastPrinted>
  <dcterms:created xsi:type="dcterms:W3CDTF">2025-10-23T03:49:00Z</dcterms:created>
  <dcterms:modified xsi:type="dcterms:W3CDTF">2025-10-23T03:49:00Z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6CCB5B48A2574A1DB39A2F886E4C2D1C_13</vt:lpwstr>
  </property>
  <property fmtid="{D5CDD505-2E9C-101B-9397-08002B2CF9AE}" pid="4" name="AIGC">
    <vt:lpwstr>{"Label":"1","ContentProducer":"001191110108330284923X10000","ProduceID":"review_355838","ReservedCode1":"b12be6a591531f3fdae7cb61ae076983","ContentPropagator":"001191110108330284923X10000","PropagateID":"review_355838","ReservedCode2":""}</vt:lpwstr>
  </property>
  <property fmtid="{D5CDD505-2E9C-101B-9397-08002B2CF9AE}" pid="5" name="KSOTemplateDocerSaveRecord">
    <vt:lpwstr>eyJoZGlkIjoiNmJlZDc1MjEwZDFmODkwNjMyM2ZhNzM5YTJiMTllNDUiLCJ1c2VySWQiOiIxNDg0NzA4Mjk4In0=</vt:lpwstr>
  </property>
</Properties>
</file>